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17E2"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0C8AFC2A"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F8A08A"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3F339A56" w14:textId="77777777" w:rsidR="00BF0C07" w:rsidRDefault="00BF0C07">
      <w:pPr>
        <w:spacing w:line="240" w:lineRule="auto"/>
        <w:jc w:val="center"/>
        <w:rPr>
          <w:highlight w:val="white"/>
        </w:rPr>
      </w:pPr>
    </w:p>
    <w:p w14:paraId="39B4A4AB" w14:textId="77777777" w:rsidR="00BF0C07" w:rsidRDefault="00BF0C07">
      <w:pPr>
        <w:spacing w:line="240" w:lineRule="auto"/>
        <w:jc w:val="center"/>
        <w:rPr>
          <w:highlight w:val="white"/>
        </w:rPr>
      </w:pPr>
    </w:p>
    <w:p w14:paraId="621DFC46" w14:textId="77777777" w:rsidR="00BF0C07" w:rsidRDefault="00BF0C07">
      <w:pPr>
        <w:spacing w:line="240" w:lineRule="auto"/>
        <w:jc w:val="center"/>
        <w:rPr>
          <w:highlight w:val="white"/>
        </w:rPr>
      </w:pPr>
    </w:p>
    <w:p w14:paraId="33640690" w14:textId="77777777" w:rsidR="00BF0C07" w:rsidRDefault="00BF0C07">
      <w:pPr>
        <w:spacing w:line="240" w:lineRule="auto"/>
        <w:jc w:val="center"/>
        <w:rPr>
          <w:highlight w:val="white"/>
        </w:rPr>
      </w:pPr>
    </w:p>
    <w:p w14:paraId="1F5C82D4" w14:textId="77777777" w:rsidR="00BF0C07" w:rsidRDefault="00BF0C07">
      <w:pPr>
        <w:spacing w:line="240" w:lineRule="auto"/>
        <w:jc w:val="center"/>
        <w:rPr>
          <w:highlight w:val="white"/>
        </w:rPr>
      </w:pPr>
    </w:p>
    <w:p w14:paraId="3B13C18D" w14:textId="77777777" w:rsidR="00BF0C07" w:rsidRDefault="00BF0C07">
      <w:pPr>
        <w:spacing w:line="240" w:lineRule="auto"/>
        <w:jc w:val="center"/>
        <w:rPr>
          <w:highlight w:val="white"/>
        </w:rPr>
      </w:pPr>
    </w:p>
    <w:p w14:paraId="7FF52372" w14:textId="77777777" w:rsidR="00BF0C07" w:rsidRDefault="00BF0C07">
      <w:pPr>
        <w:spacing w:line="240" w:lineRule="auto"/>
        <w:jc w:val="center"/>
        <w:rPr>
          <w:highlight w:val="white"/>
        </w:rPr>
      </w:pPr>
    </w:p>
    <w:p w14:paraId="7A5DDBD3" w14:textId="77777777" w:rsidR="00BF0C07" w:rsidRDefault="00BF0C07">
      <w:pPr>
        <w:spacing w:line="240" w:lineRule="auto"/>
        <w:jc w:val="center"/>
        <w:rPr>
          <w:highlight w:val="white"/>
        </w:rPr>
      </w:pPr>
    </w:p>
    <w:p w14:paraId="7DC720F7" w14:textId="77777777" w:rsidR="00BF0C07" w:rsidRDefault="00BF0C07">
      <w:pPr>
        <w:spacing w:line="240" w:lineRule="auto"/>
        <w:jc w:val="center"/>
        <w:rPr>
          <w:sz w:val="28"/>
          <w:szCs w:val="28"/>
          <w:highlight w:val="white"/>
        </w:rPr>
      </w:pPr>
    </w:p>
    <w:p w14:paraId="5B48928C" w14:textId="77777777" w:rsidR="00BF0C07" w:rsidRDefault="00BF0C07">
      <w:pPr>
        <w:spacing w:before="0" w:after="0"/>
        <w:ind w:firstLine="720"/>
        <w:jc w:val="center"/>
        <w:rPr>
          <w:b/>
          <w:bCs/>
          <w:sz w:val="30"/>
          <w:szCs w:val="30"/>
          <w:highlight w:val="white"/>
        </w:rPr>
      </w:pPr>
    </w:p>
    <w:p w14:paraId="2D689FC4" w14:textId="15279EB4" w:rsidR="00BF0C0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21C5E21E" w14:textId="77777777" w:rsidR="00BF0C07" w:rsidRDefault="00BF0C07">
      <w:pPr>
        <w:spacing w:line="240" w:lineRule="auto"/>
        <w:jc w:val="center"/>
        <w:rPr>
          <w:b/>
          <w:bCs/>
          <w:sz w:val="32"/>
          <w:szCs w:val="32"/>
          <w:highlight w:val="white"/>
        </w:rPr>
      </w:pPr>
    </w:p>
    <w:p w14:paraId="3F80706A" w14:textId="77777777" w:rsidR="00BF0C07" w:rsidRDefault="00CF2E2C">
      <w:pPr>
        <w:spacing w:line="240" w:lineRule="auto"/>
        <w:jc w:val="center"/>
        <w:rPr>
          <w:sz w:val="28"/>
          <w:szCs w:val="28"/>
          <w:highlight w:val="white"/>
        </w:rPr>
      </w:pPr>
      <w:r>
        <w:rPr>
          <w:sz w:val="28"/>
          <w:szCs w:val="28"/>
          <w:highlight w:val="white"/>
        </w:rPr>
        <w:t>Bernardo Sachet Braga</w:t>
      </w:r>
    </w:p>
    <w:p w14:paraId="3D657257" w14:textId="77777777" w:rsidR="00BF0C07" w:rsidRDefault="00CF2E2C">
      <w:pPr>
        <w:spacing w:line="240" w:lineRule="auto"/>
        <w:jc w:val="center"/>
        <w:rPr>
          <w:sz w:val="28"/>
          <w:szCs w:val="28"/>
          <w:highlight w:val="white"/>
        </w:rPr>
      </w:pPr>
      <w:r>
        <w:rPr>
          <w:sz w:val="28"/>
          <w:szCs w:val="28"/>
          <w:highlight w:val="white"/>
        </w:rPr>
        <w:t>Orientador (a): Rafael Queiroz Gonçalves, Dr.</w:t>
      </w:r>
    </w:p>
    <w:p w14:paraId="77E059A8" w14:textId="77777777" w:rsidR="00BF0C07" w:rsidRDefault="00BF0C07">
      <w:pPr>
        <w:spacing w:line="240" w:lineRule="auto"/>
        <w:jc w:val="center"/>
        <w:rPr>
          <w:highlight w:val="white"/>
        </w:rPr>
      </w:pPr>
    </w:p>
    <w:p w14:paraId="74DC6B01" w14:textId="77777777" w:rsidR="00BF0C07" w:rsidRDefault="00BF0C07">
      <w:pPr>
        <w:spacing w:line="240" w:lineRule="auto"/>
        <w:jc w:val="center"/>
        <w:rPr>
          <w:highlight w:val="white"/>
        </w:rPr>
      </w:pPr>
    </w:p>
    <w:p w14:paraId="4701F1A2" w14:textId="77777777" w:rsidR="00BF0C07" w:rsidRDefault="00BF0C07">
      <w:pPr>
        <w:spacing w:line="240" w:lineRule="auto"/>
        <w:jc w:val="center"/>
        <w:rPr>
          <w:highlight w:val="white"/>
        </w:rPr>
      </w:pPr>
    </w:p>
    <w:p w14:paraId="309FBFD3" w14:textId="77777777" w:rsidR="00BF0C07" w:rsidRDefault="00BF0C07">
      <w:pPr>
        <w:spacing w:line="240" w:lineRule="auto"/>
        <w:jc w:val="center"/>
        <w:rPr>
          <w:highlight w:val="white"/>
        </w:rPr>
      </w:pPr>
    </w:p>
    <w:p w14:paraId="7B8ED1AC" w14:textId="77777777" w:rsidR="00BF0C07" w:rsidRDefault="00BF0C07">
      <w:pPr>
        <w:spacing w:line="240" w:lineRule="auto"/>
        <w:jc w:val="center"/>
        <w:rPr>
          <w:highlight w:val="white"/>
        </w:rPr>
      </w:pPr>
    </w:p>
    <w:p w14:paraId="310EB363" w14:textId="77777777" w:rsidR="00BF0C07" w:rsidRDefault="00BF0C07">
      <w:pPr>
        <w:spacing w:line="240" w:lineRule="auto"/>
        <w:jc w:val="center"/>
        <w:rPr>
          <w:highlight w:val="white"/>
        </w:rPr>
      </w:pPr>
    </w:p>
    <w:p w14:paraId="1C04B934" w14:textId="77777777" w:rsidR="00BF0C07" w:rsidRDefault="00BF0C07">
      <w:pPr>
        <w:spacing w:line="240" w:lineRule="auto"/>
        <w:jc w:val="center"/>
        <w:rPr>
          <w:highlight w:val="white"/>
        </w:rPr>
      </w:pPr>
    </w:p>
    <w:p w14:paraId="7C41CA5E" w14:textId="77777777" w:rsidR="00BF0C07" w:rsidRDefault="00CF2E2C">
      <w:pPr>
        <w:spacing w:line="240" w:lineRule="auto"/>
        <w:jc w:val="center"/>
        <w:rPr>
          <w:sz w:val="28"/>
          <w:szCs w:val="28"/>
          <w:highlight w:val="white"/>
        </w:rPr>
        <w:sectPr w:rsidR="00BF0C07">
          <w:headerReference w:type="default" r:id="rId7"/>
          <w:headerReference w:type="first" r:id="rId8"/>
          <w:footerReference w:type="first" r:id="rId9"/>
          <w:pgSz w:w="11909" w:h="16834"/>
          <w:pgMar w:top="1700" w:right="1133" w:bottom="1133" w:left="1700" w:header="1133" w:footer="720" w:gutter="0"/>
          <w:pgNumType w:start="0"/>
          <w:cols w:space="720"/>
        </w:sectPr>
      </w:pPr>
      <w:r>
        <w:rPr>
          <w:sz w:val="28"/>
          <w:szCs w:val="28"/>
          <w:highlight w:val="white"/>
        </w:rPr>
        <w:t>São José, Junho/2026</w:t>
      </w:r>
      <w:r>
        <w:br w:type="page"/>
      </w:r>
    </w:p>
    <w:p w14:paraId="02FD671F" w14:textId="77777777" w:rsidR="00BF0C07" w:rsidRDefault="00CF2E2C">
      <w:pPr>
        <w:spacing w:before="0" w:after="0" w:line="240" w:lineRule="auto"/>
        <w:jc w:val="center"/>
        <w:rPr>
          <w:b/>
          <w:bCs/>
          <w:sz w:val="30"/>
          <w:szCs w:val="30"/>
          <w:highlight w:val="white"/>
        </w:rPr>
      </w:pPr>
      <w:r>
        <w:rPr>
          <w:b/>
          <w:bCs/>
          <w:sz w:val="30"/>
          <w:szCs w:val="30"/>
          <w:highlight w:val="white"/>
        </w:rPr>
        <w:lastRenderedPageBreak/>
        <w:t>UNIVERSIDADE DO VALE DO ITAJAÍ</w:t>
      </w:r>
    </w:p>
    <w:p w14:paraId="4E69C430"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983A8F"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4D0B579D" w14:textId="77777777" w:rsidR="00BF0C07" w:rsidRDefault="00BF0C07">
      <w:pPr>
        <w:spacing w:before="0" w:after="0" w:line="240" w:lineRule="auto"/>
        <w:jc w:val="center"/>
        <w:rPr>
          <w:sz w:val="30"/>
          <w:szCs w:val="30"/>
          <w:highlight w:val="white"/>
        </w:rPr>
      </w:pPr>
    </w:p>
    <w:p w14:paraId="472D0FCE" w14:textId="77777777" w:rsidR="00BF0C07" w:rsidRDefault="00BF0C07">
      <w:pPr>
        <w:spacing w:before="0" w:after="0" w:line="240" w:lineRule="auto"/>
        <w:jc w:val="center"/>
        <w:rPr>
          <w:sz w:val="30"/>
          <w:szCs w:val="30"/>
          <w:highlight w:val="white"/>
        </w:rPr>
      </w:pPr>
    </w:p>
    <w:p w14:paraId="76FAD5E3" w14:textId="77777777" w:rsidR="0078191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4F64B6AA" w14:textId="77777777" w:rsidR="00BF0C07" w:rsidRDefault="00BF0C07">
      <w:pPr>
        <w:spacing w:before="0" w:after="0" w:line="240" w:lineRule="auto"/>
        <w:jc w:val="center"/>
        <w:rPr>
          <w:sz w:val="32"/>
          <w:szCs w:val="32"/>
          <w:highlight w:val="white"/>
        </w:rPr>
      </w:pPr>
    </w:p>
    <w:p w14:paraId="65C07CE9"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2484D8BA" w14:textId="77777777" w:rsidR="00BF0C07" w:rsidRDefault="00CF2E2C">
      <w:pPr>
        <w:spacing w:before="0" w:after="0" w:line="240" w:lineRule="auto"/>
        <w:jc w:val="center"/>
        <w:rPr>
          <w:sz w:val="28"/>
          <w:szCs w:val="28"/>
          <w:highlight w:val="white"/>
        </w:rPr>
      </w:pPr>
      <w:r>
        <w:rPr>
          <w:sz w:val="28"/>
          <w:szCs w:val="28"/>
          <w:highlight w:val="white"/>
        </w:rPr>
        <w:t>São José, 06/2026</w:t>
      </w:r>
    </w:p>
    <w:p w14:paraId="177B287F" w14:textId="77777777" w:rsidR="00BF0C07" w:rsidRDefault="00BF0C07">
      <w:pPr>
        <w:rPr>
          <w:highlight w:val="white"/>
        </w:rPr>
      </w:pPr>
    </w:p>
    <w:p w14:paraId="6ACD4A34" w14:textId="77777777" w:rsidR="00BF0C07" w:rsidRDefault="00CF2E2C">
      <w:pPr>
        <w:keepLines/>
        <w:spacing w:before="0" w:after="0" w:line="264" w:lineRule="auto"/>
        <w:rPr>
          <w:highlight w:val="white"/>
        </w:rPr>
      </w:pPr>
      <w:r>
        <w:rPr>
          <w:highlight w:val="white"/>
        </w:rPr>
        <w:t>Orientador: Rafael Queiroz Gonçalves, Dr.</w:t>
      </w:r>
    </w:p>
    <w:p w14:paraId="60A4A453" w14:textId="77777777" w:rsidR="00BF0C07" w:rsidRDefault="00CF2E2C">
      <w:pPr>
        <w:keepLines/>
        <w:spacing w:before="0" w:after="0" w:line="264" w:lineRule="auto"/>
        <w:rPr>
          <w:highlight w:val="white"/>
        </w:rPr>
      </w:pPr>
      <w:r>
        <w:rPr>
          <w:highlight w:val="white"/>
        </w:rPr>
        <w:t xml:space="preserve">Área de Concentração: Engenharia de Software </w:t>
      </w:r>
    </w:p>
    <w:p w14:paraId="2740F2AC" w14:textId="77777777" w:rsidR="00BF0C07" w:rsidRDefault="00CF2E2C">
      <w:pPr>
        <w:keepLines/>
        <w:spacing w:before="0" w:after="0" w:line="264" w:lineRule="auto"/>
        <w:rPr>
          <w:highlight w:val="white"/>
        </w:rPr>
      </w:pPr>
      <w:r>
        <w:rPr>
          <w:highlight w:val="white"/>
        </w:rPr>
        <w:t>Linha de Pesquisa: ITSM</w:t>
      </w:r>
    </w:p>
    <w:p w14:paraId="01AA8741" w14:textId="77777777" w:rsidR="00BF0C07" w:rsidRDefault="00CF2E2C">
      <w:pPr>
        <w:keepLines/>
        <w:spacing w:before="0" w:after="0" w:line="264" w:lineRule="auto"/>
        <w:rPr>
          <w:highlight w:val="white"/>
        </w:rPr>
      </w:pPr>
      <w:r>
        <w:t>Palavras-chave: Gerenciamento de Serviços de TI. ITIL. Gerenciamento da Estratégia de Serviço. Ferramenta Educacional. Design Instrucional. ADDIE. Ensino Superior.</w:t>
      </w:r>
    </w:p>
    <w:p w14:paraId="06138921" w14:textId="77777777" w:rsidR="00BF0C07" w:rsidRDefault="00CF2E2C">
      <w:pPr>
        <w:keepLines/>
        <w:spacing w:before="0" w:after="0" w:line="264" w:lineRule="auto"/>
        <w:rPr>
          <w:b/>
          <w:bCs/>
          <w:sz w:val="28"/>
          <w:szCs w:val="28"/>
          <w:highlight w:val="white"/>
        </w:rPr>
      </w:pPr>
      <w:r>
        <w:t>Número de páginas: 117</w:t>
      </w:r>
    </w:p>
    <w:p w14:paraId="36807987" w14:textId="77777777" w:rsidR="00BF0C07" w:rsidRDefault="00CF2E2C">
      <w:pPr>
        <w:spacing w:before="100" w:after="0"/>
        <w:rPr>
          <w:b/>
          <w:bCs/>
          <w:sz w:val="28"/>
          <w:szCs w:val="28"/>
          <w:highlight w:val="white"/>
        </w:rPr>
      </w:pPr>
      <w:r>
        <w:rPr>
          <w:b/>
          <w:bCs/>
          <w:sz w:val="28"/>
          <w:szCs w:val="28"/>
          <w:highlight w:val="white"/>
        </w:rPr>
        <w:t>RESUMO</w:t>
      </w:r>
    </w:p>
    <w:p w14:paraId="79C305E6" w14:textId="77777777" w:rsidR="00BF0C07" w:rsidRDefault="00CF2E2C">
      <w:pPr>
        <w:spacing w:before="0" w:line="240" w:lineRule="auto"/>
        <w:ind w:firstLine="708"/>
        <w:rPr>
          <w:highlight w:val="white"/>
        </w:rPr>
      </w:pPr>
      <w:r>
        <w:t>O Gerenciamento de Serviços de TI é uma competência cada vez mais exigida pelo mercado de trabalho, especialmente no que diz respeito à gestão da estratégia de serviço, que envolve decisões sobre quais serviços oferecer, como alinhar a tecnologia aos objetivos do negócio e como gerar valor por meio dos serviços de TI. A ITIL (Information Technology Infrastructure Library) é o framework mais adotado mundialmente para orientar essas práticas, contando com mais de três milhões de certificações obtidas globalme</w:t>
      </w:r>
      <w:r>
        <w:t>nte. No entanto, uma análise realizada nas grades curriculares e ementas de cursos superiores na área de TI de sete instituições de ensino superior brasileiras (UNIVALI, USP, UFSC, IME, ITA, Estácio e UNISUL) revelou que a gestão da estratégia de serviço segundo a ITIL não é ensinada como conteúdo dedicado em nenhum dos cursos analisados. Diante dessa ausência, este trabalho tem como objetivo desenvolver uma ferramenta educacional de ITSM, acompanhada da unidade de aprendizagem que organiza seu uso pedagógi</w:t>
      </w:r>
      <w:r>
        <w:t>co, voltadas ao ensino da gestão da estratégia de serviço de TI em cursos superiores na área de TI. A pesquisa buscou compreender como o Gerenciamento de Serviços de TI, com foco na gestão da estratégia, vem sendo ensinado nos cursos superiores; identificar quais conhecimentos, habilidades e atitudes são esperados dos profissionais para a prática do gerenciamento da estratégia de serviço; e executar um processo de design instrucional, por meio do modelo ADDIE, para a construção de uma unidade de aprendizage</w:t>
      </w:r>
      <w:r>
        <w:t>m sobre o tema. A avaliação de quatro ferramentas de ITSM disponíveis no mercado (Jira Service Management, ServiceNow, Freshservice e GLPI) mostrou que nenhuma delas atende de forma nativa ao registro dos elementos conceituais da estratégia, os 4 Ps, o que motivou o desenvolvimento de uma ferramenta própria, denominada EduITSM. Como resultado, foi projetada uma unidade de aprendizagem com carga horária de quatro horas aula, definindo o público alvo, as competências a serem desenvolvidas, o conteúdo programá</w:t>
      </w:r>
      <w:r>
        <w:t xml:space="preserve">tico, as estratégias de ensino e as formas de avaliação, e foi especificada a ferramenta educacional, contemplando requisitos funcionais e não funcionais, regras de negócio, casos de uso, diagrama </w:t>
      </w:r>
      <w:r>
        <w:lastRenderedPageBreak/>
        <w:t>de classes, modelo de dados, arquitetura e protótipo de interface. As próximas etapas incluem a implementação da ferramenta, o desenvolvimento dos materiais instrucionais e a aplicação da unidade de aprendizagem junto ao público alvo.</w:t>
      </w:r>
    </w:p>
    <w:p w14:paraId="49C63F9E" w14:textId="77777777" w:rsidR="00BF0C07" w:rsidRDefault="00BF0C07">
      <w:pPr>
        <w:spacing w:before="0" w:line="240" w:lineRule="auto"/>
        <w:rPr>
          <w:highlight w:val="white"/>
        </w:rPr>
        <w:sectPr w:rsidR="00BF0C07">
          <w:headerReference w:type="default" r:id="rId10"/>
          <w:pgSz w:w="11909" w:h="16834"/>
          <w:pgMar w:top="1700" w:right="1133" w:bottom="1133" w:left="1700" w:header="1133" w:footer="720" w:gutter="0"/>
          <w:cols w:space="720"/>
        </w:sectPr>
      </w:pPr>
    </w:p>
    <w:p w14:paraId="55835C00"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2B6D5068"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1BB2688B" w14:textId="77777777" w:rsidR="00BF0C07" w:rsidRPr="00781917" w:rsidRDefault="00CF2E2C">
      <w:pPr>
        <w:spacing w:before="0" w:after="0" w:line="240" w:lineRule="auto"/>
        <w:jc w:val="center"/>
        <w:rPr>
          <w:b/>
          <w:bCs/>
          <w:sz w:val="30"/>
          <w:szCs w:val="30"/>
          <w:highlight w:val="white"/>
          <w:lang w:val="en-US"/>
        </w:rPr>
      </w:pPr>
      <w:r w:rsidRPr="00781917">
        <w:rPr>
          <w:b/>
          <w:bCs/>
          <w:sz w:val="30"/>
          <w:szCs w:val="30"/>
          <w:highlight w:val="white"/>
          <w:lang w:val="en-US"/>
        </w:rPr>
        <w:t>CURSO DE CIÊNCIA DA COMPUTAÇÃO</w:t>
      </w:r>
    </w:p>
    <w:p w14:paraId="26617045" w14:textId="77777777" w:rsidR="00BF0C07" w:rsidRPr="00781917" w:rsidRDefault="00BF0C07">
      <w:pPr>
        <w:spacing w:line="240" w:lineRule="auto"/>
        <w:jc w:val="center"/>
        <w:rPr>
          <w:sz w:val="30"/>
          <w:szCs w:val="30"/>
          <w:highlight w:val="white"/>
          <w:lang w:val="en-US"/>
        </w:rPr>
      </w:pPr>
    </w:p>
    <w:p w14:paraId="031CBD65" w14:textId="77777777" w:rsidR="00BF0C07" w:rsidRPr="00781917" w:rsidRDefault="00BF0C07">
      <w:pPr>
        <w:spacing w:line="240" w:lineRule="auto"/>
        <w:jc w:val="center"/>
        <w:rPr>
          <w:sz w:val="30"/>
          <w:szCs w:val="30"/>
          <w:highlight w:val="white"/>
          <w:lang w:val="en-US"/>
        </w:rPr>
      </w:pPr>
    </w:p>
    <w:p w14:paraId="009A7342" w14:textId="77777777" w:rsidR="00BF0C07" w:rsidRPr="00781917" w:rsidRDefault="00CF2E2C">
      <w:pPr>
        <w:spacing w:line="240" w:lineRule="auto"/>
        <w:jc w:val="center"/>
        <w:rPr>
          <w:b/>
          <w:bCs/>
          <w:sz w:val="30"/>
          <w:szCs w:val="30"/>
          <w:highlight w:val="white"/>
          <w:lang w:val="en-US"/>
        </w:rPr>
      </w:pPr>
      <w:r>
        <w:t>An Educational ITSM Tool for Teaching IT Service Strategy Management Based on ITIL in Higher Education Computer Science Courses.</w:t>
      </w:r>
    </w:p>
    <w:p w14:paraId="40445ADC" w14:textId="77777777" w:rsidR="00BF0C07" w:rsidRPr="00781917" w:rsidRDefault="00BF0C07">
      <w:pPr>
        <w:spacing w:before="0" w:after="0" w:line="240" w:lineRule="auto"/>
        <w:jc w:val="center"/>
        <w:rPr>
          <w:sz w:val="32"/>
          <w:szCs w:val="32"/>
          <w:highlight w:val="white"/>
          <w:lang w:val="en-US"/>
        </w:rPr>
      </w:pPr>
    </w:p>
    <w:p w14:paraId="195E7705"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5808BE07" w14:textId="77777777" w:rsidR="00BF0C07" w:rsidRDefault="00CF2E2C">
      <w:pPr>
        <w:spacing w:before="0" w:after="0" w:line="240" w:lineRule="auto"/>
        <w:jc w:val="center"/>
        <w:rPr>
          <w:sz w:val="28"/>
          <w:szCs w:val="28"/>
          <w:highlight w:val="white"/>
        </w:rPr>
      </w:pPr>
      <w:r>
        <w:rPr>
          <w:sz w:val="28"/>
          <w:szCs w:val="28"/>
          <w:highlight w:val="white"/>
        </w:rPr>
        <w:t>São José, 11/2026</w:t>
      </w:r>
    </w:p>
    <w:p w14:paraId="626EE9C2" w14:textId="77777777" w:rsidR="00BF0C07" w:rsidRDefault="00BF0C07">
      <w:pPr>
        <w:spacing w:before="0" w:after="0" w:line="240" w:lineRule="auto"/>
        <w:jc w:val="center"/>
        <w:rPr>
          <w:sz w:val="28"/>
          <w:szCs w:val="28"/>
          <w:highlight w:val="white"/>
        </w:rPr>
      </w:pPr>
    </w:p>
    <w:p w14:paraId="540AA1CD" w14:textId="77777777" w:rsidR="00BF0C07" w:rsidRDefault="00CF2E2C">
      <w:pPr>
        <w:keepLines/>
        <w:spacing w:before="0" w:after="0" w:line="264" w:lineRule="auto"/>
        <w:rPr>
          <w:highlight w:val="white"/>
        </w:rPr>
      </w:pPr>
      <w:r>
        <w:rPr>
          <w:highlight w:val="white"/>
        </w:rPr>
        <w:t>Advisor: Rafael Queiroz Gonçalves, Dr.</w:t>
      </w:r>
    </w:p>
    <w:p w14:paraId="36EE05A6" w14:textId="77777777" w:rsidR="00BF0C07" w:rsidRPr="00781917" w:rsidRDefault="00CF2E2C">
      <w:pPr>
        <w:keepLines/>
        <w:spacing w:before="0" w:after="0" w:line="264" w:lineRule="auto"/>
        <w:rPr>
          <w:highlight w:val="white"/>
          <w:lang w:val="en-US"/>
        </w:rPr>
      </w:pPr>
      <w:r w:rsidRPr="00781917">
        <w:rPr>
          <w:highlight w:val="white"/>
          <w:lang w:val="en-US"/>
        </w:rPr>
        <w:t>Concentration area:  Software Engineering</w:t>
      </w:r>
    </w:p>
    <w:p w14:paraId="645B726A" w14:textId="77777777" w:rsidR="00BF0C07" w:rsidRPr="00781917" w:rsidRDefault="00CF2E2C">
      <w:pPr>
        <w:keepLines/>
        <w:spacing w:before="0" w:after="0" w:line="264" w:lineRule="auto"/>
        <w:rPr>
          <w:highlight w:val="white"/>
          <w:lang w:val="en-US"/>
        </w:rPr>
      </w:pPr>
      <w:r w:rsidRPr="00781917">
        <w:rPr>
          <w:highlight w:val="white"/>
          <w:lang w:val="en-US"/>
        </w:rPr>
        <w:t>Research line: ITSM</w:t>
      </w:r>
    </w:p>
    <w:p w14:paraId="234146CB" w14:textId="77777777" w:rsidR="00BF0C07" w:rsidRPr="00781917" w:rsidRDefault="00CF2E2C">
      <w:pPr>
        <w:keepLines/>
        <w:spacing w:before="0" w:after="0" w:line="264" w:lineRule="auto"/>
        <w:rPr>
          <w:highlight w:val="white"/>
          <w:lang w:val="en-US"/>
        </w:rPr>
      </w:pPr>
      <w:r>
        <w:t>Keywords: IT Service Management. ITIL. Service Strategy Management. Educational Tool. Instructional Design. ADDIE. Higher Education.</w:t>
      </w:r>
    </w:p>
    <w:p w14:paraId="1A459E02" w14:textId="77777777" w:rsidR="00BF0C07" w:rsidRPr="00781917" w:rsidRDefault="00CF2E2C">
      <w:pPr>
        <w:keepLines/>
        <w:spacing w:before="0" w:after="0" w:line="264" w:lineRule="auto"/>
        <w:rPr>
          <w:b/>
          <w:bCs/>
          <w:sz w:val="28"/>
          <w:szCs w:val="28"/>
          <w:highlight w:val="white"/>
          <w:lang w:val="en-US"/>
        </w:rPr>
      </w:pPr>
      <w:r>
        <w:t>Number of pages: 117</w:t>
      </w:r>
    </w:p>
    <w:p w14:paraId="7BCB7868" w14:textId="77777777" w:rsidR="00BF0C07" w:rsidRPr="00781917" w:rsidRDefault="00CF2E2C">
      <w:pPr>
        <w:rPr>
          <w:b/>
          <w:bCs/>
          <w:sz w:val="28"/>
          <w:szCs w:val="28"/>
          <w:highlight w:val="white"/>
          <w:lang w:val="en-US"/>
        </w:rPr>
      </w:pPr>
      <w:r w:rsidRPr="00781917">
        <w:rPr>
          <w:b/>
          <w:bCs/>
          <w:sz w:val="28"/>
          <w:szCs w:val="28"/>
          <w:highlight w:val="white"/>
          <w:lang w:val="en-US"/>
        </w:rPr>
        <w:t>ABSTRACT</w:t>
      </w:r>
    </w:p>
    <w:p w14:paraId="47D72B23" w14:textId="77777777" w:rsidR="00BF0C07" w:rsidRPr="00781917" w:rsidRDefault="00CF2E2C">
      <w:pPr>
        <w:spacing w:line="240" w:lineRule="auto"/>
        <w:rPr>
          <w:highlight w:val="white"/>
          <w:lang w:val="en-US"/>
        </w:rPr>
      </w:pPr>
      <w:r>
        <w:t>IT service management is an increasingly demanded competence in the job market, especially regarding service strategy management, which involves decisions about which services to offer, how to align technology with business objectives, and how to generate value through IT services. ITIL (Information Technology Infrastructure Library) is the most widely adopted framework for guiding these practices, with more than three million certifications obtained globally. However, an analysis of the curricula and sylla</w:t>
      </w:r>
      <w:r>
        <w:t>bi of undergraduate IT programs at seven Brazilian higher education institutions (UNIVALI, USP, UFSC, IME, ITA, Estácio and UNISUL) revealed that service strategy management according to ITIL is not taught as dedicated content in any of the analyzed programs. Given this gap, this work aims to develop an educational ITSM tool, together with the learning unit that organizes its pedagogical use, for teaching IT service strategy management in undergraduate IT programs. The research sought to understand how IT s</w:t>
      </w:r>
      <w:r>
        <w:t>ervice management, focusing on strategy management, has been taught in higher education; to identify which knowledge, skills and attitudes are expected from professionals for the practice of service strategy management; and to carry out an instructional design process, through the ADDIE model, for building a learning unit on the subject. The evaluation of four ITSM tools available on the market (Jira Service Management, ServiceNow, Freshservice and GLPI) showed that none of them natively supports the record</w:t>
      </w:r>
      <w:r>
        <w:t>ing of the conceptual elements of strategy, the four Ps, which motivated the development of a proprietary tool named EduITSM. As a result, a four-hour learning unit was designed, defining the target audience, the competencies to be developed, the syllabus, the teaching strategies and the assessment methods, and the educational tool was specified, covering functional and non-functional requirements, business rules, use cases, class diagram, data model, architecture and interface prototype. The next steps inc</w:t>
      </w:r>
      <w:r>
        <w:t>lude implementing the tool, developing the instructional materials and applying the learning unit with the target audience.</w:t>
      </w:r>
    </w:p>
    <w:p w14:paraId="249EB336" w14:textId="77777777" w:rsidR="00BF0C07" w:rsidRPr="00781917" w:rsidRDefault="00BF0C07">
      <w:pPr>
        <w:spacing w:line="240" w:lineRule="auto"/>
        <w:rPr>
          <w:sz w:val="28"/>
          <w:szCs w:val="28"/>
          <w:highlight w:val="white"/>
          <w:lang w:val="en-US"/>
        </w:rPr>
      </w:pPr>
    </w:p>
    <w:p w14:paraId="774DDBC1" w14:textId="77777777" w:rsidR="00BF0C07" w:rsidRDefault="00CF2E2C">
      <w:pPr>
        <w:pStyle w:val="Subttulo"/>
        <w:spacing w:line="240" w:lineRule="auto"/>
        <w:rPr>
          <w:highlight w:val="white"/>
        </w:rPr>
      </w:pPr>
      <w:bookmarkStart w:id="0" w:name="_hncuhcmjaggo" w:colFirst="0" w:colLast="0"/>
      <w:bookmarkEnd w:id="0"/>
      <w:r>
        <w:rPr>
          <w:highlight w:val="white"/>
        </w:rPr>
        <w:t>LISTA DE TABELAS E QUADROS</w:t>
      </w:r>
    </w:p>
    <w:tbl>
      <w:tblPr>
        <w:tblStyle w:val="a"/>
        <w:tblW w:w="9000" w:type="dxa"/>
        <w:tblInd w:w="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490"/>
        <w:gridCol w:w="510"/>
      </w:tblGrid>
      <w:tr w:rsidR="00BF0C07" w14:paraId="6A146018" w14:textId="77777777">
        <w:trPr>
          <w:cantSplit/>
        </w:trPr>
        <w:tc>
          <w:tcPr>
            <w:tcW w:w="8490" w:type="dxa"/>
            <w:tcMar>
              <w:top w:w="43" w:type="dxa"/>
              <w:left w:w="43" w:type="dxa"/>
              <w:bottom w:w="43" w:type="dxa"/>
              <w:right w:w="43" w:type="dxa"/>
            </w:tcMar>
          </w:tcPr>
          <w:p w14:paraId="00F483B6" w14:textId="77777777" w:rsidR="00BF0C07" w:rsidRDefault="00CF2E2C">
            <w:pPr>
              <w:spacing w:before="0" w:after="0" w:line="240" w:lineRule="auto"/>
              <w:jc w:val="left"/>
              <w:rPr>
                <w:sz w:val="22"/>
                <w:szCs w:val="22"/>
                <w:highlight w:val="white"/>
              </w:rPr>
            </w:pPr>
            <w:r>
              <w:rPr>
                <w:sz w:val="22"/>
                <w:szCs w:val="22"/>
                <w:highlight w:val="white"/>
              </w:rPr>
              <w:t>Quadro 1 - Análise do ensino de ITIL nas instituições de ensino superior analisadas</w:t>
            </w:r>
          </w:p>
        </w:tc>
        <w:tc>
          <w:tcPr>
            <w:tcW w:w="510" w:type="dxa"/>
            <w:tcMar>
              <w:top w:w="43" w:type="dxa"/>
              <w:left w:w="43" w:type="dxa"/>
              <w:bottom w:w="43" w:type="dxa"/>
              <w:right w:w="43" w:type="dxa"/>
            </w:tcMar>
          </w:tcPr>
          <w:p w14:paraId="3F6D95B0"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13</w:t>
            </w:r>
          </w:p>
        </w:tc>
      </w:tr>
      <w:tr w:rsidR="00BF0C07" w14:paraId="47C30128" w14:textId="77777777">
        <w:trPr>
          <w:cantSplit/>
        </w:trPr>
        <w:tc>
          <w:tcPr>
            <w:tcW w:w="8490" w:type="dxa"/>
            <w:tcMar>
              <w:top w:w="43" w:type="dxa"/>
              <w:left w:w="43" w:type="dxa"/>
              <w:bottom w:w="43" w:type="dxa"/>
              <w:right w:w="43" w:type="dxa"/>
            </w:tcMar>
          </w:tcPr>
          <w:p w14:paraId="2AB77840" w14:textId="77777777" w:rsidR="00BF0C07" w:rsidRDefault="00CF2E2C">
            <w:pPr>
              <w:spacing w:before="0" w:after="0" w:line="240" w:lineRule="auto"/>
              <w:jc w:val="left"/>
              <w:rPr>
                <w:b/>
                <w:bCs/>
                <w:highlight w:val="white"/>
              </w:rPr>
            </w:pPr>
            <w:r>
              <w:rPr>
                <w:sz w:val="22"/>
                <w:szCs w:val="22"/>
                <w:highlight w:val="white"/>
              </w:rPr>
              <w:t>Quadro 2 - Análise de riscos</w:t>
            </w:r>
          </w:p>
        </w:tc>
        <w:tc>
          <w:tcPr>
            <w:tcW w:w="510" w:type="dxa"/>
            <w:tcMar>
              <w:top w:w="43" w:type="dxa"/>
              <w:left w:w="43" w:type="dxa"/>
              <w:bottom w:w="43" w:type="dxa"/>
              <w:right w:w="43" w:type="dxa"/>
            </w:tcMar>
          </w:tcPr>
          <w:p w14:paraId="5B8CE89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19</w:t>
            </w:r>
          </w:p>
        </w:tc>
      </w:tr>
      <w:tr w:rsidR="00BF0C07" w14:paraId="36D3DD55" w14:textId="77777777">
        <w:trPr>
          <w:cantSplit/>
        </w:trPr>
        <w:tc>
          <w:tcPr>
            <w:tcW w:w="8490" w:type="dxa"/>
            <w:tcMar>
              <w:top w:w="43" w:type="dxa"/>
              <w:left w:w="43" w:type="dxa"/>
              <w:bottom w:w="43" w:type="dxa"/>
              <w:right w:w="43" w:type="dxa"/>
            </w:tcMar>
          </w:tcPr>
          <w:p w14:paraId="1F102663" w14:textId="77777777" w:rsidR="00BF0C07" w:rsidRDefault="00CF2E2C">
            <w:pPr>
              <w:spacing w:before="0" w:after="0" w:line="240" w:lineRule="auto"/>
              <w:jc w:val="left"/>
              <w:rPr>
                <w:sz w:val="22"/>
                <w:szCs w:val="22"/>
                <w:highlight w:val="white"/>
              </w:rPr>
            </w:pPr>
            <w:r>
              <w:rPr>
                <w:sz w:val="22"/>
                <w:szCs w:val="22"/>
                <w:highlight w:val="white"/>
              </w:rPr>
              <w:t>Quadro 3 - Perguntas e Informações extraídas</w:t>
            </w:r>
          </w:p>
        </w:tc>
        <w:tc>
          <w:tcPr>
            <w:tcW w:w="510" w:type="dxa"/>
            <w:tcMar>
              <w:top w:w="43" w:type="dxa"/>
              <w:left w:w="43" w:type="dxa"/>
              <w:bottom w:w="43" w:type="dxa"/>
              <w:right w:w="43" w:type="dxa"/>
            </w:tcMar>
          </w:tcPr>
          <w:p w14:paraId="499D690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25</w:t>
            </w:r>
          </w:p>
        </w:tc>
      </w:tr>
      <w:tr w:rsidR="00BF0C07" w14:paraId="5C3CDCBD" w14:textId="77777777">
        <w:trPr>
          <w:cantSplit/>
        </w:trPr>
        <w:tc>
          <w:tcPr>
            <w:tcW w:w="8490" w:type="dxa"/>
            <w:tcMar>
              <w:top w:w="43" w:type="dxa"/>
              <w:left w:w="43" w:type="dxa"/>
              <w:bottom w:w="43" w:type="dxa"/>
              <w:right w:w="43" w:type="dxa"/>
            </w:tcMar>
          </w:tcPr>
          <w:p w14:paraId="78DED5E6" w14:textId="77777777" w:rsidR="00BF0C07" w:rsidRDefault="00CF2E2C">
            <w:pPr>
              <w:spacing w:before="0" w:after="0" w:line="240" w:lineRule="auto"/>
              <w:jc w:val="left"/>
              <w:rPr>
                <w:sz w:val="20"/>
                <w:szCs w:val="20"/>
                <w:highlight w:val="white"/>
              </w:rPr>
            </w:pPr>
            <w:r>
              <w:rPr>
                <w:sz w:val="22"/>
                <w:szCs w:val="22"/>
                <w:highlight w:val="white"/>
              </w:rPr>
              <w:t>Quadro 4 - Contribuição dos trabalhos correlatos para as questões de pesquisa</w:t>
            </w:r>
          </w:p>
        </w:tc>
        <w:tc>
          <w:tcPr>
            <w:tcW w:w="510" w:type="dxa"/>
            <w:tcMar>
              <w:top w:w="43" w:type="dxa"/>
              <w:left w:w="43" w:type="dxa"/>
              <w:bottom w:w="43" w:type="dxa"/>
              <w:right w:w="43" w:type="dxa"/>
            </w:tcMar>
          </w:tcPr>
          <w:p w14:paraId="17C0D87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26</w:t>
            </w:r>
          </w:p>
        </w:tc>
      </w:tr>
      <w:tr w:rsidR="00BF0C07" w14:paraId="2E0445CF" w14:textId="77777777">
        <w:trPr>
          <w:cantSplit/>
          <w:trHeight w:val="312"/>
        </w:trPr>
        <w:tc>
          <w:tcPr>
            <w:tcW w:w="8490" w:type="dxa"/>
            <w:tcMar>
              <w:top w:w="43" w:type="dxa"/>
              <w:left w:w="43" w:type="dxa"/>
              <w:bottom w:w="43" w:type="dxa"/>
              <w:right w:w="43" w:type="dxa"/>
            </w:tcMar>
          </w:tcPr>
          <w:p w14:paraId="25ED2F81" w14:textId="77777777" w:rsidR="00BF0C07" w:rsidRDefault="00CF2E2C">
            <w:pPr>
              <w:spacing w:before="0" w:after="0" w:line="240" w:lineRule="auto"/>
              <w:jc w:val="left"/>
              <w:rPr>
                <w:sz w:val="22"/>
                <w:szCs w:val="22"/>
                <w:highlight w:val="white"/>
              </w:rPr>
            </w:pPr>
            <w:r>
              <w:rPr>
                <w:sz w:val="22"/>
                <w:szCs w:val="22"/>
                <w:highlight w:val="white"/>
              </w:rPr>
              <w:t>Quadro 5 - Textos de busca utilizadas</w:t>
            </w:r>
          </w:p>
        </w:tc>
        <w:tc>
          <w:tcPr>
            <w:tcW w:w="510" w:type="dxa"/>
            <w:tcMar>
              <w:top w:w="43" w:type="dxa"/>
              <w:left w:w="43" w:type="dxa"/>
              <w:bottom w:w="43" w:type="dxa"/>
              <w:right w:w="43" w:type="dxa"/>
            </w:tcMar>
          </w:tcPr>
          <w:p w14:paraId="17443079"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27</w:t>
            </w:r>
          </w:p>
        </w:tc>
      </w:tr>
      <w:tr w:rsidR="00BF0C07" w14:paraId="117BDFEF" w14:textId="77777777">
        <w:trPr>
          <w:cantSplit/>
        </w:trPr>
        <w:tc>
          <w:tcPr>
            <w:tcW w:w="8490" w:type="dxa"/>
            <w:tcMar>
              <w:top w:w="43" w:type="dxa"/>
              <w:left w:w="43" w:type="dxa"/>
              <w:bottom w:w="43" w:type="dxa"/>
              <w:right w:w="43" w:type="dxa"/>
            </w:tcMar>
          </w:tcPr>
          <w:p w14:paraId="74F6E459" w14:textId="77777777" w:rsidR="00BF0C07" w:rsidRDefault="00CF2E2C">
            <w:pPr>
              <w:spacing w:before="0" w:after="0" w:line="240" w:lineRule="auto"/>
              <w:jc w:val="left"/>
              <w:rPr>
                <w:sz w:val="22"/>
                <w:szCs w:val="22"/>
                <w:highlight w:val="white"/>
              </w:rPr>
            </w:pPr>
            <w:r>
              <w:rPr>
                <w:sz w:val="22"/>
                <w:szCs w:val="22"/>
                <w:highlight w:val="white"/>
              </w:rPr>
              <w:t>Quadro 6 - Processo de seleção dos trabalhos correlatos</w:t>
            </w:r>
          </w:p>
        </w:tc>
        <w:tc>
          <w:tcPr>
            <w:tcW w:w="510" w:type="dxa"/>
            <w:tcMar>
              <w:top w:w="43" w:type="dxa"/>
              <w:left w:w="43" w:type="dxa"/>
              <w:bottom w:w="43" w:type="dxa"/>
              <w:right w:w="43" w:type="dxa"/>
            </w:tcMar>
          </w:tcPr>
          <w:p w14:paraId="3EA3157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7536144" w14:textId="77777777">
        <w:trPr>
          <w:cantSplit/>
        </w:trPr>
        <w:tc>
          <w:tcPr>
            <w:tcW w:w="8490" w:type="dxa"/>
            <w:tcMar>
              <w:top w:w="43" w:type="dxa"/>
              <w:left w:w="43" w:type="dxa"/>
              <w:bottom w:w="43" w:type="dxa"/>
              <w:right w:w="43" w:type="dxa"/>
            </w:tcMar>
          </w:tcPr>
          <w:p w14:paraId="584A9BE7" w14:textId="77777777" w:rsidR="00BF0C07" w:rsidRDefault="00CF2E2C">
            <w:pPr>
              <w:spacing w:before="0" w:after="0" w:line="240" w:lineRule="auto"/>
              <w:jc w:val="left"/>
              <w:rPr>
                <w:sz w:val="22"/>
                <w:szCs w:val="22"/>
                <w:highlight w:val="white"/>
              </w:rPr>
            </w:pPr>
            <w:r>
              <w:rPr>
                <w:sz w:val="22"/>
                <w:szCs w:val="22"/>
                <w:highlight w:val="white"/>
              </w:rPr>
              <w:t>Quadro 7 - Trabalhos correlatos selecionados</w:t>
            </w:r>
          </w:p>
        </w:tc>
        <w:tc>
          <w:tcPr>
            <w:tcW w:w="510" w:type="dxa"/>
            <w:tcMar>
              <w:top w:w="43" w:type="dxa"/>
              <w:left w:w="43" w:type="dxa"/>
              <w:bottom w:w="43" w:type="dxa"/>
              <w:right w:w="43" w:type="dxa"/>
            </w:tcMar>
          </w:tcPr>
          <w:p w14:paraId="414BE315"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EE7A2B7" w14:textId="77777777">
        <w:trPr>
          <w:cantSplit/>
        </w:trPr>
        <w:tc>
          <w:tcPr>
            <w:tcW w:w="8490" w:type="dxa"/>
            <w:tcMar>
              <w:top w:w="43" w:type="dxa"/>
              <w:left w:w="43" w:type="dxa"/>
              <w:bottom w:w="43" w:type="dxa"/>
              <w:right w:w="43" w:type="dxa"/>
            </w:tcMar>
          </w:tcPr>
          <w:p w14:paraId="74C72FDD" w14:textId="77777777" w:rsidR="00BF0C07" w:rsidRDefault="00CF2E2C">
            <w:pPr>
              <w:spacing w:before="0" w:after="0" w:line="240" w:lineRule="auto"/>
              <w:jc w:val="left"/>
              <w:rPr>
                <w:sz w:val="22"/>
                <w:szCs w:val="22"/>
                <w:highlight w:val="white"/>
              </w:rPr>
            </w:pPr>
            <w:r>
              <w:rPr>
                <w:sz w:val="22"/>
                <w:szCs w:val="22"/>
                <w:highlight w:val="white"/>
              </w:rPr>
              <w:t xml:space="preserve">Quadro 8 - Análise comparativa dos trabalhos relacionados </w:t>
            </w:r>
          </w:p>
        </w:tc>
        <w:tc>
          <w:tcPr>
            <w:tcW w:w="510" w:type="dxa"/>
            <w:tcMar>
              <w:top w:w="43" w:type="dxa"/>
              <w:left w:w="43" w:type="dxa"/>
              <w:bottom w:w="43" w:type="dxa"/>
              <w:right w:w="43" w:type="dxa"/>
            </w:tcMar>
          </w:tcPr>
          <w:p w14:paraId="18841A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35</w:t>
            </w:r>
          </w:p>
        </w:tc>
      </w:tr>
      <w:tr w:rsidR="00BF0C07" w14:paraId="663B4EA8" w14:textId="77777777">
        <w:trPr>
          <w:cantSplit/>
        </w:trPr>
        <w:tc>
          <w:tcPr>
            <w:tcW w:w="8490" w:type="dxa"/>
            <w:tcMar>
              <w:top w:w="43" w:type="dxa"/>
              <w:left w:w="43" w:type="dxa"/>
              <w:bottom w:w="43" w:type="dxa"/>
              <w:right w:w="43" w:type="dxa"/>
            </w:tcMar>
          </w:tcPr>
          <w:p w14:paraId="3759F8FC" w14:textId="77777777" w:rsidR="00BF0C07" w:rsidRDefault="00CF2E2C">
            <w:pPr>
              <w:spacing w:before="0" w:after="0" w:line="240" w:lineRule="auto"/>
              <w:jc w:val="left"/>
              <w:rPr>
                <w:sz w:val="22"/>
                <w:szCs w:val="22"/>
                <w:highlight w:val="white"/>
              </w:rPr>
            </w:pPr>
            <w:r>
              <w:rPr>
                <w:sz w:val="22"/>
                <w:szCs w:val="22"/>
                <w:highlight w:val="white"/>
              </w:rPr>
              <w:t>Quadro 9 - Conteúdo programático da unidade de aprendizagem</w:t>
            </w:r>
          </w:p>
        </w:tc>
        <w:tc>
          <w:tcPr>
            <w:tcW w:w="510" w:type="dxa"/>
            <w:tcMar>
              <w:top w:w="43" w:type="dxa"/>
              <w:left w:w="43" w:type="dxa"/>
              <w:bottom w:w="43" w:type="dxa"/>
              <w:right w:w="43" w:type="dxa"/>
            </w:tcMar>
          </w:tcPr>
          <w:p w14:paraId="11B19F5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39</w:t>
            </w:r>
          </w:p>
        </w:tc>
      </w:tr>
      <w:tr w:rsidR="00BF0C07" w14:paraId="1B8CE30A" w14:textId="77777777">
        <w:trPr>
          <w:cantSplit/>
        </w:trPr>
        <w:tc>
          <w:tcPr>
            <w:tcW w:w="8490" w:type="dxa"/>
            <w:tcMar>
              <w:top w:w="43" w:type="dxa"/>
              <w:left w:w="43" w:type="dxa"/>
              <w:bottom w:w="43" w:type="dxa"/>
              <w:right w:w="43" w:type="dxa"/>
            </w:tcMar>
          </w:tcPr>
          <w:p w14:paraId="0C4572C1" w14:textId="77777777" w:rsidR="00BF0C07" w:rsidRDefault="00CF2E2C">
            <w:pPr>
              <w:spacing w:before="0" w:after="0" w:line="240" w:lineRule="auto"/>
              <w:jc w:val="left"/>
              <w:rPr>
                <w:sz w:val="22"/>
                <w:szCs w:val="22"/>
                <w:highlight w:val="white"/>
              </w:rPr>
            </w:pPr>
            <w:r>
              <w:rPr>
                <w:sz w:val="22"/>
                <w:szCs w:val="22"/>
                <w:highlight w:val="white"/>
              </w:rPr>
              <w:t xml:space="preserve">Quadro 10 - Materiais necessários para a aplicação da unidade de aprendizagem </w:t>
            </w:r>
          </w:p>
        </w:tc>
        <w:tc>
          <w:tcPr>
            <w:tcW w:w="510" w:type="dxa"/>
            <w:tcMar>
              <w:top w:w="43" w:type="dxa"/>
              <w:left w:w="43" w:type="dxa"/>
              <w:bottom w:w="43" w:type="dxa"/>
              <w:right w:w="43" w:type="dxa"/>
            </w:tcMar>
          </w:tcPr>
          <w:p w14:paraId="5F5002E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40</w:t>
            </w:r>
          </w:p>
        </w:tc>
      </w:tr>
      <w:tr w:rsidR="00BF0C07" w14:paraId="7CFD0422" w14:textId="77777777">
        <w:trPr>
          <w:cantSplit/>
        </w:trPr>
        <w:tc>
          <w:tcPr>
            <w:tcW w:w="8490" w:type="dxa"/>
            <w:tcMar>
              <w:top w:w="43" w:type="dxa"/>
              <w:left w:w="43" w:type="dxa"/>
              <w:bottom w:w="43" w:type="dxa"/>
              <w:right w:w="43" w:type="dxa"/>
            </w:tcMar>
          </w:tcPr>
          <w:p w14:paraId="06EEBF2B" w14:textId="77777777" w:rsidR="00BF0C07" w:rsidRDefault="00CF2E2C">
            <w:pPr>
              <w:spacing w:before="0" w:after="0" w:line="240" w:lineRule="auto"/>
              <w:jc w:val="left"/>
              <w:rPr>
                <w:sz w:val="22"/>
                <w:szCs w:val="22"/>
                <w:highlight w:val="white"/>
              </w:rPr>
            </w:pPr>
            <w:r>
              <w:rPr>
                <w:sz w:val="22"/>
                <w:szCs w:val="22"/>
                <w:highlight w:val="white"/>
              </w:rPr>
              <w:t xml:space="preserve">Quadro 11 - </w:t>
            </w:r>
            <w:r>
              <w:rPr>
                <w:sz w:val="22"/>
                <w:szCs w:val="22"/>
              </w:rPr>
              <w:t>Requisitos funcionais esperados da ferramenta de ITSM</w:t>
            </w:r>
          </w:p>
        </w:tc>
        <w:tc>
          <w:tcPr>
            <w:tcW w:w="510" w:type="dxa"/>
            <w:tcMar>
              <w:top w:w="43" w:type="dxa"/>
              <w:left w:w="43" w:type="dxa"/>
              <w:bottom w:w="43" w:type="dxa"/>
              <w:right w:w="43" w:type="dxa"/>
            </w:tcMar>
          </w:tcPr>
          <w:p w14:paraId="102881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42</w:t>
            </w:r>
          </w:p>
        </w:tc>
      </w:tr>
      <w:tr w:rsidR="00BF0C07" w14:paraId="40865182" w14:textId="77777777">
        <w:trPr>
          <w:cantSplit/>
        </w:trPr>
        <w:tc>
          <w:tcPr>
            <w:tcW w:w="8490" w:type="dxa"/>
            <w:tcMar>
              <w:top w:w="43" w:type="dxa"/>
              <w:left w:w="43" w:type="dxa"/>
              <w:bottom w:w="43" w:type="dxa"/>
              <w:right w:w="43" w:type="dxa"/>
            </w:tcMar>
          </w:tcPr>
          <w:p w14:paraId="11947721" w14:textId="77777777" w:rsidR="00BF0C07" w:rsidRDefault="00CF2E2C">
            <w:pPr>
              <w:spacing w:before="0" w:after="0" w:line="240" w:lineRule="auto"/>
              <w:jc w:val="left"/>
              <w:rPr>
                <w:sz w:val="22"/>
                <w:szCs w:val="22"/>
                <w:highlight w:val="white"/>
              </w:rPr>
            </w:pPr>
            <w:r>
              <w:rPr>
                <w:sz w:val="22"/>
                <w:szCs w:val="22"/>
                <w:highlight w:val="white"/>
              </w:rPr>
              <w:t xml:space="preserve">Quadro 12 - </w:t>
            </w:r>
            <w:r>
              <w:rPr>
                <w:sz w:val="22"/>
                <w:szCs w:val="22"/>
              </w:rPr>
              <w:t>Avaliação preliminar das ferramentas de ITSM em relação aos requisitos funcionais</w:t>
            </w:r>
          </w:p>
        </w:tc>
        <w:tc>
          <w:tcPr>
            <w:tcW w:w="510" w:type="dxa"/>
            <w:tcMar>
              <w:top w:w="43" w:type="dxa"/>
              <w:left w:w="43" w:type="dxa"/>
              <w:bottom w:w="43" w:type="dxa"/>
              <w:right w:w="43" w:type="dxa"/>
            </w:tcMar>
          </w:tcPr>
          <w:p w14:paraId="07AADA5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43</w:t>
            </w:r>
          </w:p>
        </w:tc>
      </w:tr>
      <w:tr w:rsidR="00BF0C07" w14:paraId="760074BD" w14:textId="77777777">
        <w:trPr>
          <w:cantSplit/>
        </w:trPr>
        <w:tc>
          <w:tcPr>
            <w:tcW w:w="8490" w:type="dxa"/>
            <w:tcMar>
              <w:top w:w="43" w:type="dxa"/>
              <w:left w:w="43" w:type="dxa"/>
              <w:bottom w:w="43" w:type="dxa"/>
              <w:right w:w="43" w:type="dxa"/>
            </w:tcMar>
          </w:tcPr>
          <w:p w14:paraId="7BF1BA45" w14:textId="77777777" w:rsidR="00BF0C07" w:rsidRDefault="00CF2E2C">
            <w:pPr>
              <w:spacing w:before="0" w:after="0" w:line="240" w:lineRule="auto"/>
              <w:jc w:val="left"/>
              <w:rPr>
                <w:sz w:val="22"/>
                <w:szCs w:val="22"/>
                <w:highlight w:val="white"/>
              </w:rPr>
            </w:pPr>
            <w:r>
              <w:rPr>
                <w:sz w:val="22"/>
                <w:szCs w:val="22"/>
                <w:highlight w:val="white"/>
              </w:rPr>
              <w:t xml:space="preserve">Quadro 13 - </w:t>
            </w:r>
            <w:r>
              <w:rPr>
                <w:sz w:val="20"/>
                <w:szCs w:val="20"/>
              </w:rPr>
              <w:t>Exemplo de preenchimento estratégico na ferramenta de ITSM</w:t>
            </w:r>
          </w:p>
        </w:tc>
        <w:tc>
          <w:tcPr>
            <w:tcW w:w="510" w:type="dxa"/>
            <w:tcMar>
              <w:top w:w="43" w:type="dxa"/>
              <w:left w:w="43" w:type="dxa"/>
              <w:bottom w:w="43" w:type="dxa"/>
              <w:right w:w="43" w:type="dxa"/>
            </w:tcMar>
          </w:tcPr>
          <w:p w14:paraId="0383E54D"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45</w:t>
            </w:r>
          </w:p>
        </w:tc>
      </w:tr>
      <w:tr w:rsidR="00BF0C07" w14:paraId="0762ED99" w14:textId="77777777">
        <w:trPr>
          <w:cantSplit/>
        </w:trPr>
        <w:tc>
          <w:tcPr>
            <w:tcW w:w="8490" w:type="dxa"/>
            <w:tcMar>
              <w:top w:w="43" w:type="dxa"/>
              <w:left w:w="43" w:type="dxa"/>
              <w:bottom w:w="43" w:type="dxa"/>
              <w:right w:w="43" w:type="dxa"/>
            </w:tcMar>
          </w:tcPr>
          <w:p w14:paraId="53A47524" w14:textId="77777777" w:rsidR="00BF0C07" w:rsidRDefault="00CF2E2C">
            <w:pPr>
              <w:spacing w:before="0" w:after="0" w:line="240" w:lineRule="auto"/>
              <w:jc w:val="left"/>
              <w:rPr>
                <w:sz w:val="22"/>
                <w:szCs w:val="22"/>
                <w:highlight w:val="white"/>
              </w:rPr>
            </w:pPr>
            <w:r>
              <w:rPr>
                <w:sz w:val="20"/>
                <w:szCs w:val="20"/>
              </w:rPr>
              <w:t>Quadro 14 - Requisitos funcionais complementares da ferramenta EduITSM</w:t>
            </w:r>
          </w:p>
        </w:tc>
        <w:tc>
          <w:tcPr>
            <w:tcW w:w="510" w:type="dxa"/>
            <w:tcMar>
              <w:top w:w="43" w:type="dxa"/>
              <w:left w:w="43" w:type="dxa"/>
              <w:bottom w:w="43" w:type="dxa"/>
              <w:right w:w="43" w:type="dxa"/>
            </w:tcMar>
          </w:tcPr>
          <w:p w14:paraId="672EBF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580C7220" w14:textId="77777777">
        <w:trPr>
          <w:cantSplit/>
        </w:trPr>
        <w:tc>
          <w:tcPr>
            <w:tcW w:w="8490" w:type="dxa"/>
            <w:tcMar>
              <w:top w:w="43" w:type="dxa"/>
              <w:left w:w="43" w:type="dxa"/>
              <w:bottom w:w="43" w:type="dxa"/>
              <w:right w:w="43" w:type="dxa"/>
            </w:tcMar>
          </w:tcPr>
          <w:p w14:paraId="7941C4B2" w14:textId="77777777" w:rsidR="00BF0C07" w:rsidRDefault="00CF2E2C">
            <w:pPr>
              <w:spacing w:before="0" w:after="0" w:line="240" w:lineRule="auto"/>
              <w:jc w:val="left"/>
              <w:rPr>
                <w:sz w:val="22"/>
                <w:szCs w:val="22"/>
                <w:highlight w:val="white"/>
              </w:rPr>
            </w:pPr>
            <w:r>
              <w:rPr>
                <w:sz w:val="20"/>
                <w:szCs w:val="20"/>
              </w:rPr>
              <w:t>Quadro 15 - Requisitos não funcionais da ferramenta EduITSM</w:t>
            </w:r>
          </w:p>
        </w:tc>
        <w:tc>
          <w:tcPr>
            <w:tcW w:w="510" w:type="dxa"/>
            <w:tcMar>
              <w:top w:w="43" w:type="dxa"/>
              <w:left w:w="43" w:type="dxa"/>
              <w:bottom w:w="43" w:type="dxa"/>
              <w:right w:w="43" w:type="dxa"/>
            </w:tcMar>
          </w:tcPr>
          <w:p w14:paraId="6B23D0C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009BFA6" w14:textId="77777777">
        <w:trPr>
          <w:cantSplit/>
        </w:trPr>
        <w:tc>
          <w:tcPr>
            <w:tcW w:w="8490" w:type="dxa"/>
            <w:tcMar>
              <w:top w:w="43" w:type="dxa"/>
              <w:left w:w="43" w:type="dxa"/>
              <w:bottom w:w="43" w:type="dxa"/>
              <w:right w:w="43" w:type="dxa"/>
            </w:tcMar>
          </w:tcPr>
          <w:p w14:paraId="708312C2" w14:textId="77777777" w:rsidR="00BF0C07" w:rsidRDefault="00CF2E2C">
            <w:pPr>
              <w:spacing w:before="0" w:after="0" w:line="240" w:lineRule="auto"/>
              <w:jc w:val="left"/>
              <w:rPr>
                <w:sz w:val="22"/>
                <w:szCs w:val="22"/>
                <w:highlight w:val="white"/>
              </w:rPr>
            </w:pPr>
            <w:r>
              <w:rPr>
                <w:sz w:val="20"/>
                <w:szCs w:val="20"/>
              </w:rPr>
              <w:t>Quadro 16 - Regras de negócio da ferramenta EduITSM</w:t>
            </w:r>
          </w:p>
        </w:tc>
        <w:tc>
          <w:tcPr>
            <w:tcW w:w="510" w:type="dxa"/>
            <w:tcMar>
              <w:top w:w="43" w:type="dxa"/>
              <w:left w:w="43" w:type="dxa"/>
              <w:bottom w:w="43" w:type="dxa"/>
              <w:right w:w="43" w:type="dxa"/>
            </w:tcMar>
          </w:tcPr>
          <w:p w14:paraId="6F73943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6661345A" w14:textId="77777777">
        <w:trPr>
          <w:cantSplit/>
        </w:trPr>
        <w:tc>
          <w:tcPr>
            <w:tcW w:w="8490" w:type="dxa"/>
            <w:tcMar>
              <w:top w:w="43" w:type="dxa"/>
              <w:left w:w="43" w:type="dxa"/>
              <w:bottom w:w="43" w:type="dxa"/>
              <w:right w:w="43" w:type="dxa"/>
            </w:tcMar>
          </w:tcPr>
          <w:p w14:paraId="510A09A9" w14:textId="77777777" w:rsidR="00BF0C07" w:rsidRDefault="00CF2E2C">
            <w:pPr>
              <w:spacing w:before="0" w:after="0" w:line="240" w:lineRule="auto"/>
              <w:jc w:val="left"/>
              <w:rPr>
                <w:sz w:val="22"/>
                <w:szCs w:val="22"/>
                <w:highlight w:val="white"/>
              </w:rPr>
            </w:pPr>
            <w:r>
              <w:rPr>
                <w:sz w:val="20"/>
                <w:szCs w:val="20"/>
              </w:rPr>
              <w:t>Quadro 17 - Descrição do caso de uso UC04 — Definir estratégia de serviço (4 Ps)</w:t>
            </w:r>
          </w:p>
        </w:tc>
        <w:tc>
          <w:tcPr>
            <w:tcW w:w="510" w:type="dxa"/>
            <w:tcMar>
              <w:top w:w="43" w:type="dxa"/>
              <w:left w:w="43" w:type="dxa"/>
              <w:bottom w:w="43" w:type="dxa"/>
              <w:right w:w="43" w:type="dxa"/>
            </w:tcMar>
          </w:tcPr>
          <w:p w14:paraId="092187B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D6A2895" w14:textId="77777777">
        <w:trPr>
          <w:cantSplit/>
        </w:trPr>
        <w:tc>
          <w:tcPr>
            <w:tcW w:w="8490" w:type="dxa"/>
            <w:tcMar>
              <w:top w:w="43" w:type="dxa"/>
              <w:left w:w="43" w:type="dxa"/>
              <w:bottom w:w="43" w:type="dxa"/>
              <w:right w:w="43" w:type="dxa"/>
            </w:tcMar>
          </w:tcPr>
          <w:p w14:paraId="3A22409B" w14:textId="77777777" w:rsidR="00BF0C07" w:rsidRDefault="00CF2E2C">
            <w:pPr>
              <w:spacing w:before="0" w:after="0" w:line="240" w:lineRule="auto"/>
              <w:jc w:val="left"/>
              <w:rPr>
                <w:sz w:val="22"/>
                <w:szCs w:val="22"/>
                <w:highlight w:val="white"/>
              </w:rPr>
            </w:pPr>
            <w:r>
              <w:rPr>
                <w:sz w:val="20"/>
                <w:szCs w:val="20"/>
              </w:rPr>
              <w:t>Quadro 18 - Descrição do caso de uso UC06 — Manter portfólio de serviços de TI</w:t>
            </w:r>
          </w:p>
        </w:tc>
        <w:tc>
          <w:tcPr>
            <w:tcW w:w="510" w:type="dxa"/>
            <w:tcMar>
              <w:top w:w="43" w:type="dxa"/>
              <w:left w:w="43" w:type="dxa"/>
              <w:bottom w:w="43" w:type="dxa"/>
              <w:right w:w="43" w:type="dxa"/>
            </w:tcMar>
          </w:tcPr>
          <w:p w14:paraId="4F1540F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C84CD34" w14:textId="77777777">
        <w:trPr>
          <w:cantSplit/>
        </w:trPr>
        <w:tc>
          <w:tcPr>
            <w:tcW w:w="8490" w:type="dxa"/>
            <w:tcMar>
              <w:top w:w="43" w:type="dxa"/>
              <w:left w:w="43" w:type="dxa"/>
              <w:bottom w:w="43" w:type="dxa"/>
              <w:right w:w="43" w:type="dxa"/>
            </w:tcMar>
          </w:tcPr>
          <w:p w14:paraId="6CA3C8B3" w14:textId="77777777" w:rsidR="00BF0C07" w:rsidRDefault="00CF2E2C">
            <w:pPr>
              <w:spacing w:before="0" w:after="0" w:line="240" w:lineRule="auto"/>
              <w:jc w:val="left"/>
              <w:rPr>
                <w:sz w:val="22"/>
                <w:szCs w:val="22"/>
                <w:highlight w:val="white"/>
              </w:rPr>
            </w:pPr>
            <w:r>
              <w:rPr>
                <w:sz w:val="20"/>
                <w:szCs w:val="20"/>
              </w:rPr>
              <w:t>Quadro 19 - Descrição do caso de uso UC09 — Vincular serviço a objetivo estratégico</w:t>
            </w:r>
          </w:p>
        </w:tc>
        <w:tc>
          <w:tcPr>
            <w:tcW w:w="510" w:type="dxa"/>
            <w:tcMar>
              <w:top w:w="43" w:type="dxa"/>
              <w:left w:w="43" w:type="dxa"/>
              <w:bottom w:w="43" w:type="dxa"/>
              <w:right w:w="43" w:type="dxa"/>
            </w:tcMar>
          </w:tcPr>
          <w:p w14:paraId="62575C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0EE809C9" w14:textId="77777777">
        <w:trPr>
          <w:cantSplit/>
        </w:trPr>
        <w:tc>
          <w:tcPr>
            <w:tcW w:w="8490" w:type="dxa"/>
            <w:tcMar>
              <w:top w:w="43" w:type="dxa"/>
              <w:left w:w="43" w:type="dxa"/>
              <w:bottom w:w="43" w:type="dxa"/>
              <w:right w:w="43" w:type="dxa"/>
            </w:tcMar>
          </w:tcPr>
          <w:p w14:paraId="1DC125E6" w14:textId="77777777" w:rsidR="00BF0C07" w:rsidRDefault="00CF2E2C">
            <w:pPr>
              <w:spacing w:before="0" w:after="0" w:line="240" w:lineRule="auto"/>
              <w:jc w:val="left"/>
              <w:rPr>
                <w:sz w:val="22"/>
                <w:szCs w:val="22"/>
                <w:highlight w:val="white"/>
              </w:rPr>
            </w:pPr>
            <w:r>
              <w:rPr>
                <w:sz w:val="20"/>
                <w:szCs w:val="20"/>
              </w:rPr>
              <w:t>Quadro 20 - Descrição do caso de uso UC10 — Definir indicadores de desempenho</w:t>
            </w:r>
          </w:p>
        </w:tc>
        <w:tc>
          <w:tcPr>
            <w:tcW w:w="510" w:type="dxa"/>
            <w:tcMar>
              <w:top w:w="43" w:type="dxa"/>
              <w:left w:w="43" w:type="dxa"/>
              <w:bottom w:w="43" w:type="dxa"/>
              <w:right w:w="43" w:type="dxa"/>
            </w:tcMar>
          </w:tcPr>
          <w:p w14:paraId="15D7B28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3E9E4BEE" w14:textId="77777777">
        <w:trPr>
          <w:cantSplit/>
        </w:trPr>
        <w:tc>
          <w:tcPr>
            <w:tcW w:w="8490" w:type="dxa"/>
            <w:tcMar>
              <w:top w:w="43" w:type="dxa"/>
              <w:left w:w="43" w:type="dxa"/>
              <w:bottom w:w="43" w:type="dxa"/>
              <w:right w:w="43" w:type="dxa"/>
            </w:tcMar>
          </w:tcPr>
          <w:p w14:paraId="76CC0E5A" w14:textId="77777777" w:rsidR="00BF0C07" w:rsidRDefault="00CF2E2C">
            <w:pPr>
              <w:spacing w:before="0" w:after="0" w:line="240" w:lineRule="auto"/>
              <w:jc w:val="left"/>
              <w:rPr>
                <w:sz w:val="22"/>
                <w:szCs w:val="22"/>
                <w:highlight w:val="white"/>
              </w:rPr>
            </w:pPr>
            <w:r>
              <w:rPr>
                <w:sz w:val="20"/>
                <w:szCs w:val="20"/>
              </w:rPr>
              <w:t>Quadro 21 - Descrição do caso de uso UC11 — Gerar dados operacionais simulados</w:t>
            </w:r>
          </w:p>
        </w:tc>
        <w:tc>
          <w:tcPr>
            <w:tcW w:w="510" w:type="dxa"/>
            <w:tcMar>
              <w:top w:w="43" w:type="dxa"/>
              <w:left w:w="43" w:type="dxa"/>
              <w:bottom w:w="43" w:type="dxa"/>
              <w:right w:w="43" w:type="dxa"/>
            </w:tcMar>
          </w:tcPr>
          <w:p w14:paraId="0D4F849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02516FE" w14:textId="77777777">
        <w:trPr>
          <w:cantSplit/>
        </w:trPr>
        <w:tc>
          <w:tcPr>
            <w:tcW w:w="8490" w:type="dxa"/>
            <w:tcMar>
              <w:top w:w="43" w:type="dxa"/>
              <w:left w:w="43" w:type="dxa"/>
              <w:bottom w:w="43" w:type="dxa"/>
              <w:right w:w="43" w:type="dxa"/>
            </w:tcMar>
          </w:tcPr>
          <w:p w14:paraId="59D3B058" w14:textId="77777777" w:rsidR="00BF0C07" w:rsidRDefault="00CF2E2C">
            <w:pPr>
              <w:spacing w:before="0" w:after="0" w:line="240" w:lineRule="auto"/>
              <w:jc w:val="left"/>
              <w:rPr>
                <w:sz w:val="22"/>
                <w:szCs w:val="22"/>
                <w:highlight w:val="white"/>
              </w:rPr>
            </w:pPr>
            <w:r>
              <w:rPr>
                <w:sz w:val="20"/>
                <w:szCs w:val="20"/>
              </w:rPr>
              <w:t>Quadro 22 - Descrição do caso de uso UC12 — Consultar painel de indicadores</w:t>
            </w:r>
          </w:p>
        </w:tc>
        <w:tc>
          <w:tcPr>
            <w:tcW w:w="510" w:type="dxa"/>
            <w:tcMar>
              <w:top w:w="43" w:type="dxa"/>
              <w:left w:w="43" w:type="dxa"/>
              <w:bottom w:w="43" w:type="dxa"/>
              <w:right w:w="43" w:type="dxa"/>
            </w:tcMar>
          </w:tcPr>
          <w:p w14:paraId="2920F35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81D0FD5" w14:textId="77777777">
        <w:trPr>
          <w:cantSplit/>
        </w:trPr>
        <w:tc>
          <w:tcPr>
            <w:tcW w:w="8490" w:type="dxa"/>
            <w:tcMar>
              <w:top w:w="43" w:type="dxa"/>
              <w:left w:w="43" w:type="dxa"/>
              <w:bottom w:w="43" w:type="dxa"/>
              <w:right w:w="43" w:type="dxa"/>
            </w:tcMar>
          </w:tcPr>
          <w:p w14:paraId="59EFF0CE" w14:textId="77777777" w:rsidR="00BF0C07" w:rsidRDefault="00CF2E2C">
            <w:pPr>
              <w:spacing w:before="0" w:after="0" w:line="240" w:lineRule="auto"/>
              <w:jc w:val="left"/>
              <w:rPr>
                <w:sz w:val="22"/>
                <w:szCs w:val="22"/>
                <w:highlight w:val="white"/>
              </w:rPr>
            </w:pPr>
            <w:r>
              <w:rPr>
                <w:sz w:val="20"/>
                <w:szCs w:val="20"/>
              </w:rPr>
              <w:t>Quadro 23 - Dicionário de dados da ferramenta EduITSM</w:t>
            </w:r>
          </w:p>
        </w:tc>
        <w:tc>
          <w:tcPr>
            <w:tcW w:w="510" w:type="dxa"/>
            <w:tcMar>
              <w:top w:w="43" w:type="dxa"/>
              <w:left w:w="43" w:type="dxa"/>
              <w:bottom w:w="43" w:type="dxa"/>
              <w:right w:w="43" w:type="dxa"/>
            </w:tcMar>
          </w:tcPr>
          <w:p w14:paraId="64F5E34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4984C5E" w14:textId="77777777">
        <w:trPr>
          <w:cantSplit/>
        </w:trPr>
        <w:tc>
          <w:tcPr>
            <w:tcW w:w="8490" w:type="dxa"/>
            <w:tcMar>
              <w:top w:w="43" w:type="dxa"/>
              <w:left w:w="43" w:type="dxa"/>
              <w:bottom w:w="43" w:type="dxa"/>
              <w:right w:w="43" w:type="dxa"/>
            </w:tcMar>
          </w:tcPr>
          <w:p w14:paraId="1DF52D95" w14:textId="77777777" w:rsidR="00BF0C07" w:rsidRDefault="00CF2E2C">
            <w:pPr>
              <w:spacing w:before="0" w:after="0" w:line="240" w:lineRule="auto"/>
              <w:jc w:val="left"/>
              <w:rPr>
                <w:sz w:val="22"/>
                <w:szCs w:val="22"/>
                <w:highlight w:val="white"/>
              </w:rPr>
            </w:pPr>
            <w:r>
              <w:rPr>
                <w:sz w:val="20"/>
                <w:szCs w:val="20"/>
              </w:rPr>
              <w:t>Quadro 24 - Tecnologias empregadas no desenvolvimento da ferramenta</w:t>
            </w:r>
          </w:p>
        </w:tc>
        <w:tc>
          <w:tcPr>
            <w:tcW w:w="510" w:type="dxa"/>
            <w:tcMar>
              <w:top w:w="43" w:type="dxa"/>
              <w:left w:w="43" w:type="dxa"/>
              <w:bottom w:w="43" w:type="dxa"/>
              <w:right w:w="43" w:type="dxa"/>
            </w:tcMar>
          </w:tcPr>
          <w:p w14:paraId="61E2606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4010422" w14:textId="77777777">
        <w:trPr>
          <w:cantSplit/>
        </w:trPr>
        <w:tc>
          <w:tcPr>
            <w:tcW w:w="8490" w:type="dxa"/>
            <w:tcMar>
              <w:top w:w="43" w:type="dxa"/>
              <w:left w:w="43" w:type="dxa"/>
              <w:bottom w:w="43" w:type="dxa"/>
              <w:right w:w="43" w:type="dxa"/>
            </w:tcMar>
          </w:tcPr>
          <w:p w14:paraId="21B697E7" w14:textId="77777777" w:rsidR="00BF0C07" w:rsidRDefault="00CF2E2C">
            <w:pPr>
              <w:spacing w:before="0" w:after="0" w:line="240" w:lineRule="auto"/>
              <w:jc w:val="left"/>
              <w:rPr>
                <w:sz w:val="22"/>
                <w:szCs w:val="22"/>
                <w:highlight w:val="white"/>
              </w:rPr>
            </w:pPr>
            <w:r>
              <w:rPr>
                <w:sz w:val="20"/>
                <w:szCs w:val="20"/>
              </w:rPr>
              <w:t>Quadro 25 - Matriz de rastreabilidade dos requisitos funcionais</w:t>
            </w:r>
          </w:p>
        </w:tc>
        <w:tc>
          <w:tcPr>
            <w:tcW w:w="510" w:type="dxa"/>
            <w:tcMar>
              <w:top w:w="43" w:type="dxa"/>
              <w:left w:w="43" w:type="dxa"/>
              <w:bottom w:w="43" w:type="dxa"/>
              <w:right w:w="43" w:type="dxa"/>
            </w:tcMar>
          </w:tcPr>
          <w:p w14:paraId="74EE46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A5C838" w14:textId="77777777">
        <w:trPr>
          <w:cantSplit/>
        </w:trPr>
        <w:tc>
          <w:tcPr>
            <w:tcW w:w="8490" w:type="dxa"/>
            <w:tcMar>
              <w:top w:w="43" w:type="dxa"/>
              <w:left w:w="43" w:type="dxa"/>
              <w:bottom w:w="43" w:type="dxa"/>
              <w:right w:w="43" w:type="dxa"/>
            </w:tcMar>
          </w:tcPr>
          <w:p w14:paraId="66086FC8" w14:textId="77777777" w:rsidR="00BF0C07" w:rsidRDefault="00CF2E2C">
            <w:pPr>
              <w:spacing w:before="0" w:after="0" w:line="240" w:lineRule="auto"/>
              <w:jc w:val="left"/>
              <w:rPr>
                <w:sz w:val="22"/>
                <w:szCs w:val="22"/>
                <w:highlight w:val="white"/>
              </w:rPr>
            </w:pPr>
            <w:r>
              <w:rPr>
                <w:sz w:val="20"/>
                <w:szCs w:val="20"/>
              </w:rPr>
              <w:t>Quadro 26 - Plano de testes da ferramenta EduITSM</w:t>
            </w:r>
          </w:p>
        </w:tc>
        <w:tc>
          <w:tcPr>
            <w:tcW w:w="510" w:type="dxa"/>
            <w:tcMar>
              <w:top w:w="43" w:type="dxa"/>
              <w:left w:w="43" w:type="dxa"/>
              <w:bottom w:w="43" w:type="dxa"/>
              <w:right w:w="43" w:type="dxa"/>
            </w:tcMar>
          </w:tcPr>
          <w:p w14:paraId="6CB526F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524C9E" w14:textId="77777777">
        <w:trPr>
          <w:cantSplit/>
        </w:trPr>
        <w:tc>
          <w:tcPr>
            <w:tcW w:w="8490" w:type="dxa"/>
            <w:tcMar>
              <w:top w:w="43" w:type="dxa"/>
              <w:left w:w="43" w:type="dxa"/>
              <w:bottom w:w="43" w:type="dxa"/>
              <w:right w:w="43" w:type="dxa"/>
            </w:tcMar>
          </w:tcPr>
          <w:p w14:paraId="0A8B7897" w14:textId="77777777" w:rsidR="00BF0C07" w:rsidRDefault="00CF2E2C">
            <w:pPr>
              <w:spacing w:before="0" w:after="0" w:line="240" w:lineRule="auto"/>
              <w:jc w:val="left"/>
              <w:rPr>
                <w:sz w:val="22"/>
                <w:szCs w:val="22"/>
                <w:highlight w:val="white"/>
              </w:rPr>
            </w:pPr>
            <w:r>
              <w:rPr>
                <w:sz w:val="22"/>
                <w:szCs w:val="22"/>
                <w:highlight w:val="white"/>
              </w:rPr>
              <w:t>Quadro 27 - Resumo geral da unidade de aprendizagem</w:t>
            </w:r>
          </w:p>
        </w:tc>
        <w:tc>
          <w:tcPr>
            <w:tcW w:w="510" w:type="dxa"/>
            <w:tcMar>
              <w:top w:w="43" w:type="dxa"/>
              <w:left w:w="43" w:type="dxa"/>
              <w:bottom w:w="43" w:type="dxa"/>
              <w:right w:w="43" w:type="dxa"/>
            </w:tcMar>
          </w:tcPr>
          <w:p w14:paraId="239DEB2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46</w:t>
            </w:r>
          </w:p>
        </w:tc>
      </w:tr>
      <w:tr w:rsidR="00BF0C07" w14:paraId="016DDD23" w14:textId="77777777">
        <w:trPr>
          <w:cantSplit/>
        </w:trPr>
        <w:tc>
          <w:tcPr>
            <w:tcW w:w="8490" w:type="dxa"/>
            <w:tcMar>
              <w:top w:w="43" w:type="dxa"/>
              <w:left w:w="43" w:type="dxa"/>
              <w:bottom w:w="43" w:type="dxa"/>
              <w:right w:w="43" w:type="dxa"/>
            </w:tcMar>
          </w:tcPr>
          <w:p w14:paraId="7C523E5C" w14:textId="77777777" w:rsidR="00BF0C07" w:rsidRDefault="00CF2E2C">
            <w:pPr>
              <w:spacing w:before="0" w:after="0" w:line="240" w:lineRule="auto"/>
              <w:jc w:val="left"/>
              <w:rPr>
                <w:sz w:val="22"/>
                <w:szCs w:val="22"/>
                <w:highlight w:val="white"/>
              </w:rPr>
            </w:pPr>
            <w:r>
              <w:rPr>
                <w:sz w:val="22"/>
                <w:szCs w:val="22"/>
                <w:highlight w:val="white"/>
              </w:rPr>
              <w:t>Quadro 28 - Dados gerais da unidade de aprendizagem</w:t>
            </w:r>
          </w:p>
        </w:tc>
        <w:tc>
          <w:tcPr>
            <w:tcW w:w="510" w:type="dxa"/>
            <w:tcMar>
              <w:top w:w="43" w:type="dxa"/>
              <w:left w:w="43" w:type="dxa"/>
              <w:bottom w:w="43" w:type="dxa"/>
              <w:right w:w="43" w:type="dxa"/>
            </w:tcMar>
          </w:tcPr>
          <w:p w14:paraId="7A2F3E1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47</w:t>
            </w:r>
          </w:p>
        </w:tc>
      </w:tr>
      <w:tr w:rsidR="00BF0C07" w14:paraId="108B999D" w14:textId="77777777">
        <w:trPr>
          <w:cantSplit/>
        </w:trPr>
        <w:tc>
          <w:tcPr>
            <w:tcW w:w="8490" w:type="dxa"/>
            <w:tcMar>
              <w:top w:w="43" w:type="dxa"/>
              <w:left w:w="43" w:type="dxa"/>
              <w:bottom w:w="43" w:type="dxa"/>
              <w:right w:w="43" w:type="dxa"/>
            </w:tcMar>
          </w:tcPr>
          <w:p w14:paraId="6EC94707" w14:textId="77777777" w:rsidR="00BF0C07" w:rsidRDefault="00CF2E2C">
            <w:pPr>
              <w:spacing w:before="0" w:after="0" w:line="240" w:lineRule="auto"/>
              <w:jc w:val="left"/>
              <w:rPr>
                <w:sz w:val="22"/>
                <w:szCs w:val="22"/>
                <w:highlight w:val="white"/>
              </w:rPr>
            </w:pPr>
            <w:r>
              <w:rPr>
                <w:sz w:val="22"/>
                <w:szCs w:val="22"/>
                <w:highlight w:val="white"/>
              </w:rPr>
              <w:t xml:space="preserve">Quadro 29 - Entregas do Projeto </w:t>
            </w:r>
          </w:p>
        </w:tc>
        <w:tc>
          <w:tcPr>
            <w:tcW w:w="510" w:type="dxa"/>
            <w:tcMar>
              <w:top w:w="43" w:type="dxa"/>
              <w:left w:w="43" w:type="dxa"/>
              <w:bottom w:w="43" w:type="dxa"/>
              <w:right w:w="43" w:type="dxa"/>
            </w:tcMar>
          </w:tcPr>
          <w:p w14:paraId="3AB6C4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48</w:t>
            </w:r>
          </w:p>
        </w:tc>
      </w:tr>
      <w:tr w:rsidR="00BF0C07" w14:paraId="0C7347D1" w14:textId="77777777">
        <w:trPr>
          <w:cantSplit/>
        </w:trPr>
        <w:tc>
          <w:tcPr>
            <w:tcW w:w="8490" w:type="dxa"/>
            <w:tcMar>
              <w:top w:w="43" w:type="dxa"/>
              <w:left w:w="43" w:type="dxa"/>
              <w:bottom w:w="43" w:type="dxa"/>
              <w:right w:w="43" w:type="dxa"/>
            </w:tcMar>
          </w:tcPr>
          <w:p w14:paraId="5690D7AD" w14:textId="77777777" w:rsidR="00BF0C07" w:rsidRDefault="00CF2E2C">
            <w:pPr>
              <w:spacing w:before="0" w:after="0" w:line="240" w:lineRule="auto"/>
              <w:jc w:val="left"/>
              <w:rPr>
                <w:sz w:val="22"/>
                <w:szCs w:val="22"/>
                <w:highlight w:val="white"/>
              </w:rPr>
            </w:pPr>
            <w:r>
              <w:rPr>
                <w:sz w:val="22"/>
                <w:szCs w:val="22"/>
                <w:highlight w:val="white"/>
              </w:rPr>
              <w:t>Quadro 30 - Bibliografia recomendada da unidade de aprendizagem</w:t>
            </w:r>
          </w:p>
        </w:tc>
        <w:tc>
          <w:tcPr>
            <w:tcW w:w="510" w:type="dxa"/>
            <w:tcMar>
              <w:top w:w="43" w:type="dxa"/>
              <w:left w:w="43" w:type="dxa"/>
              <w:bottom w:w="43" w:type="dxa"/>
              <w:right w:w="43" w:type="dxa"/>
            </w:tcMar>
          </w:tcPr>
          <w:p w14:paraId="0DAEF82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49</w:t>
            </w:r>
          </w:p>
        </w:tc>
      </w:tr>
      <w:tr w:rsidR="00BF0C07" w14:paraId="7ACE8B7C" w14:textId="77777777">
        <w:trPr>
          <w:cantSplit/>
        </w:trPr>
        <w:tc>
          <w:tcPr>
            <w:tcW w:w="8490" w:type="dxa"/>
            <w:tcMar>
              <w:top w:w="43" w:type="dxa"/>
              <w:left w:w="43" w:type="dxa"/>
              <w:bottom w:w="43" w:type="dxa"/>
              <w:right w:w="43" w:type="dxa"/>
            </w:tcMar>
          </w:tcPr>
          <w:p w14:paraId="7EFF068C" w14:textId="77777777" w:rsidR="00BF0C07" w:rsidRDefault="00CF2E2C">
            <w:pPr>
              <w:spacing w:before="0" w:after="0" w:line="240" w:lineRule="auto"/>
              <w:jc w:val="left"/>
              <w:rPr>
                <w:sz w:val="22"/>
                <w:szCs w:val="22"/>
                <w:highlight w:val="white"/>
              </w:rPr>
            </w:pPr>
            <w:r>
              <w:rPr>
                <w:sz w:val="20"/>
                <w:szCs w:val="20"/>
              </w:rPr>
              <w:t>Quadro 31 - Endpoints da interface de programação de aplicações</w:t>
            </w:r>
          </w:p>
        </w:tc>
        <w:tc>
          <w:tcPr>
            <w:tcW w:w="510" w:type="dxa"/>
            <w:tcMar>
              <w:top w:w="43" w:type="dxa"/>
              <w:left w:w="43" w:type="dxa"/>
              <w:bottom w:w="43" w:type="dxa"/>
              <w:right w:w="43" w:type="dxa"/>
            </w:tcMar>
          </w:tcPr>
          <w:p w14:paraId="18AB32F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bl>
    <w:p w14:paraId="3D96C743" w14:textId="77777777" w:rsidR="00BF0C07" w:rsidRDefault="00CF2E2C">
      <w:pPr>
        <w:pStyle w:val="Subttulo"/>
        <w:pageBreakBefore/>
        <w:rPr>
          <w:highlight w:val="white"/>
        </w:rPr>
      </w:pPr>
      <w:bookmarkStart w:id="1" w:name="_qvkctkr63gf2" w:colFirst="0" w:colLast="0"/>
      <w:bookmarkEnd w:id="1"/>
      <w:r>
        <w:rPr>
          <w:sz w:val="28"/>
          <w:szCs w:val="28"/>
          <w:highlight w:val="white"/>
        </w:rPr>
        <w:t>LISTA DE ABREVIATURAS E SIGLAS</w:t>
      </w:r>
    </w:p>
    <w:tbl>
      <w:tblPr>
        <w:tblStyle w:val="ae"/>
        <w:tblW w:w="903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040"/>
        <w:gridCol w:w="6990"/>
      </w:tblGrid>
      <w:tr w:rsidR="00BF0C07" w14:paraId="63768CDF" w14:textId="77777777">
        <w:trPr>
          <w:trHeight w:val="505"/>
        </w:trPr>
        <w:tc>
          <w:tcPr>
            <w:tcW w:w="2040" w:type="dxa"/>
            <w:tcMar>
              <w:top w:w="2" w:type="dxa"/>
              <w:left w:w="2" w:type="dxa"/>
              <w:bottom w:w="2" w:type="dxa"/>
              <w:right w:w="2" w:type="dxa"/>
            </w:tcMar>
          </w:tcPr>
          <w:p w14:paraId="5C6720D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ADDIE </w:t>
            </w:r>
          </w:p>
        </w:tc>
        <w:tc>
          <w:tcPr>
            <w:tcW w:w="6990" w:type="dxa"/>
            <w:tcMar>
              <w:top w:w="2" w:type="dxa"/>
              <w:left w:w="2" w:type="dxa"/>
              <w:bottom w:w="2" w:type="dxa"/>
              <w:right w:w="2" w:type="dxa"/>
            </w:tcMar>
          </w:tcPr>
          <w:p w14:paraId="7B64C21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Analysis, Design, Development, Implementation, Evaluation (Análise, Design, Desenvolvimento, Implementação, Avaliação) </w:t>
            </w:r>
          </w:p>
        </w:tc>
      </w:tr>
      <w:tr w:rsidR="00BF0C07" w14:paraId="470D533E" w14:textId="77777777">
        <w:trPr>
          <w:trHeight w:val="505"/>
        </w:trPr>
        <w:tc>
          <w:tcPr>
            <w:tcW w:w="2040" w:type="dxa"/>
            <w:tcMar>
              <w:top w:w="2" w:type="dxa"/>
              <w:left w:w="2" w:type="dxa"/>
              <w:bottom w:w="2" w:type="dxa"/>
              <w:right w:w="2" w:type="dxa"/>
            </w:tcMar>
          </w:tcPr>
          <w:p w14:paraId="560740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ADS </w:t>
            </w:r>
          </w:p>
        </w:tc>
        <w:tc>
          <w:tcPr>
            <w:tcW w:w="6990" w:type="dxa"/>
            <w:tcMar>
              <w:top w:w="2" w:type="dxa"/>
              <w:left w:w="2" w:type="dxa"/>
              <w:bottom w:w="2" w:type="dxa"/>
              <w:right w:w="2" w:type="dxa"/>
            </w:tcMar>
          </w:tcPr>
          <w:p w14:paraId="6F5265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Análise e Desenvolvimento de Sistemas </w:t>
            </w:r>
          </w:p>
        </w:tc>
      </w:tr>
      <w:tr w:rsidR="00BF0C07" w14:paraId="39D7616A" w14:textId="77777777">
        <w:trPr>
          <w:trHeight w:val="505"/>
        </w:trPr>
        <w:tc>
          <w:tcPr>
            <w:tcW w:w="2040" w:type="dxa"/>
            <w:tcMar>
              <w:top w:w="2" w:type="dxa"/>
              <w:left w:w="2" w:type="dxa"/>
              <w:bottom w:w="2" w:type="dxa"/>
              <w:right w:w="2" w:type="dxa"/>
            </w:tcMar>
          </w:tcPr>
          <w:p w14:paraId="60CA13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API</w:t>
            </w:r>
          </w:p>
        </w:tc>
        <w:tc>
          <w:tcPr>
            <w:tcW w:w="6990" w:type="dxa"/>
            <w:tcMar>
              <w:top w:w="2" w:type="dxa"/>
              <w:left w:w="2" w:type="dxa"/>
              <w:bottom w:w="2" w:type="dxa"/>
              <w:right w:w="2" w:type="dxa"/>
            </w:tcMar>
          </w:tcPr>
          <w:p w14:paraId="43694D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Application Programming Interface (Interface de Programação de Aplicações)</w:t>
            </w:r>
          </w:p>
        </w:tc>
      </w:tr>
      <w:tr w:rsidR="00BF0C07" w14:paraId="657FBCAC" w14:textId="77777777">
        <w:trPr>
          <w:trHeight w:val="505"/>
        </w:trPr>
        <w:tc>
          <w:tcPr>
            <w:tcW w:w="2040" w:type="dxa"/>
            <w:tcMar>
              <w:top w:w="2" w:type="dxa"/>
              <w:left w:w="2" w:type="dxa"/>
              <w:bottom w:w="2" w:type="dxa"/>
              <w:right w:w="2" w:type="dxa"/>
            </w:tcMar>
          </w:tcPr>
          <w:p w14:paraId="653F46B7"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BPMN </w:t>
            </w:r>
          </w:p>
        </w:tc>
        <w:tc>
          <w:tcPr>
            <w:tcW w:w="6990" w:type="dxa"/>
            <w:tcMar>
              <w:top w:w="2" w:type="dxa"/>
              <w:left w:w="2" w:type="dxa"/>
              <w:bottom w:w="2" w:type="dxa"/>
              <w:right w:w="2" w:type="dxa"/>
            </w:tcMar>
          </w:tcPr>
          <w:p w14:paraId="4788C87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Process Modeling Notation (Notação de Modelagem de Processos de Negócios) </w:t>
            </w:r>
          </w:p>
        </w:tc>
      </w:tr>
      <w:tr w:rsidR="00BF0C07" w14:paraId="61BED1FA" w14:textId="77777777">
        <w:trPr>
          <w:trHeight w:val="505"/>
        </w:trPr>
        <w:tc>
          <w:tcPr>
            <w:tcW w:w="2040" w:type="dxa"/>
            <w:tcMar>
              <w:top w:w="2" w:type="dxa"/>
              <w:left w:w="2" w:type="dxa"/>
              <w:bottom w:w="2" w:type="dxa"/>
              <w:right w:w="2" w:type="dxa"/>
            </w:tcMar>
          </w:tcPr>
          <w:p w14:paraId="7075EF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BRM </w:t>
            </w:r>
          </w:p>
        </w:tc>
        <w:tc>
          <w:tcPr>
            <w:tcW w:w="6990" w:type="dxa"/>
            <w:tcMar>
              <w:top w:w="2" w:type="dxa"/>
              <w:left w:w="2" w:type="dxa"/>
              <w:bottom w:w="2" w:type="dxa"/>
              <w:right w:w="2" w:type="dxa"/>
            </w:tcMar>
          </w:tcPr>
          <w:p w14:paraId="777F17B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Relationship Manager (Gerente de Relacionamento com o Negócio) </w:t>
            </w:r>
          </w:p>
        </w:tc>
      </w:tr>
      <w:tr w:rsidR="00BF0C07" w14:paraId="03D7B48B" w14:textId="77777777">
        <w:trPr>
          <w:trHeight w:val="505"/>
        </w:trPr>
        <w:tc>
          <w:tcPr>
            <w:tcW w:w="2040" w:type="dxa"/>
            <w:tcMar>
              <w:top w:w="2" w:type="dxa"/>
              <w:left w:w="2" w:type="dxa"/>
              <w:bottom w:w="2" w:type="dxa"/>
              <w:right w:w="2" w:type="dxa"/>
            </w:tcMar>
          </w:tcPr>
          <w:p w14:paraId="708A4AB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CAPEX </w:t>
            </w:r>
          </w:p>
        </w:tc>
        <w:tc>
          <w:tcPr>
            <w:tcW w:w="6990" w:type="dxa"/>
            <w:tcMar>
              <w:top w:w="2" w:type="dxa"/>
              <w:left w:w="2" w:type="dxa"/>
              <w:bottom w:w="2" w:type="dxa"/>
              <w:right w:w="2" w:type="dxa"/>
            </w:tcMar>
          </w:tcPr>
          <w:p w14:paraId="046077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Capital Expenditure (Despesa de Capital) </w:t>
            </w:r>
          </w:p>
        </w:tc>
      </w:tr>
      <w:tr w:rsidR="00BF0C07" w14:paraId="19FEA02F" w14:textId="77777777">
        <w:trPr>
          <w:trHeight w:val="505"/>
        </w:trPr>
        <w:tc>
          <w:tcPr>
            <w:tcW w:w="2040" w:type="dxa"/>
            <w:tcMar>
              <w:top w:w="2" w:type="dxa"/>
              <w:left w:w="2" w:type="dxa"/>
              <w:bottom w:w="2" w:type="dxa"/>
              <w:right w:w="2" w:type="dxa"/>
            </w:tcMar>
          </w:tcPr>
          <w:p w14:paraId="0535FB3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CBT </w:t>
            </w:r>
          </w:p>
        </w:tc>
        <w:tc>
          <w:tcPr>
            <w:tcW w:w="6990" w:type="dxa"/>
            <w:tcMar>
              <w:top w:w="2" w:type="dxa"/>
              <w:left w:w="2" w:type="dxa"/>
              <w:bottom w:w="2" w:type="dxa"/>
              <w:right w:w="2" w:type="dxa"/>
            </w:tcMar>
          </w:tcPr>
          <w:p w14:paraId="02F206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Computer Based Test (Teste Baseado em Computador) </w:t>
            </w:r>
          </w:p>
        </w:tc>
      </w:tr>
      <w:tr w:rsidR="00BF0C07" w14:paraId="5259CCD4" w14:textId="77777777">
        <w:trPr>
          <w:trHeight w:val="505"/>
        </w:trPr>
        <w:tc>
          <w:tcPr>
            <w:tcW w:w="2040" w:type="dxa"/>
            <w:tcMar>
              <w:top w:w="2" w:type="dxa"/>
              <w:left w:w="2" w:type="dxa"/>
              <w:bottom w:w="2" w:type="dxa"/>
              <w:right w:w="2" w:type="dxa"/>
            </w:tcMar>
          </w:tcPr>
          <w:p w14:paraId="5853F8A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 </w:t>
            </w:r>
          </w:p>
        </w:tc>
        <w:tc>
          <w:tcPr>
            <w:tcW w:w="6990" w:type="dxa"/>
            <w:tcMar>
              <w:top w:w="2" w:type="dxa"/>
              <w:left w:w="2" w:type="dxa"/>
              <w:bottom w:w="2" w:type="dxa"/>
              <w:right w:w="2" w:type="dxa"/>
            </w:tcMar>
          </w:tcPr>
          <w:p w14:paraId="287602E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Ciência da Computação </w:t>
            </w:r>
          </w:p>
        </w:tc>
      </w:tr>
      <w:tr w:rsidR="00BF0C07" w:rsidRPr="00D65AB3" w14:paraId="292BC344" w14:textId="77777777">
        <w:trPr>
          <w:trHeight w:val="505"/>
        </w:trPr>
        <w:tc>
          <w:tcPr>
            <w:tcW w:w="2040" w:type="dxa"/>
            <w:tcMar>
              <w:top w:w="2" w:type="dxa"/>
              <w:left w:w="2" w:type="dxa"/>
              <w:bottom w:w="2" w:type="dxa"/>
              <w:right w:w="2" w:type="dxa"/>
            </w:tcMar>
          </w:tcPr>
          <w:p w14:paraId="5A13BF5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CCTA </w:t>
            </w:r>
          </w:p>
        </w:tc>
        <w:tc>
          <w:tcPr>
            <w:tcW w:w="6990" w:type="dxa"/>
            <w:tcMar>
              <w:top w:w="2" w:type="dxa"/>
              <w:left w:w="2" w:type="dxa"/>
              <w:bottom w:w="2" w:type="dxa"/>
              <w:right w:w="2" w:type="dxa"/>
            </w:tcMar>
          </w:tcPr>
          <w:p w14:paraId="42A0AD79"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Central Computer and Telecommunication Agency </w:t>
            </w:r>
          </w:p>
        </w:tc>
      </w:tr>
      <w:tr w:rsidR="00BF0C07" w14:paraId="52AA7423" w14:textId="77777777">
        <w:trPr>
          <w:trHeight w:val="505"/>
        </w:trPr>
        <w:tc>
          <w:tcPr>
            <w:tcW w:w="2040" w:type="dxa"/>
            <w:tcMar>
              <w:top w:w="2" w:type="dxa"/>
              <w:left w:w="2" w:type="dxa"/>
              <w:bottom w:w="2" w:type="dxa"/>
              <w:right w:w="2" w:type="dxa"/>
            </w:tcMar>
          </w:tcPr>
          <w:p w14:paraId="0EEEC6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CMMI </w:t>
            </w:r>
          </w:p>
        </w:tc>
        <w:tc>
          <w:tcPr>
            <w:tcW w:w="6990" w:type="dxa"/>
            <w:tcMar>
              <w:top w:w="2" w:type="dxa"/>
              <w:left w:w="2" w:type="dxa"/>
              <w:bottom w:w="2" w:type="dxa"/>
              <w:right w:w="2" w:type="dxa"/>
            </w:tcMar>
          </w:tcPr>
          <w:p w14:paraId="793072A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Capability Maturity Model Integration (Integração de Modelos de Maturidade em Capacidade) </w:t>
            </w:r>
          </w:p>
        </w:tc>
      </w:tr>
      <w:tr w:rsidR="00BF0C07" w:rsidRPr="00D65AB3" w14:paraId="4791BFF5" w14:textId="77777777">
        <w:trPr>
          <w:trHeight w:val="505"/>
        </w:trPr>
        <w:tc>
          <w:tcPr>
            <w:tcW w:w="2040" w:type="dxa"/>
            <w:tcMar>
              <w:top w:w="2" w:type="dxa"/>
              <w:left w:w="2" w:type="dxa"/>
              <w:bottom w:w="2" w:type="dxa"/>
              <w:right w:w="2" w:type="dxa"/>
            </w:tcMar>
          </w:tcPr>
          <w:p w14:paraId="703641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COBIT </w:t>
            </w:r>
          </w:p>
        </w:tc>
        <w:tc>
          <w:tcPr>
            <w:tcW w:w="6990" w:type="dxa"/>
            <w:tcMar>
              <w:top w:w="2" w:type="dxa"/>
              <w:left w:w="2" w:type="dxa"/>
              <w:bottom w:w="2" w:type="dxa"/>
              <w:right w:w="2" w:type="dxa"/>
            </w:tcMar>
          </w:tcPr>
          <w:p w14:paraId="6C6A5D7F"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Control Objectives for Information and Related Technology </w:t>
            </w:r>
          </w:p>
        </w:tc>
      </w:tr>
      <w:tr w:rsidR="00BF0C07" w14:paraId="37650526" w14:textId="77777777">
        <w:trPr>
          <w:trHeight w:val="505"/>
        </w:trPr>
        <w:tc>
          <w:tcPr>
            <w:tcW w:w="2040" w:type="dxa"/>
            <w:tcMar>
              <w:top w:w="2" w:type="dxa"/>
              <w:left w:w="2" w:type="dxa"/>
              <w:bottom w:w="2" w:type="dxa"/>
              <w:right w:w="2" w:type="dxa"/>
            </w:tcMar>
          </w:tcPr>
          <w:p w14:paraId="3D7DE65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CST </w:t>
            </w:r>
          </w:p>
        </w:tc>
        <w:tc>
          <w:tcPr>
            <w:tcW w:w="6990" w:type="dxa"/>
            <w:tcMar>
              <w:top w:w="2" w:type="dxa"/>
              <w:left w:w="2" w:type="dxa"/>
              <w:bottom w:w="2" w:type="dxa"/>
              <w:right w:w="2" w:type="dxa"/>
            </w:tcMar>
          </w:tcPr>
          <w:p w14:paraId="21FB0E6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Curso Superior de Tecnologia </w:t>
            </w:r>
          </w:p>
        </w:tc>
      </w:tr>
      <w:tr w:rsidR="00BF0C07" w14:paraId="76F248D0" w14:textId="77777777">
        <w:trPr>
          <w:trHeight w:val="505"/>
        </w:trPr>
        <w:tc>
          <w:tcPr>
            <w:tcW w:w="2040" w:type="dxa"/>
            <w:tcMar>
              <w:top w:w="2" w:type="dxa"/>
              <w:left w:w="2" w:type="dxa"/>
              <w:bottom w:w="2" w:type="dxa"/>
              <w:right w:w="2" w:type="dxa"/>
            </w:tcMar>
          </w:tcPr>
          <w:p w14:paraId="39835A5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DI </w:t>
            </w:r>
          </w:p>
        </w:tc>
        <w:tc>
          <w:tcPr>
            <w:tcW w:w="6990" w:type="dxa"/>
            <w:tcMar>
              <w:top w:w="2" w:type="dxa"/>
              <w:left w:w="2" w:type="dxa"/>
              <w:bottom w:w="2" w:type="dxa"/>
              <w:right w:w="2" w:type="dxa"/>
            </w:tcMar>
          </w:tcPr>
          <w:p w14:paraId="7F2CDB9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Design Instrucional </w:t>
            </w:r>
          </w:p>
        </w:tc>
      </w:tr>
      <w:tr w:rsidR="00BF0C07" w14:paraId="09557F51" w14:textId="77777777">
        <w:trPr>
          <w:trHeight w:val="505"/>
        </w:trPr>
        <w:tc>
          <w:tcPr>
            <w:tcW w:w="2040" w:type="dxa"/>
            <w:tcMar>
              <w:top w:w="2" w:type="dxa"/>
              <w:left w:w="2" w:type="dxa"/>
              <w:bottom w:w="2" w:type="dxa"/>
              <w:right w:w="2" w:type="dxa"/>
            </w:tcMar>
          </w:tcPr>
          <w:p w14:paraId="47E03CB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EACH </w:t>
            </w:r>
          </w:p>
        </w:tc>
        <w:tc>
          <w:tcPr>
            <w:tcW w:w="6990" w:type="dxa"/>
            <w:tcMar>
              <w:top w:w="2" w:type="dxa"/>
              <w:left w:w="2" w:type="dxa"/>
              <w:bottom w:w="2" w:type="dxa"/>
              <w:right w:w="2" w:type="dxa"/>
            </w:tcMar>
          </w:tcPr>
          <w:p w14:paraId="0084FFC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Escola de Artes, Ciências e Humanidades </w:t>
            </w:r>
          </w:p>
        </w:tc>
      </w:tr>
      <w:tr w:rsidR="00BF0C07" w14:paraId="461705CB" w14:textId="77777777">
        <w:trPr>
          <w:trHeight w:val="505"/>
        </w:trPr>
        <w:tc>
          <w:tcPr>
            <w:tcW w:w="2040" w:type="dxa"/>
            <w:tcMar>
              <w:top w:w="2" w:type="dxa"/>
              <w:left w:w="2" w:type="dxa"/>
              <w:bottom w:w="2" w:type="dxa"/>
              <w:right w:w="2" w:type="dxa"/>
            </w:tcMar>
          </w:tcPr>
          <w:p w14:paraId="3001E9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GTI </w:t>
            </w:r>
          </w:p>
        </w:tc>
        <w:tc>
          <w:tcPr>
            <w:tcW w:w="6990" w:type="dxa"/>
            <w:tcMar>
              <w:top w:w="2" w:type="dxa"/>
              <w:left w:w="2" w:type="dxa"/>
              <w:bottom w:w="2" w:type="dxa"/>
              <w:right w:w="2" w:type="dxa"/>
            </w:tcMar>
          </w:tcPr>
          <w:p w14:paraId="5475CBC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Governança da Tecnologia da Informação </w:t>
            </w:r>
          </w:p>
        </w:tc>
      </w:tr>
      <w:tr w:rsidR="00BF0C07" w14:paraId="6FD05E0A" w14:textId="77777777">
        <w:trPr>
          <w:trHeight w:val="505"/>
        </w:trPr>
        <w:tc>
          <w:tcPr>
            <w:tcW w:w="2040" w:type="dxa"/>
            <w:tcMar>
              <w:top w:w="2" w:type="dxa"/>
              <w:left w:w="2" w:type="dxa"/>
              <w:bottom w:w="2" w:type="dxa"/>
              <w:right w:w="2" w:type="dxa"/>
            </w:tcMar>
          </w:tcPr>
          <w:p w14:paraId="7C4607F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IaaS </w:t>
            </w:r>
          </w:p>
        </w:tc>
        <w:tc>
          <w:tcPr>
            <w:tcW w:w="6990" w:type="dxa"/>
            <w:tcMar>
              <w:top w:w="2" w:type="dxa"/>
              <w:left w:w="2" w:type="dxa"/>
              <w:bottom w:w="2" w:type="dxa"/>
              <w:right w:w="2" w:type="dxa"/>
            </w:tcMar>
          </w:tcPr>
          <w:p w14:paraId="25ACC36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Infrastructure as a Service (Infraestrutura como Serviço) </w:t>
            </w:r>
          </w:p>
        </w:tc>
      </w:tr>
      <w:tr w:rsidR="00BF0C07" w14:paraId="30361F10" w14:textId="77777777">
        <w:trPr>
          <w:trHeight w:val="505"/>
        </w:trPr>
        <w:tc>
          <w:tcPr>
            <w:tcW w:w="2040" w:type="dxa"/>
            <w:tcMar>
              <w:top w:w="2" w:type="dxa"/>
              <w:left w:w="2" w:type="dxa"/>
              <w:bottom w:w="2" w:type="dxa"/>
              <w:right w:w="2" w:type="dxa"/>
            </w:tcMar>
          </w:tcPr>
          <w:p w14:paraId="27B4A4D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IES </w:t>
            </w:r>
          </w:p>
        </w:tc>
        <w:tc>
          <w:tcPr>
            <w:tcW w:w="6990" w:type="dxa"/>
            <w:tcMar>
              <w:top w:w="2" w:type="dxa"/>
              <w:left w:w="2" w:type="dxa"/>
              <w:bottom w:w="2" w:type="dxa"/>
              <w:right w:w="2" w:type="dxa"/>
            </w:tcMar>
          </w:tcPr>
          <w:p w14:paraId="5825763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Instituições de Ensino Superior </w:t>
            </w:r>
          </w:p>
        </w:tc>
      </w:tr>
      <w:tr w:rsidR="00BF0C07" w14:paraId="36E6ED14" w14:textId="77777777">
        <w:trPr>
          <w:trHeight w:val="505"/>
        </w:trPr>
        <w:tc>
          <w:tcPr>
            <w:tcW w:w="2040" w:type="dxa"/>
            <w:tcMar>
              <w:top w:w="2" w:type="dxa"/>
              <w:left w:w="2" w:type="dxa"/>
              <w:bottom w:w="2" w:type="dxa"/>
              <w:right w:w="2" w:type="dxa"/>
            </w:tcMar>
          </w:tcPr>
          <w:p w14:paraId="275269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ITA </w:t>
            </w:r>
          </w:p>
        </w:tc>
        <w:tc>
          <w:tcPr>
            <w:tcW w:w="6990" w:type="dxa"/>
            <w:tcMar>
              <w:top w:w="2" w:type="dxa"/>
              <w:left w:w="2" w:type="dxa"/>
              <w:bottom w:w="2" w:type="dxa"/>
              <w:right w:w="2" w:type="dxa"/>
            </w:tcMar>
          </w:tcPr>
          <w:p w14:paraId="1FB67D0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Tecnológico de Aeronáutica </w:t>
            </w:r>
          </w:p>
        </w:tc>
      </w:tr>
      <w:tr w:rsidR="00BF0C07" w14:paraId="3D614E7C" w14:textId="77777777">
        <w:trPr>
          <w:trHeight w:val="505"/>
        </w:trPr>
        <w:tc>
          <w:tcPr>
            <w:tcW w:w="2040" w:type="dxa"/>
            <w:tcMar>
              <w:top w:w="2" w:type="dxa"/>
              <w:left w:w="2" w:type="dxa"/>
              <w:bottom w:w="2" w:type="dxa"/>
              <w:right w:w="2" w:type="dxa"/>
            </w:tcMar>
          </w:tcPr>
          <w:p w14:paraId="5421DDF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IME </w:t>
            </w:r>
          </w:p>
        </w:tc>
        <w:tc>
          <w:tcPr>
            <w:tcW w:w="6990" w:type="dxa"/>
            <w:tcMar>
              <w:top w:w="2" w:type="dxa"/>
              <w:left w:w="2" w:type="dxa"/>
              <w:bottom w:w="2" w:type="dxa"/>
              <w:right w:w="2" w:type="dxa"/>
            </w:tcMar>
          </w:tcPr>
          <w:p w14:paraId="324C8A4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Militar de Engenharia </w:t>
            </w:r>
          </w:p>
        </w:tc>
      </w:tr>
      <w:tr w:rsidR="00BF0C07" w14:paraId="047A9E2C" w14:textId="77777777">
        <w:trPr>
          <w:trHeight w:val="505"/>
        </w:trPr>
        <w:tc>
          <w:tcPr>
            <w:tcW w:w="2040" w:type="dxa"/>
            <w:tcMar>
              <w:top w:w="2" w:type="dxa"/>
              <w:left w:w="2" w:type="dxa"/>
              <w:bottom w:w="2" w:type="dxa"/>
              <w:right w:w="2" w:type="dxa"/>
            </w:tcMar>
          </w:tcPr>
          <w:p w14:paraId="590CC79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ISO </w:t>
            </w:r>
          </w:p>
        </w:tc>
        <w:tc>
          <w:tcPr>
            <w:tcW w:w="6990" w:type="dxa"/>
            <w:tcMar>
              <w:top w:w="2" w:type="dxa"/>
              <w:left w:w="2" w:type="dxa"/>
              <w:bottom w:w="2" w:type="dxa"/>
              <w:right w:w="2" w:type="dxa"/>
            </w:tcMar>
          </w:tcPr>
          <w:p w14:paraId="5A51857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International Organization for Standardization (Organização Internacional de Normalização) </w:t>
            </w:r>
          </w:p>
        </w:tc>
      </w:tr>
      <w:tr w:rsidR="00BF0C07" w14:paraId="527057DD" w14:textId="77777777">
        <w:trPr>
          <w:trHeight w:val="505"/>
        </w:trPr>
        <w:tc>
          <w:tcPr>
            <w:tcW w:w="2040" w:type="dxa"/>
            <w:tcMar>
              <w:top w:w="2" w:type="dxa"/>
              <w:left w:w="2" w:type="dxa"/>
              <w:bottom w:w="2" w:type="dxa"/>
              <w:right w:w="2" w:type="dxa"/>
            </w:tcMar>
          </w:tcPr>
          <w:p w14:paraId="6F12B35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ITIL </w:t>
            </w:r>
          </w:p>
        </w:tc>
        <w:tc>
          <w:tcPr>
            <w:tcW w:w="6990" w:type="dxa"/>
            <w:tcMar>
              <w:top w:w="2" w:type="dxa"/>
              <w:left w:w="2" w:type="dxa"/>
              <w:bottom w:w="2" w:type="dxa"/>
              <w:right w:w="2" w:type="dxa"/>
            </w:tcMar>
          </w:tcPr>
          <w:p w14:paraId="3B76AA4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Information Technology Infrastructure Library (Biblioteca de Infraestrutura de Tecnologia da Informação) </w:t>
            </w:r>
          </w:p>
        </w:tc>
      </w:tr>
      <w:tr w:rsidR="00BF0C07" w14:paraId="1579C01D" w14:textId="77777777">
        <w:trPr>
          <w:trHeight w:val="505"/>
        </w:trPr>
        <w:tc>
          <w:tcPr>
            <w:tcW w:w="2040" w:type="dxa"/>
            <w:tcMar>
              <w:top w:w="2" w:type="dxa"/>
              <w:left w:w="2" w:type="dxa"/>
              <w:bottom w:w="2" w:type="dxa"/>
              <w:right w:w="2" w:type="dxa"/>
            </w:tcMar>
          </w:tcPr>
          <w:p w14:paraId="3AE797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ITSM </w:t>
            </w:r>
          </w:p>
        </w:tc>
        <w:tc>
          <w:tcPr>
            <w:tcW w:w="6990" w:type="dxa"/>
            <w:tcMar>
              <w:top w:w="2" w:type="dxa"/>
              <w:left w:w="2" w:type="dxa"/>
              <w:bottom w:w="2" w:type="dxa"/>
              <w:right w:w="2" w:type="dxa"/>
            </w:tcMar>
          </w:tcPr>
          <w:p w14:paraId="61B91C2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IT Service Management (Gerenciamento de Serviços de TI) </w:t>
            </w:r>
          </w:p>
        </w:tc>
      </w:tr>
      <w:tr w:rsidR="00BF0C07" w14:paraId="06121477" w14:textId="77777777">
        <w:trPr>
          <w:trHeight w:val="505"/>
        </w:trPr>
        <w:tc>
          <w:tcPr>
            <w:tcW w:w="2040" w:type="dxa"/>
            <w:tcMar>
              <w:top w:w="2" w:type="dxa"/>
              <w:left w:w="2" w:type="dxa"/>
              <w:bottom w:w="2" w:type="dxa"/>
              <w:right w:w="2" w:type="dxa"/>
            </w:tcMar>
          </w:tcPr>
          <w:p w14:paraId="16C0E39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JWT</w:t>
            </w:r>
          </w:p>
        </w:tc>
        <w:tc>
          <w:tcPr>
            <w:tcW w:w="6990" w:type="dxa"/>
            <w:tcMar>
              <w:top w:w="2" w:type="dxa"/>
              <w:left w:w="2" w:type="dxa"/>
              <w:bottom w:w="2" w:type="dxa"/>
              <w:right w:w="2" w:type="dxa"/>
            </w:tcMar>
          </w:tcPr>
          <w:p w14:paraId="00E902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JSON Web Token (Token Web JSON)</w:t>
            </w:r>
          </w:p>
        </w:tc>
      </w:tr>
      <w:tr w:rsidR="00BF0C07" w14:paraId="367F6BCA" w14:textId="77777777">
        <w:trPr>
          <w:trHeight w:val="505"/>
        </w:trPr>
        <w:tc>
          <w:tcPr>
            <w:tcW w:w="2040" w:type="dxa"/>
            <w:tcMar>
              <w:top w:w="2" w:type="dxa"/>
              <w:left w:w="2" w:type="dxa"/>
              <w:bottom w:w="2" w:type="dxa"/>
              <w:right w:w="2" w:type="dxa"/>
            </w:tcMar>
          </w:tcPr>
          <w:p w14:paraId="7EA7C78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MER</w:t>
            </w:r>
          </w:p>
        </w:tc>
        <w:tc>
          <w:tcPr>
            <w:tcW w:w="6990" w:type="dxa"/>
            <w:tcMar>
              <w:top w:w="2" w:type="dxa"/>
              <w:left w:w="2" w:type="dxa"/>
              <w:bottom w:w="2" w:type="dxa"/>
              <w:right w:w="2" w:type="dxa"/>
            </w:tcMar>
          </w:tcPr>
          <w:p w14:paraId="059EC1D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Modelo de Entidade e Relacionamento</w:t>
            </w:r>
          </w:p>
        </w:tc>
      </w:tr>
      <w:tr w:rsidR="00BF0C07" w14:paraId="66B520E2" w14:textId="77777777">
        <w:trPr>
          <w:trHeight w:val="505"/>
        </w:trPr>
        <w:tc>
          <w:tcPr>
            <w:tcW w:w="2040" w:type="dxa"/>
            <w:tcMar>
              <w:top w:w="2" w:type="dxa"/>
              <w:left w:w="2" w:type="dxa"/>
              <w:bottom w:w="2" w:type="dxa"/>
              <w:right w:w="2" w:type="dxa"/>
            </w:tcMar>
          </w:tcPr>
          <w:p w14:paraId="7ACBD7F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MOF </w:t>
            </w:r>
          </w:p>
        </w:tc>
        <w:tc>
          <w:tcPr>
            <w:tcW w:w="6990" w:type="dxa"/>
            <w:tcMar>
              <w:top w:w="2" w:type="dxa"/>
              <w:left w:w="2" w:type="dxa"/>
              <w:bottom w:w="2" w:type="dxa"/>
              <w:right w:w="2" w:type="dxa"/>
            </w:tcMar>
          </w:tcPr>
          <w:p w14:paraId="792A4C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Microsoft Operations Framework </w:t>
            </w:r>
          </w:p>
        </w:tc>
      </w:tr>
      <w:tr w:rsidR="00BF0C07" w14:paraId="57ACE31C" w14:textId="77777777">
        <w:trPr>
          <w:trHeight w:val="505"/>
        </w:trPr>
        <w:tc>
          <w:tcPr>
            <w:tcW w:w="2040" w:type="dxa"/>
            <w:tcMar>
              <w:top w:w="2" w:type="dxa"/>
              <w:left w:w="2" w:type="dxa"/>
              <w:bottom w:w="2" w:type="dxa"/>
              <w:right w:w="2" w:type="dxa"/>
            </w:tcMar>
          </w:tcPr>
          <w:p w14:paraId="4DBB6F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MP </w:t>
            </w:r>
          </w:p>
        </w:tc>
        <w:tc>
          <w:tcPr>
            <w:tcW w:w="6990" w:type="dxa"/>
            <w:tcMar>
              <w:top w:w="2" w:type="dxa"/>
              <w:left w:w="2" w:type="dxa"/>
              <w:bottom w:w="2" w:type="dxa"/>
              <w:right w:w="2" w:type="dxa"/>
            </w:tcMar>
          </w:tcPr>
          <w:p w14:paraId="2AC160D7"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Managing Professional </w:t>
            </w:r>
          </w:p>
        </w:tc>
      </w:tr>
      <w:tr w:rsidR="00BF0C07" w14:paraId="42DA9AF9" w14:textId="77777777">
        <w:trPr>
          <w:trHeight w:val="505"/>
        </w:trPr>
        <w:tc>
          <w:tcPr>
            <w:tcW w:w="2040" w:type="dxa"/>
            <w:tcMar>
              <w:top w:w="2" w:type="dxa"/>
              <w:left w:w="2" w:type="dxa"/>
              <w:bottom w:w="2" w:type="dxa"/>
              <w:right w:w="2" w:type="dxa"/>
            </w:tcMar>
          </w:tcPr>
          <w:p w14:paraId="5156E29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OPEX</w:t>
            </w:r>
          </w:p>
        </w:tc>
        <w:tc>
          <w:tcPr>
            <w:tcW w:w="6990" w:type="dxa"/>
            <w:tcMar>
              <w:top w:w="2" w:type="dxa"/>
              <w:left w:w="2" w:type="dxa"/>
              <w:bottom w:w="2" w:type="dxa"/>
              <w:right w:w="2" w:type="dxa"/>
            </w:tcMar>
          </w:tcPr>
          <w:p w14:paraId="0D3EF21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Operational Expenditure (Despesa Operacional)</w:t>
            </w:r>
          </w:p>
        </w:tc>
      </w:tr>
      <w:tr w:rsidR="00BF0C07" w14:paraId="75EEBB4B" w14:textId="77777777">
        <w:trPr>
          <w:trHeight w:val="505"/>
        </w:trPr>
        <w:tc>
          <w:tcPr>
            <w:tcW w:w="2040" w:type="dxa"/>
            <w:tcMar>
              <w:top w:w="2" w:type="dxa"/>
              <w:left w:w="2" w:type="dxa"/>
              <w:bottom w:w="2" w:type="dxa"/>
              <w:right w:w="2" w:type="dxa"/>
            </w:tcMar>
          </w:tcPr>
          <w:p w14:paraId="57781FE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ORM</w:t>
            </w:r>
          </w:p>
        </w:tc>
        <w:tc>
          <w:tcPr>
            <w:tcW w:w="6990" w:type="dxa"/>
            <w:tcMar>
              <w:top w:w="2" w:type="dxa"/>
              <w:left w:w="2" w:type="dxa"/>
              <w:bottom w:w="2" w:type="dxa"/>
              <w:right w:w="2" w:type="dxa"/>
            </w:tcMar>
          </w:tcPr>
          <w:p w14:paraId="366C5B1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Object-Relational Mapping (Mapeamento Objeto-Relacional)</w:t>
            </w:r>
          </w:p>
        </w:tc>
      </w:tr>
      <w:tr w:rsidR="00BF0C07" w14:paraId="5F02FD2D" w14:textId="77777777">
        <w:trPr>
          <w:trHeight w:val="505"/>
        </w:trPr>
        <w:tc>
          <w:tcPr>
            <w:tcW w:w="2040" w:type="dxa"/>
            <w:tcMar>
              <w:top w:w="2" w:type="dxa"/>
              <w:left w:w="2" w:type="dxa"/>
              <w:bottom w:w="2" w:type="dxa"/>
              <w:right w:w="2" w:type="dxa"/>
            </w:tcMar>
          </w:tcPr>
          <w:p w14:paraId="1E917C3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PaaS </w:t>
            </w:r>
          </w:p>
        </w:tc>
        <w:tc>
          <w:tcPr>
            <w:tcW w:w="6990" w:type="dxa"/>
            <w:tcMar>
              <w:top w:w="2" w:type="dxa"/>
              <w:left w:w="2" w:type="dxa"/>
              <w:bottom w:w="2" w:type="dxa"/>
              <w:right w:w="2" w:type="dxa"/>
            </w:tcMar>
          </w:tcPr>
          <w:p w14:paraId="4E56478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Platform as a Service (Plataforma como Serviço) </w:t>
            </w:r>
          </w:p>
        </w:tc>
      </w:tr>
      <w:tr w:rsidR="00BF0C07" w14:paraId="18F8AA4C" w14:textId="77777777">
        <w:trPr>
          <w:trHeight w:val="505"/>
        </w:trPr>
        <w:tc>
          <w:tcPr>
            <w:tcW w:w="2040" w:type="dxa"/>
            <w:tcMar>
              <w:top w:w="2" w:type="dxa"/>
              <w:left w:w="2" w:type="dxa"/>
              <w:bottom w:w="2" w:type="dxa"/>
              <w:right w:w="2" w:type="dxa"/>
            </w:tcMar>
          </w:tcPr>
          <w:p w14:paraId="10B7A03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PDCA </w:t>
            </w:r>
          </w:p>
        </w:tc>
        <w:tc>
          <w:tcPr>
            <w:tcW w:w="6990" w:type="dxa"/>
            <w:tcMar>
              <w:top w:w="2" w:type="dxa"/>
              <w:left w:w="2" w:type="dxa"/>
              <w:bottom w:w="2" w:type="dxa"/>
              <w:right w:w="2" w:type="dxa"/>
            </w:tcMar>
          </w:tcPr>
          <w:p w14:paraId="6F89EA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Plan, Do, Check, Act (Planejar, Executar, Verificar, Agir) </w:t>
            </w:r>
          </w:p>
        </w:tc>
      </w:tr>
      <w:tr w:rsidR="00BF0C07" w14:paraId="1C646B9A" w14:textId="77777777">
        <w:trPr>
          <w:trHeight w:val="505"/>
        </w:trPr>
        <w:tc>
          <w:tcPr>
            <w:tcW w:w="2040" w:type="dxa"/>
            <w:tcMar>
              <w:top w:w="2" w:type="dxa"/>
              <w:left w:w="2" w:type="dxa"/>
              <w:bottom w:w="2" w:type="dxa"/>
              <w:right w:w="2" w:type="dxa"/>
            </w:tcMar>
          </w:tcPr>
          <w:p w14:paraId="16A9F59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PM </w:t>
            </w:r>
          </w:p>
        </w:tc>
        <w:tc>
          <w:tcPr>
            <w:tcW w:w="6990" w:type="dxa"/>
            <w:tcMar>
              <w:top w:w="2" w:type="dxa"/>
              <w:left w:w="2" w:type="dxa"/>
              <w:bottom w:w="2" w:type="dxa"/>
              <w:right w:w="2" w:type="dxa"/>
            </w:tcMar>
          </w:tcPr>
          <w:p w14:paraId="113E418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Practice Manager </w:t>
            </w:r>
          </w:p>
        </w:tc>
      </w:tr>
      <w:tr w:rsidR="00BF0C07" w14:paraId="2EC566D2" w14:textId="77777777">
        <w:trPr>
          <w:trHeight w:val="505"/>
        </w:trPr>
        <w:tc>
          <w:tcPr>
            <w:tcW w:w="2040" w:type="dxa"/>
            <w:tcMar>
              <w:top w:w="2" w:type="dxa"/>
              <w:left w:w="2" w:type="dxa"/>
              <w:bottom w:w="2" w:type="dxa"/>
              <w:right w:w="2" w:type="dxa"/>
            </w:tcMar>
          </w:tcPr>
          <w:p w14:paraId="5380B6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PPC </w:t>
            </w:r>
          </w:p>
        </w:tc>
        <w:tc>
          <w:tcPr>
            <w:tcW w:w="6990" w:type="dxa"/>
            <w:tcMar>
              <w:top w:w="2" w:type="dxa"/>
              <w:left w:w="2" w:type="dxa"/>
              <w:bottom w:w="2" w:type="dxa"/>
              <w:right w:w="2" w:type="dxa"/>
            </w:tcMar>
          </w:tcPr>
          <w:p w14:paraId="0BD613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Projeto Pedagógico de Curso </w:t>
            </w:r>
          </w:p>
        </w:tc>
      </w:tr>
      <w:tr w:rsidR="00BF0C07" w14:paraId="4A91F66F" w14:textId="77777777">
        <w:trPr>
          <w:trHeight w:val="505"/>
        </w:trPr>
        <w:tc>
          <w:tcPr>
            <w:tcW w:w="2040" w:type="dxa"/>
            <w:tcMar>
              <w:top w:w="2" w:type="dxa"/>
              <w:left w:w="2" w:type="dxa"/>
              <w:bottom w:w="2" w:type="dxa"/>
              <w:right w:w="2" w:type="dxa"/>
            </w:tcMar>
          </w:tcPr>
          <w:p w14:paraId="660656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QP </w:t>
            </w:r>
          </w:p>
        </w:tc>
        <w:tc>
          <w:tcPr>
            <w:tcW w:w="6990" w:type="dxa"/>
            <w:tcMar>
              <w:top w:w="2" w:type="dxa"/>
              <w:left w:w="2" w:type="dxa"/>
              <w:bottom w:w="2" w:type="dxa"/>
              <w:right w:w="2" w:type="dxa"/>
            </w:tcMar>
          </w:tcPr>
          <w:p w14:paraId="1C2174F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Questão de Pesquisa </w:t>
            </w:r>
          </w:p>
        </w:tc>
      </w:tr>
      <w:tr w:rsidR="00BF0C07" w14:paraId="272A82E0" w14:textId="77777777">
        <w:trPr>
          <w:trHeight w:val="505"/>
        </w:trPr>
        <w:tc>
          <w:tcPr>
            <w:tcW w:w="2040" w:type="dxa"/>
            <w:tcMar>
              <w:top w:w="2" w:type="dxa"/>
              <w:left w:w="2" w:type="dxa"/>
              <w:bottom w:w="2" w:type="dxa"/>
              <w:right w:w="2" w:type="dxa"/>
            </w:tcMar>
          </w:tcPr>
          <w:p w14:paraId="629432D1"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REST</w:t>
            </w:r>
          </w:p>
        </w:tc>
        <w:tc>
          <w:tcPr>
            <w:tcW w:w="6990" w:type="dxa"/>
            <w:tcMar>
              <w:top w:w="2" w:type="dxa"/>
              <w:left w:w="2" w:type="dxa"/>
              <w:bottom w:w="2" w:type="dxa"/>
              <w:right w:w="2" w:type="dxa"/>
            </w:tcMar>
          </w:tcPr>
          <w:p w14:paraId="6A6E5E7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Representational State Transfer (Transferência de Estado Representacional)</w:t>
            </w:r>
          </w:p>
        </w:tc>
      </w:tr>
      <w:tr w:rsidR="00BF0C07" w14:paraId="644BC684" w14:textId="77777777">
        <w:trPr>
          <w:trHeight w:val="505"/>
        </w:trPr>
        <w:tc>
          <w:tcPr>
            <w:tcW w:w="2040" w:type="dxa"/>
            <w:tcMar>
              <w:top w:w="2" w:type="dxa"/>
              <w:left w:w="2" w:type="dxa"/>
              <w:bottom w:w="2" w:type="dxa"/>
              <w:right w:w="2" w:type="dxa"/>
            </w:tcMar>
          </w:tcPr>
          <w:p w14:paraId="24EB93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RF</w:t>
            </w:r>
          </w:p>
        </w:tc>
        <w:tc>
          <w:tcPr>
            <w:tcW w:w="6990" w:type="dxa"/>
            <w:tcMar>
              <w:top w:w="2" w:type="dxa"/>
              <w:left w:w="2" w:type="dxa"/>
              <w:bottom w:w="2" w:type="dxa"/>
              <w:right w:w="2" w:type="dxa"/>
            </w:tcMar>
          </w:tcPr>
          <w:p w14:paraId="7C765FF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Funcional</w:t>
            </w:r>
          </w:p>
        </w:tc>
      </w:tr>
      <w:tr w:rsidR="00BF0C07" w14:paraId="58D57774" w14:textId="77777777">
        <w:trPr>
          <w:trHeight w:val="505"/>
        </w:trPr>
        <w:tc>
          <w:tcPr>
            <w:tcW w:w="2040" w:type="dxa"/>
            <w:tcMar>
              <w:top w:w="2" w:type="dxa"/>
              <w:left w:w="2" w:type="dxa"/>
              <w:bottom w:w="2" w:type="dxa"/>
              <w:right w:w="2" w:type="dxa"/>
            </w:tcMar>
          </w:tcPr>
          <w:p w14:paraId="4A0B9CA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w:t>
            </w:r>
          </w:p>
        </w:tc>
        <w:tc>
          <w:tcPr>
            <w:tcW w:w="6990" w:type="dxa"/>
            <w:tcMar>
              <w:top w:w="2" w:type="dxa"/>
              <w:left w:w="2" w:type="dxa"/>
              <w:bottom w:w="2" w:type="dxa"/>
              <w:right w:w="2" w:type="dxa"/>
            </w:tcMar>
          </w:tcPr>
          <w:p w14:paraId="3A869A2D"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Regra de Negócio</w:t>
            </w:r>
          </w:p>
        </w:tc>
      </w:tr>
      <w:tr w:rsidR="00BF0C07" w14:paraId="53581BD8" w14:textId="77777777">
        <w:trPr>
          <w:trHeight w:val="505"/>
        </w:trPr>
        <w:tc>
          <w:tcPr>
            <w:tcW w:w="2040" w:type="dxa"/>
            <w:tcMar>
              <w:top w:w="2" w:type="dxa"/>
              <w:left w:w="2" w:type="dxa"/>
              <w:bottom w:w="2" w:type="dxa"/>
              <w:right w:w="2" w:type="dxa"/>
            </w:tcMar>
          </w:tcPr>
          <w:p w14:paraId="1054857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RNF</w:t>
            </w:r>
          </w:p>
        </w:tc>
        <w:tc>
          <w:tcPr>
            <w:tcW w:w="6990" w:type="dxa"/>
            <w:tcMar>
              <w:top w:w="2" w:type="dxa"/>
              <w:left w:w="2" w:type="dxa"/>
              <w:bottom w:w="2" w:type="dxa"/>
              <w:right w:w="2" w:type="dxa"/>
            </w:tcMar>
          </w:tcPr>
          <w:p w14:paraId="159013E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Não Funcional</w:t>
            </w:r>
          </w:p>
        </w:tc>
      </w:tr>
      <w:tr w:rsidR="00BF0C07" w14:paraId="51C22A17" w14:textId="77777777">
        <w:trPr>
          <w:trHeight w:val="505"/>
        </w:trPr>
        <w:tc>
          <w:tcPr>
            <w:tcW w:w="2040" w:type="dxa"/>
            <w:tcMar>
              <w:top w:w="2" w:type="dxa"/>
              <w:left w:w="2" w:type="dxa"/>
              <w:bottom w:w="2" w:type="dxa"/>
              <w:right w:w="2" w:type="dxa"/>
            </w:tcMar>
          </w:tcPr>
          <w:p w14:paraId="5CA7E91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SaaS </w:t>
            </w:r>
          </w:p>
        </w:tc>
        <w:tc>
          <w:tcPr>
            <w:tcW w:w="6990" w:type="dxa"/>
            <w:tcMar>
              <w:top w:w="2" w:type="dxa"/>
              <w:left w:w="2" w:type="dxa"/>
              <w:bottom w:w="2" w:type="dxa"/>
              <w:right w:w="2" w:type="dxa"/>
            </w:tcMar>
          </w:tcPr>
          <w:p w14:paraId="30A5553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Software as a Service (Software como Serviço) </w:t>
            </w:r>
          </w:p>
        </w:tc>
      </w:tr>
      <w:tr w:rsidR="00BF0C07" w14:paraId="2301C845" w14:textId="77777777">
        <w:trPr>
          <w:trHeight w:val="505"/>
        </w:trPr>
        <w:tc>
          <w:tcPr>
            <w:tcW w:w="2040" w:type="dxa"/>
            <w:tcMar>
              <w:top w:w="2" w:type="dxa"/>
              <w:left w:w="2" w:type="dxa"/>
              <w:bottom w:w="2" w:type="dxa"/>
              <w:right w:w="2" w:type="dxa"/>
            </w:tcMar>
          </w:tcPr>
          <w:p w14:paraId="20D5A6C6" w14:textId="77777777" w:rsidR="00BF0C07" w:rsidRDefault="00CF2E2C">
            <w:pPr>
              <w:keepLines/>
              <w:widowControl w:val="0"/>
              <w:spacing w:before="0" w:after="0" w:line="240" w:lineRule="auto"/>
              <w:jc w:val="left"/>
              <w:rPr>
                <w:sz w:val="22"/>
                <w:szCs w:val="22"/>
                <w:highlight w:val="white"/>
              </w:rPr>
            </w:pPr>
            <w:r>
              <w:rPr>
                <w:sz w:val="22"/>
                <w:szCs w:val="22"/>
                <w:highlight w:val="white"/>
              </w:rPr>
              <w:t xml:space="preserve">SI </w:t>
            </w:r>
          </w:p>
        </w:tc>
        <w:tc>
          <w:tcPr>
            <w:tcW w:w="6990" w:type="dxa"/>
            <w:tcMar>
              <w:top w:w="2" w:type="dxa"/>
              <w:left w:w="2" w:type="dxa"/>
              <w:bottom w:w="2" w:type="dxa"/>
              <w:right w:w="2" w:type="dxa"/>
            </w:tcMar>
          </w:tcPr>
          <w:p w14:paraId="3F6BBB6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Sistemas de Informação </w:t>
            </w:r>
          </w:p>
        </w:tc>
      </w:tr>
      <w:tr w:rsidR="00BF0C07" w14:paraId="327F0A9B" w14:textId="77777777">
        <w:trPr>
          <w:trHeight w:val="505"/>
        </w:trPr>
        <w:tc>
          <w:tcPr>
            <w:tcW w:w="2040" w:type="dxa"/>
            <w:tcMar>
              <w:top w:w="2" w:type="dxa"/>
              <w:left w:w="2" w:type="dxa"/>
              <w:bottom w:w="2" w:type="dxa"/>
              <w:right w:w="2" w:type="dxa"/>
            </w:tcMar>
          </w:tcPr>
          <w:p w14:paraId="166CD5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 </w:t>
            </w:r>
          </w:p>
        </w:tc>
        <w:tc>
          <w:tcPr>
            <w:tcW w:w="6990" w:type="dxa"/>
            <w:tcMar>
              <w:top w:w="2" w:type="dxa"/>
              <w:left w:w="2" w:type="dxa"/>
              <w:bottom w:w="2" w:type="dxa"/>
              <w:right w:w="2" w:type="dxa"/>
            </w:tcMar>
          </w:tcPr>
          <w:p w14:paraId="6837748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Strategic Leader </w:t>
            </w:r>
          </w:p>
        </w:tc>
      </w:tr>
      <w:tr w:rsidR="00BF0C07" w14:paraId="78BBCF8E" w14:textId="77777777">
        <w:trPr>
          <w:trHeight w:val="505"/>
        </w:trPr>
        <w:tc>
          <w:tcPr>
            <w:tcW w:w="2040" w:type="dxa"/>
            <w:tcMar>
              <w:top w:w="2" w:type="dxa"/>
              <w:left w:w="2" w:type="dxa"/>
              <w:bottom w:w="2" w:type="dxa"/>
              <w:right w:w="2" w:type="dxa"/>
            </w:tcMar>
          </w:tcPr>
          <w:p w14:paraId="4EC6BDCA"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SLA </w:t>
            </w:r>
          </w:p>
        </w:tc>
        <w:tc>
          <w:tcPr>
            <w:tcW w:w="6990" w:type="dxa"/>
            <w:tcMar>
              <w:top w:w="2" w:type="dxa"/>
              <w:left w:w="2" w:type="dxa"/>
              <w:bottom w:w="2" w:type="dxa"/>
              <w:right w:w="2" w:type="dxa"/>
            </w:tcMar>
          </w:tcPr>
          <w:p w14:paraId="396BD44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Level Agreement (Acordo de Nível de Serviço) </w:t>
            </w:r>
          </w:p>
        </w:tc>
      </w:tr>
      <w:tr w:rsidR="00BF0C07" w14:paraId="31A0E052" w14:textId="77777777">
        <w:trPr>
          <w:trHeight w:val="505"/>
        </w:trPr>
        <w:tc>
          <w:tcPr>
            <w:tcW w:w="2040" w:type="dxa"/>
            <w:tcMar>
              <w:top w:w="2" w:type="dxa"/>
              <w:left w:w="2" w:type="dxa"/>
              <w:bottom w:w="2" w:type="dxa"/>
              <w:right w:w="2" w:type="dxa"/>
            </w:tcMar>
          </w:tcPr>
          <w:p w14:paraId="76311DA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SPA</w:t>
            </w:r>
          </w:p>
        </w:tc>
        <w:tc>
          <w:tcPr>
            <w:tcW w:w="6990" w:type="dxa"/>
            <w:tcMar>
              <w:top w:w="2" w:type="dxa"/>
              <w:left w:w="2" w:type="dxa"/>
              <w:bottom w:w="2" w:type="dxa"/>
              <w:right w:w="2" w:type="dxa"/>
            </w:tcMar>
          </w:tcPr>
          <w:p w14:paraId="554ACCD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Single Page Application (Aplicação de Página Única)</w:t>
            </w:r>
          </w:p>
        </w:tc>
      </w:tr>
      <w:tr w:rsidR="00BF0C07" w14:paraId="17D99F43" w14:textId="77777777">
        <w:trPr>
          <w:trHeight w:val="505"/>
        </w:trPr>
        <w:tc>
          <w:tcPr>
            <w:tcW w:w="2040" w:type="dxa"/>
            <w:tcMar>
              <w:top w:w="2" w:type="dxa"/>
              <w:left w:w="2" w:type="dxa"/>
              <w:bottom w:w="2" w:type="dxa"/>
              <w:right w:w="2" w:type="dxa"/>
            </w:tcMar>
          </w:tcPr>
          <w:p w14:paraId="03CA749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SQL</w:t>
            </w:r>
          </w:p>
        </w:tc>
        <w:tc>
          <w:tcPr>
            <w:tcW w:w="6990" w:type="dxa"/>
            <w:tcMar>
              <w:top w:w="2" w:type="dxa"/>
              <w:left w:w="2" w:type="dxa"/>
              <w:bottom w:w="2" w:type="dxa"/>
              <w:right w:w="2" w:type="dxa"/>
            </w:tcMar>
          </w:tcPr>
          <w:p w14:paraId="08E6C32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Structured Query Language (Linguagem de Consulta Estruturada)</w:t>
            </w:r>
          </w:p>
        </w:tc>
      </w:tr>
      <w:tr w:rsidR="00BF0C07" w14:paraId="05AEE663" w14:textId="77777777">
        <w:trPr>
          <w:trHeight w:val="505"/>
        </w:trPr>
        <w:tc>
          <w:tcPr>
            <w:tcW w:w="2040" w:type="dxa"/>
            <w:tcMar>
              <w:top w:w="2" w:type="dxa"/>
              <w:left w:w="2" w:type="dxa"/>
              <w:bottom w:w="2" w:type="dxa"/>
              <w:right w:w="2" w:type="dxa"/>
            </w:tcMar>
          </w:tcPr>
          <w:p w14:paraId="58166F0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SVS </w:t>
            </w:r>
          </w:p>
        </w:tc>
        <w:tc>
          <w:tcPr>
            <w:tcW w:w="6990" w:type="dxa"/>
            <w:tcMar>
              <w:top w:w="2" w:type="dxa"/>
              <w:left w:w="2" w:type="dxa"/>
              <w:bottom w:w="2" w:type="dxa"/>
              <w:right w:w="2" w:type="dxa"/>
            </w:tcMar>
          </w:tcPr>
          <w:p w14:paraId="6FAE1D8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Value System (Sistema de Valor do Serviço) </w:t>
            </w:r>
          </w:p>
        </w:tc>
      </w:tr>
      <w:tr w:rsidR="00BF0C07" w14:paraId="18A584DD" w14:textId="77777777">
        <w:trPr>
          <w:trHeight w:val="505"/>
        </w:trPr>
        <w:tc>
          <w:tcPr>
            <w:tcW w:w="2040" w:type="dxa"/>
            <w:tcMar>
              <w:top w:w="2" w:type="dxa"/>
              <w:left w:w="2" w:type="dxa"/>
              <w:bottom w:w="2" w:type="dxa"/>
              <w:right w:w="2" w:type="dxa"/>
            </w:tcMar>
          </w:tcPr>
          <w:p w14:paraId="12BF9CF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SWOT</w:t>
            </w:r>
          </w:p>
        </w:tc>
        <w:tc>
          <w:tcPr>
            <w:tcW w:w="6990" w:type="dxa"/>
            <w:tcMar>
              <w:top w:w="2" w:type="dxa"/>
              <w:left w:w="2" w:type="dxa"/>
              <w:bottom w:w="2" w:type="dxa"/>
              <w:right w:w="2" w:type="dxa"/>
            </w:tcMar>
          </w:tcPr>
          <w:p w14:paraId="5BF672F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Strengths, Weaknesses, Opportunities and Threats (Forças, Fraquezas, Oportunidades e Ameaças)</w:t>
            </w:r>
          </w:p>
        </w:tc>
      </w:tr>
      <w:tr w:rsidR="00BF0C07" w14:paraId="2EBB7439" w14:textId="77777777">
        <w:trPr>
          <w:trHeight w:val="505"/>
        </w:trPr>
        <w:tc>
          <w:tcPr>
            <w:tcW w:w="2040" w:type="dxa"/>
            <w:tcMar>
              <w:top w:w="2" w:type="dxa"/>
              <w:left w:w="2" w:type="dxa"/>
              <w:bottom w:w="2" w:type="dxa"/>
              <w:right w:w="2" w:type="dxa"/>
            </w:tcMar>
          </w:tcPr>
          <w:p w14:paraId="21C915A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TI </w:t>
            </w:r>
          </w:p>
        </w:tc>
        <w:tc>
          <w:tcPr>
            <w:tcW w:w="6990" w:type="dxa"/>
            <w:tcMar>
              <w:top w:w="2" w:type="dxa"/>
              <w:left w:w="2" w:type="dxa"/>
              <w:bottom w:w="2" w:type="dxa"/>
              <w:right w:w="2" w:type="dxa"/>
            </w:tcMar>
          </w:tcPr>
          <w:p w14:paraId="3A501ED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Tecnologia da Informação da Informação </w:t>
            </w:r>
          </w:p>
        </w:tc>
      </w:tr>
      <w:tr w:rsidR="00BF0C07" w14:paraId="27F55EDD" w14:textId="77777777">
        <w:trPr>
          <w:trHeight w:val="505"/>
        </w:trPr>
        <w:tc>
          <w:tcPr>
            <w:tcW w:w="2040" w:type="dxa"/>
            <w:tcMar>
              <w:top w:w="2" w:type="dxa"/>
              <w:left w:w="2" w:type="dxa"/>
              <w:bottom w:w="2" w:type="dxa"/>
              <w:right w:w="2" w:type="dxa"/>
            </w:tcMar>
          </w:tcPr>
          <w:p w14:paraId="686673F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TCC </w:t>
            </w:r>
          </w:p>
        </w:tc>
        <w:tc>
          <w:tcPr>
            <w:tcW w:w="6990" w:type="dxa"/>
            <w:tcMar>
              <w:top w:w="2" w:type="dxa"/>
              <w:left w:w="2" w:type="dxa"/>
              <w:bottom w:w="2" w:type="dxa"/>
              <w:right w:w="2" w:type="dxa"/>
            </w:tcMar>
          </w:tcPr>
          <w:p w14:paraId="3D7AB81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Trabalho de Conclusão de Curso </w:t>
            </w:r>
          </w:p>
        </w:tc>
      </w:tr>
      <w:tr w:rsidR="00BF0C07" w14:paraId="507FF750" w14:textId="77777777">
        <w:trPr>
          <w:trHeight w:val="505"/>
        </w:trPr>
        <w:tc>
          <w:tcPr>
            <w:tcW w:w="2040" w:type="dxa"/>
            <w:tcMar>
              <w:top w:w="2" w:type="dxa"/>
              <w:left w:w="2" w:type="dxa"/>
              <w:bottom w:w="2" w:type="dxa"/>
              <w:right w:w="2" w:type="dxa"/>
            </w:tcMar>
          </w:tcPr>
          <w:p w14:paraId="20E6D3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UC</w:t>
            </w:r>
          </w:p>
        </w:tc>
        <w:tc>
          <w:tcPr>
            <w:tcW w:w="6990" w:type="dxa"/>
            <w:tcMar>
              <w:top w:w="2" w:type="dxa"/>
              <w:left w:w="2" w:type="dxa"/>
              <w:bottom w:w="2" w:type="dxa"/>
              <w:right w:w="2" w:type="dxa"/>
            </w:tcMar>
          </w:tcPr>
          <w:p w14:paraId="525CE3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Use Case (Caso de Uso)</w:t>
            </w:r>
          </w:p>
        </w:tc>
      </w:tr>
      <w:tr w:rsidR="00BF0C07" w14:paraId="65DD4F57" w14:textId="77777777">
        <w:trPr>
          <w:trHeight w:val="505"/>
        </w:trPr>
        <w:tc>
          <w:tcPr>
            <w:tcW w:w="2040" w:type="dxa"/>
            <w:tcMar>
              <w:top w:w="2" w:type="dxa"/>
              <w:left w:w="2" w:type="dxa"/>
              <w:bottom w:w="2" w:type="dxa"/>
              <w:right w:w="2" w:type="dxa"/>
            </w:tcMar>
          </w:tcPr>
          <w:p w14:paraId="0B451E9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UFSC </w:t>
            </w:r>
          </w:p>
        </w:tc>
        <w:tc>
          <w:tcPr>
            <w:tcW w:w="6990" w:type="dxa"/>
            <w:tcMar>
              <w:top w:w="2" w:type="dxa"/>
              <w:left w:w="2" w:type="dxa"/>
              <w:bottom w:w="2" w:type="dxa"/>
              <w:right w:w="2" w:type="dxa"/>
            </w:tcMar>
          </w:tcPr>
          <w:p w14:paraId="75B2C28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Federal de Santa Catarina </w:t>
            </w:r>
          </w:p>
        </w:tc>
      </w:tr>
      <w:tr w:rsidR="00BF0C07" w14:paraId="2D45A3DA" w14:textId="77777777">
        <w:trPr>
          <w:trHeight w:val="505"/>
        </w:trPr>
        <w:tc>
          <w:tcPr>
            <w:tcW w:w="2040" w:type="dxa"/>
            <w:tcMar>
              <w:top w:w="2" w:type="dxa"/>
              <w:left w:w="2" w:type="dxa"/>
              <w:bottom w:w="2" w:type="dxa"/>
              <w:right w:w="2" w:type="dxa"/>
            </w:tcMar>
          </w:tcPr>
          <w:p w14:paraId="583FA6B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UML</w:t>
            </w:r>
          </w:p>
        </w:tc>
        <w:tc>
          <w:tcPr>
            <w:tcW w:w="6990" w:type="dxa"/>
            <w:tcMar>
              <w:top w:w="2" w:type="dxa"/>
              <w:left w:w="2" w:type="dxa"/>
              <w:bottom w:w="2" w:type="dxa"/>
              <w:right w:w="2" w:type="dxa"/>
            </w:tcMar>
          </w:tcPr>
          <w:p w14:paraId="1CEC38A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Unified Modeling Language (Linguagem de Modelagem Unificada)</w:t>
            </w:r>
          </w:p>
        </w:tc>
      </w:tr>
      <w:tr w:rsidR="00BF0C07" w14:paraId="48E4541C" w14:textId="77777777">
        <w:trPr>
          <w:trHeight w:val="505"/>
        </w:trPr>
        <w:tc>
          <w:tcPr>
            <w:tcW w:w="2040" w:type="dxa"/>
            <w:tcMar>
              <w:top w:w="2" w:type="dxa"/>
              <w:left w:w="2" w:type="dxa"/>
              <w:bottom w:w="2" w:type="dxa"/>
              <w:right w:w="2" w:type="dxa"/>
            </w:tcMar>
          </w:tcPr>
          <w:p w14:paraId="7639B38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UNISUL </w:t>
            </w:r>
          </w:p>
        </w:tc>
        <w:tc>
          <w:tcPr>
            <w:tcW w:w="6990" w:type="dxa"/>
            <w:tcMar>
              <w:top w:w="2" w:type="dxa"/>
              <w:left w:w="2" w:type="dxa"/>
              <w:bottom w:w="2" w:type="dxa"/>
              <w:right w:w="2" w:type="dxa"/>
            </w:tcMar>
          </w:tcPr>
          <w:p w14:paraId="1EA8B2E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do Sul de Santa Catarina </w:t>
            </w:r>
          </w:p>
        </w:tc>
      </w:tr>
      <w:tr w:rsidR="00BF0C07" w14:paraId="1039FCBA" w14:textId="77777777">
        <w:trPr>
          <w:trHeight w:val="505"/>
        </w:trPr>
        <w:tc>
          <w:tcPr>
            <w:tcW w:w="2040" w:type="dxa"/>
            <w:tcMar>
              <w:top w:w="2" w:type="dxa"/>
              <w:left w:w="2" w:type="dxa"/>
              <w:bottom w:w="2" w:type="dxa"/>
              <w:right w:w="2" w:type="dxa"/>
            </w:tcMar>
          </w:tcPr>
          <w:p w14:paraId="7A7B8A3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USP </w:t>
            </w:r>
          </w:p>
        </w:tc>
        <w:tc>
          <w:tcPr>
            <w:tcW w:w="6990" w:type="dxa"/>
            <w:tcMar>
              <w:top w:w="2" w:type="dxa"/>
              <w:left w:w="2" w:type="dxa"/>
              <w:bottom w:w="2" w:type="dxa"/>
              <w:right w:w="2" w:type="dxa"/>
            </w:tcMar>
          </w:tcPr>
          <w:p w14:paraId="70733E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de São Paulo </w:t>
            </w:r>
          </w:p>
        </w:tc>
      </w:tr>
    </w:tbl>
    <w:p w14:paraId="1BA123FE" w14:textId="77777777" w:rsidR="00BF0C07" w:rsidRDefault="00BF0C07">
      <w:pPr>
        <w:pStyle w:val="Subttulo"/>
        <w:jc w:val="left"/>
        <w:rPr>
          <w:sz w:val="28"/>
          <w:szCs w:val="28"/>
          <w:highlight w:val="white"/>
        </w:rPr>
      </w:pPr>
      <w:bookmarkStart w:id="2" w:name="_rebn5a8wwkak" w:colFirst="0" w:colLast="0"/>
      <w:bookmarkEnd w:id="2"/>
    </w:p>
    <w:p w14:paraId="0FEE9880" w14:textId="77777777" w:rsidR="00BF0C07" w:rsidRDefault="00BF0C07">
      <w:pPr>
        <w:rPr>
          <w:highlight w:val="white"/>
        </w:rPr>
      </w:pPr>
    </w:p>
    <w:p w14:paraId="4F5D1614" w14:textId="77777777" w:rsidR="00BF0C07" w:rsidRDefault="00BF0C07">
      <w:pPr>
        <w:rPr>
          <w:highlight w:val="white"/>
        </w:rPr>
      </w:pPr>
    </w:p>
    <w:p w14:paraId="4124E438" w14:textId="77777777" w:rsidR="00BF0C07" w:rsidRDefault="00BF0C07">
      <w:pPr>
        <w:rPr>
          <w:highlight w:val="white"/>
        </w:rPr>
      </w:pPr>
    </w:p>
    <w:p w14:paraId="3F5401D9" w14:textId="77777777" w:rsidR="00BF0C07" w:rsidRDefault="00BF0C07">
      <w:pPr>
        <w:rPr>
          <w:highlight w:val="white"/>
        </w:rPr>
      </w:pPr>
    </w:p>
    <w:p w14:paraId="14D7C2F1" w14:textId="77777777" w:rsidR="00BF0C07" w:rsidRDefault="00BF0C07">
      <w:pPr>
        <w:rPr>
          <w:highlight w:val="white"/>
        </w:rPr>
      </w:pPr>
    </w:p>
    <w:p w14:paraId="345E5A9D" w14:textId="77777777" w:rsidR="00BF0C07" w:rsidRDefault="00BF0C07">
      <w:pPr>
        <w:rPr>
          <w:highlight w:val="white"/>
        </w:rPr>
      </w:pPr>
    </w:p>
    <w:p w14:paraId="22C70251" w14:textId="77777777" w:rsidR="00BF0C07" w:rsidRDefault="00BF0C07">
      <w:pPr>
        <w:pStyle w:val="Subttulo"/>
        <w:jc w:val="left"/>
        <w:rPr>
          <w:sz w:val="28"/>
          <w:szCs w:val="28"/>
          <w:highlight w:val="white"/>
        </w:rPr>
      </w:pPr>
      <w:bookmarkStart w:id="3" w:name="_vpkgddq0g6no" w:colFirst="0" w:colLast="0"/>
      <w:bookmarkEnd w:id="3"/>
    </w:p>
    <w:p w14:paraId="47B0A9A1" w14:textId="77777777" w:rsidR="00BF0C07" w:rsidRDefault="00BF0C07">
      <w:pPr>
        <w:rPr>
          <w:highlight w:val="white"/>
        </w:rPr>
      </w:pPr>
    </w:p>
    <w:p w14:paraId="5F6854E9" w14:textId="77777777" w:rsidR="00BF0C07" w:rsidRDefault="00BF0C07">
      <w:pPr>
        <w:rPr>
          <w:highlight w:val="white"/>
        </w:rPr>
      </w:pPr>
    </w:p>
    <w:p w14:paraId="408E5D2A" w14:textId="77777777" w:rsidR="00BF0C07" w:rsidRDefault="00BF0C07">
      <w:pPr>
        <w:rPr>
          <w:highlight w:val="white"/>
        </w:rPr>
      </w:pPr>
    </w:p>
    <w:p w14:paraId="3098EB07" w14:textId="77777777" w:rsidR="00BF0C07" w:rsidRDefault="00CF2E2C">
      <w:pPr>
        <w:pStyle w:val="Subttulo"/>
        <w:rPr>
          <w:sz w:val="28"/>
          <w:szCs w:val="28"/>
          <w:highlight w:val="white"/>
        </w:rPr>
      </w:pPr>
      <w:bookmarkStart w:id="4" w:name="_ul5itxdqsqhe" w:colFirst="0" w:colLast="0"/>
      <w:bookmarkEnd w:id="4"/>
      <w:r>
        <w:rPr>
          <w:sz w:val="28"/>
          <w:szCs w:val="28"/>
          <w:highlight w:val="white"/>
        </w:rPr>
        <w:t>SUMÁRIO</w:t>
      </w:r>
    </w:p>
    <w:p w14:paraId="757D2C0E" w14:textId="77777777" w:rsidR="00BF0C07" w:rsidRDefault="00BF0C07">
      <w:pPr>
        <w:rPr>
          <w:highlight w:val="white"/>
        </w:rPr>
      </w:pPr>
    </w:p>
    <w:sdt>
      <w:sdtPr>
        <w:id w:val="1448260663"/>
        <w:docPartObj>
          <w:docPartGallery w:val="Table of Contents"/>
          <w:docPartUnique/>
        </w:docPartObj>
      </w:sdtPr>
      <w:sdtEndPr/>
      <w:sdtContent>
        <w:p w14:paraId="5E0FFDFC" w14:textId="77777777" w:rsidR="00BF0C07" w:rsidRDefault="00BF0C07">
          <w:pPr>
            <w:widowControl w:val="0"/>
            <w:tabs>
              <w:tab w:val="right" w:pos="12000"/>
            </w:tabs>
            <w:spacing w:before="60" w:after="0" w:line="240" w:lineRule="auto"/>
            <w:jc w:val="left"/>
            <w:rPr>
              <w:b/>
              <w:bCs/>
              <w:sz w:val="22"/>
              <w:szCs w:val="22"/>
              <w:highlight w:val="white"/>
            </w:rPr>
          </w:pPr>
          <w:r>
            <w:fldChar w:fldCharType="begin"/>
          </w:r>
          <w:r w:rsidR="00CF2E2C">
            <w:instrText xml:space="preserve"> TOC \h \u \z \t "Heading 1,1,Heading 2,2,Heading 3,3,Heading 4,4,Heading 5,5,Heading 6,6,"</w:instrText>
          </w:r>
          <w:r>
            <w:fldChar w:fldCharType="separate"/>
          </w:r>
          <w:hyperlink w:anchor="_gu4erwkhn47m">
            <w:r>
              <w:rPr>
                <w:b/>
                <w:bCs/>
                <w:highlight w:val="white"/>
              </w:rPr>
              <w:t>1 INTRODUÇÃO</w:t>
            </w:r>
            <w:r>
              <w:rPr>
                <w:b/>
                <w:bCs/>
                <w:highlight w:val="white"/>
              </w:rPr>
              <w:tab/>
              <w:t>17</w:t>
            </w:r>
          </w:hyperlink>
        </w:p>
        <w:p w14:paraId="268F91C7" w14:textId="77777777" w:rsidR="00BF0C07" w:rsidRDefault="00BF0C07">
          <w:pPr>
            <w:widowControl w:val="0"/>
            <w:tabs>
              <w:tab w:val="right" w:pos="12000"/>
            </w:tabs>
            <w:spacing w:before="60" w:after="0" w:line="240" w:lineRule="auto"/>
            <w:ind w:left="360"/>
            <w:jc w:val="left"/>
            <w:rPr>
              <w:sz w:val="22"/>
              <w:szCs w:val="22"/>
              <w:highlight w:val="white"/>
            </w:rPr>
          </w:pPr>
          <w:hyperlink w:anchor="_dwemhrddeklk">
            <w:r>
              <w:rPr>
                <w:highlight w:val="white"/>
              </w:rPr>
              <w:t>1.1 PROBLEMA DE PESQUISA</w:t>
            </w:r>
            <w:r>
              <w:rPr>
                <w:highlight w:val="white"/>
              </w:rPr>
              <w:tab/>
              <w:t>19</w:t>
            </w:r>
          </w:hyperlink>
        </w:p>
        <w:p w14:paraId="6CD841FA" w14:textId="77777777" w:rsidR="00BF0C07" w:rsidRDefault="00BF0C07">
          <w:pPr>
            <w:widowControl w:val="0"/>
            <w:tabs>
              <w:tab w:val="right" w:pos="12000"/>
            </w:tabs>
            <w:spacing w:before="60" w:after="0" w:line="240" w:lineRule="auto"/>
            <w:ind w:left="720"/>
            <w:jc w:val="left"/>
            <w:rPr>
              <w:sz w:val="22"/>
              <w:szCs w:val="22"/>
              <w:highlight w:val="white"/>
            </w:rPr>
          </w:pPr>
          <w:hyperlink w:anchor="_ay0rgrkngfk9">
            <w:r>
              <w:rPr>
                <w:highlight w:val="white"/>
              </w:rPr>
              <w:t>1.1.1 Solução Proposta</w:t>
            </w:r>
            <w:r>
              <w:rPr>
                <w:highlight w:val="white"/>
              </w:rPr>
              <w:tab/>
              <w:t>21</w:t>
            </w:r>
          </w:hyperlink>
        </w:p>
        <w:p w14:paraId="3F6806FC" w14:textId="77777777" w:rsidR="00BF0C07" w:rsidRDefault="00BF0C07">
          <w:pPr>
            <w:widowControl w:val="0"/>
            <w:tabs>
              <w:tab w:val="right" w:pos="12000"/>
            </w:tabs>
            <w:spacing w:before="60" w:after="0" w:line="240" w:lineRule="auto"/>
            <w:ind w:left="720"/>
            <w:jc w:val="left"/>
            <w:rPr>
              <w:sz w:val="22"/>
              <w:szCs w:val="22"/>
              <w:highlight w:val="white"/>
            </w:rPr>
          </w:pPr>
          <w:hyperlink>
            <w:r>
              <w:rPr>
                <w:sz w:val="22"/>
                <w:szCs w:val="22"/>
                <w:highlight w:val="white"/>
              </w:rPr>
              <w:t>1.1.2 Delimitação de Escopo</w:t>
            </w:r>
            <w:r>
              <w:rPr>
                <w:sz w:val="22"/>
                <w:szCs w:val="22"/>
                <w:highlight w:val="white"/>
              </w:rPr>
              <w:tab/>
              <w:t>22</w:t>
            </w:r>
          </w:hyperlink>
        </w:p>
        <w:p w14:paraId="14E0D26F" w14:textId="77777777" w:rsidR="00BF0C07" w:rsidRDefault="00BF0C07">
          <w:pPr>
            <w:widowControl w:val="0"/>
            <w:tabs>
              <w:tab w:val="right" w:pos="12000"/>
            </w:tabs>
            <w:spacing w:before="60" w:after="0" w:line="240" w:lineRule="auto"/>
            <w:ind w:left="720"/>
            <w:jc w:val="left"/>
            <w:rPr>
              <w:sz w:val="22"/>
              <w:szCs w:val="22"/>
              <w:highlight w:val="white"/>
            </w:rPr>
          </w:pPr>
          <w:hyperlink w:anchor="_x6o34abih4fx">
            <w:r>
              <w:rPr>
                <w:highlight w:val="white"/>
              </w:rPr>
              <w:t>1.1.3 Justificativa</w:t>
            </w:r>
            <w:r>
              <w:rPr>
                <w:highlight w:val="white"/>
              </w:rPr>
              <w:tab/>
              <w:t>23</w:t>
            </w:r>
          </w:hyperlink>
        </w:p>
        <w:p w14:paraId="0FF59A7C" w14:textId="77777777" w:rsidR="00BF0C07" w:rsidRDefault="00BF0C07">
          <w:pPr>
            <w:widowControl w:val="0"/>
            <w:tabs>
              <w:tab w:val="right" w:pos="12000"/>
            </w:tabs>
            <w:spacing w:before="60" w:after="0" w:line="240" w:lineRule="auto"/>
            <w:ind w:left="360"/>
            <w:jc w:val="left"/>
            <w:rPr>
              <w:sz w:val="22"/>
              <w:szCs w:val="22"/>
              <w:highlight w:val="white"/>
            </w:rPr>
          </w:pPr>
          <w:hyperlink w:anchor="_nltjz4z3ejiq">
            <w:r>
              <w:rPr>
                <w:highlight w:val="white"/>
              </w:rPr>
              <w:t>1.2 OBJETIVOS</w:t>
            </w:r>
            <w:r>
              <w:rPr>
                <w:highlight w:val="white"/>
              </w:rPr>
              <w:tab/>
              <w:t>28</w:t>
            </w:r>
          </w:hyperlink>
        </w:p>
        <w:p w14:paraId="5C343653" w14:textId="77777777" w:rsidR="00BF0C07" w:rsidRDefault="00BF0C07">
          <w:pPr>
            <w:widowControl w:val="0"/>
            <w:tabs>
              <w:tab w:val="right" w:pos="12000"/>
            </w:tabs>
            <w:spacing w:before="60" w:after="0" w:line="240" w:lineRule="auto"/>
            <w:ind w:left="720"/>
            <w:jc w:val="left"/>
            <w:rPr>
              <w:sz w:val="22"/>
              <w:szCs w:val="22"/>
              <w:highlight w:val="white"/>
            </w:rPr>
          </w:pPr>
          <w:hyperlink w:anchor="_7gnwxte7hye5">
            <w:r>
              <w:rPr>
                <w:highlight w:val="white"/>
              </w:rPr>
              <w:t>1.2.1 Objetivo Geral</w:t>
            </w:r>
            <w:r>
              <w:rPr>
                <w:highlight w:val="white"/>
              </w:rPr>
              <w:tab/>
              <w:t>29</w:t>
            </w:r>
          </w:hyperlink>
        </w:p>
        <w:p w14:paraId="5A14FF98" w14:textId="77777777" w:rsidR="00BF0C07" w:rsidRDefault="00BF0C07">
          <w:pPr>
            <w:widowControl w:val="0"/>
            <w:tabs>
              <w:tab w:val="right" w:pos="12000"/>
            </w:tabs>
            <w:spacing w:before="60" w:after="0" w:line="240" w:lineRule="auto"/>
            <w:ind w:left="720"/>
            <w:jc w:val="left"/>
            <w:rPr>
              <w:sz w:val="22"/>
              <w:szCs w:val="22"/>
              <w:highlight w:val="white"/>
            </w:rPr>
          </w:pPr>
          <w:hyperlink w:anchor="_apt3ocp26679">
            <w:r>
              <w:rPr>
                <w:highlight w:val="white"/>
              </w:rPr>
              <w:t>1.2.2 Objetivos Específicos</w:t>
            </w:r>
            <w:r>
              <w:rPr>
                <w:highlight w:val="white"/>
              </w:rPr>
              <w:tab/>
              <w:t>29</w:t>
            </w:r>
          </w:hyperlink>
        </w:p>
        <w:p w14:paraId="729E4434" w14:textId="77777777" w:rsidR="00BF0C07" w:rsidRDefault="00BF0C07">
          <w:pPr>
            <w:widowControl w:val="0"/>
            <w:tabs>
              <w:tab w:val="right" w:pos="12000"/>
            </w:tabs>
            <w:spacing w:before="60" w:after="0" w:line="240" w:lineRule="auto"/>
            <w:ind w:left="360"/>
            <w:jc w:val="left"/>
            <w:rPr>
              <w:sz w:val="22"/>
              <w:szCs w:val="22"/>
              <w:highlight w:val="white"/>
            </w:rPr>
          </w:pPr>
          <w:hyperlink w:anchor="_ugnpir58mi4b">
            <w:r>
              <w:rPr>
                <w:highlight w:val="white"/>
              </w:rPr>
              <w:t>1.3 METODOLOGIA</w:t>
            </w:r>
            <w:r>
              <w:rPr>
                <w:highlight w:val="white"/>
              </w:rPr>
              <w:tab/>
              <w:t>29</w:t>
            </w:r>
          </w:hyperlink>
        </w:p>
        <w:p w14:paraId="3CAB84DD" w14:textId="77777777" w:rsidR="00BF0C07" w:rsidRDefault="00BF0C07">
          <w:pPr>
            <w:widowControl w:val="0"/>
            <w:tabs>
              <w:tab w:val="right" w:pos="12000"/>
            </w:tabs>
            <w:spacing w:before="60" w:after="0" w:line="240" w:lineRule="auto"/>
            <w:ind w:left="720"/>
            <w:jc w:val="left"/>
            <w:rPr>
              <w:sz w:val="22"/>
              <w:szCs w:val="22"/>
              <w:highlight w:val="white"/>
            </w:rPr>
          </w:pPr>
          <w:hyperlink w:anchor="_oz6x07tk34y7">
            <w:r>
              <w:rPr>
                <w:highlight w:val="white"/>
              </w:rPr>
              <w:t>1.3.1 Metodologia de Pesquisa</w:t>
            </w:r>
            <w:r>
              <w:rPr>
                <w:highlight w:val="white"/>
              </w:rPr>
              <w:tab/>
              <w:t>29</w:t>
            </w:r>
          </w:hyperlink>
        </w:p>
        <w:p w14:paraId="1B14E36F" w14:textId="77777777" w:rsidR="00BF0C07" w:rsidRDefault="00BF0C07">
          <w:pPr>
            <w:widowControl w:val="0"/>
            <w:tabs>
              <w:tab w:val="right" w:pos="12000"/>
            </w:tabs>
            <w:spacing w:before="60" w:after="0" w:line="240" w:lineRule="auto"/>
            <w:ind w:left="720"/>
            <w:jc w:val="left"/>
            <w:rPr>
              <w:sz w:val="22"/>
              <w:szCs w:val="22"/>
              <w:highlight w:val="white"/>
            </w:rPr>
          </w:pPr>
          <w:hyperlink w:anchor="_7hjh3oj2gud0">
            <w:r>
              <w:rPr>
                <w:highlight w:val="white"/>
              </w:rPr>
              <w:t>1.3.2 Procedimentos Metodológicos</w:t>
            </w:r>
            <w:r>
              <w:rPr>
                <w:highlight w:val="white"/>
              </w:rPr>
              <w:tab/>
              <w:t>30</w:t>
            </w:r>
          </w:hyperlink>
        </w:p>
        <w:p w14:paraId="0B65E84D" w14:textId="77777777" w:rsidR="00BF0C07" w:rsidRDefault="00BF0C07">
          <w:pPr>
            <w:widowControl w:val="0"/>
            <w:tabs>
              <w:tab w:val="right" w:pos="12000"/>
            </w:tabs>
            <w:spacing w:before="60" w:after="0" w:line="240" w:lineRule="auto"/>
            <w:jc w:val="left"/>
            <w:rPr>
              <w:b/>
              <w:bCs/>
              <w:sz w:val="22"/>
              <w:szCs w:val="22"/>
              <w:highlight w:val="white"/>
            </w:rPr>
          </w:pPr>
          <w:hyperlink w:anchor="_jjmgl0maz74d">
            <w:r>
              <w:rPr>
                <w:b/>
                <w:bCs/>
                <w:highlight w:val="white"/>
              </w:rPr>
              <w:t>2 FUNDAMENTAÇÃO TEÓRICA</w:t>
            </w:r>
            <w:r>
              <w:rPr>
                <w:b/>
                <w:bCs/>
                <w:highlight w:val="white"/>
              </w:rPr>
              <w:tab/>
              <w:t>33</w:t>
            </w:r>
          </w:hyperlink>
        </w:p>
        <w:p w14:paraId="5F8D96AE" w14:textId="77777777" w:rsidR="00BF0C07" w:rsidRDefault="00BF0C07">
          <w:pPr>
            <w:widowControl w:val="0"/>
            <w:tabs>
              <w:tab w:val="right" w:pos="12000"/>
            </w:tabs>
            <w:spacing w:before="60" w:after="0" w:line="240" w:lineRule="auto"/>
            <w:ind w:left="360"/>
            <w:jc w:val="left"/>
            <w:rPr>
              <w:sz w:val="22"/>
              <w:szCs w:val="22"/>
              <w:highlight w:val="white"/>
            </w:rPr>
          </w:pPr>
          <w:hyperlink w:anchor="_g6vp5sir5gj5">
            <w:r>
              <w:rPr>
                <w:highlight w:val="white"/>
              </w:rPr>
              <w:t>2.1  Gerenciamento de Serviços de TI (ITSM)</w:t>
            </w:r>
            <w:r>
              <w:rPr>
                <w:highlight w:val="white"/>
              </w:rPr>
              <w:tab/>
              <w:t>33</w:t>
            </w:r>
          </w:hyperlink>
        </w:p>
        <w:p w14:paraId="55DA80B4" w14:textId="77777777" w:rsidR="00BF0C07" w:rsidRDefault="00BF0C07">
          <w:pPr>
            <w:widowControl w:val="0"/>
            <w:tabs>
              <w:tab w:val="right" w:pos="12000"/>
            </w:tabs>
            <w:spacing w:before="60" w:after="0" w:line="240" w:lineRule="auto"/>
            <w:ind w:left="720"/>
            <w:jc w:val="left"/>
            <w:rPr>
              <w:sz w:val="22"/>
              <w:szCs w:val="22"/>
              <w:highlight w:val="white"/>
            </w:rPr>
          </w:pPr>
          <w:hyperlink w:anchor="_1ynycg573qzp">
            <w:r>
              <w:rPr>
                <w:highlight w:val="white"/>
              </w:rPr>
              <w:t>2.1.1 Definição de Gerenciamento de Serviços de TI (ITSM)</w:t>
            </w:r>
            <w:r>
              <w:rPr>
                <w:highlight w:val="white"/>
              </w:rPr>
              <w:tab/>
              <w:t>33</w:t>
            </w:r>
          </w:hyperlink>
        </w:p>
        <w:p w14:paraId="3A885E05" w14:textId="77777777" w:rsidR="00BF0C07" w:rsidRDefault="00BF0C07">
          <w:pPr>
            <w:widowControl w:val="0"/>
            <w:tabs>
              <w:tab w:val="right" w:pos="12000"/>
            </w:tabs>
            <w:spacing w:before="60" w:after="0" w:line="240" w:lineRule="auto"/>
            <w:ind w:left="1080"/>
            <w:jc w:val="left"/>
            <w:rPr>
              <w:sz w:val="22"/>
              <w:szCs w:val="22"/>
              <w:highlight w:val="white"/>
            </w:rPr>
          </w:pPr>
          <w:hyperlink>
            <w:r>
              <w:rPr>
                <w:sz w:val="22"/>
                <w:szCs w:val="22"/>
                <w:highlight w:val="white"/>
              </w:rPr>
              <w:t>2.1.2 Contexto de ITIL</w:t>
            </w:r>
            <w:r>
              <w:rPr>
                <w:sz w:val="22"/>
                <w:szCs w:val="22"/>
                <w:highlight w:val="white"/>
              </w:rPr>
              <w:tab/>
              <w:t>34</w:t>
            </w:r>
          </w:hyperlink>
        </w:p>
        <w:p w14:paraId="1C8BBD7C" w14:textId="77777777" w:rsidR="00BF0C07" w:rsidRDefault="00BF0C07">
          <w:pPr>
            <w:widowControl w:val="0"/>
            <w:tabs>
              <w:tab w:val="right" w:pos="12000"/>
            </w:tabs>
            <w:spacing w:before="60" w:after="0" w:line="240" w:lineRule="auto"/>
            <w:ind w:left="1080"/>
            <w:jc w:val="left"/>
            <w:rPr>
              <w:sz w:val="22"/>
              <w:szCs w:val="22"/>
              <w:highlight w:val="white"/>
            </w:rPr>
          </w:pPr>
          <w:hyperlink w:anchor="_bwvtzkfn57uy">
            <w:r>
              <w:rPr>
                <w:sz w:val="22"/>
                <w:szCs w:val="22"/>
                <w:highlight w:val="white"/>
              </w:rPr>
              <w:t>2.1.3 A Gestão de Estratégia na ITIL v4</w:t>
            </w:r>
            <w:r>
              <w:rPr>
                <w:sz w:val="22"/>
                <w:szCs w:val="22"/>
                <w:highlight w:val="white"/>
              </w:rPr>
              <w:tab/>
              <w:t>35</w:t>
            </w:r>
          </w:hyperlink>
        </w:p>
        <w:p w14:paraId="37F10574" w14:textId="77777777" w:rsidR="00BF0C07" w:rsidRDefault="00BF0C07">
          <w:pPr>
            <w:widowControl w:val="0"/>
            <w:tabs>
              <w:tab w:val="right" w:pos="12000"/>
            </w:tabs>
            <w:spacing w:before="60" w:after="0" w:line="240" w:lineRule="auto"/>
            <w:ind w:left="1080"/>
            <w:jc w:val="left"/>
            <w:rPr>
              <w:sz w:val="22"/>
              <w:szCs w:val="22"/>
              <w:highlight w:val="white"/>
            </w:rPr>
          </w:pPr>
          <w:hyperlink w:anchor="_p7t67vr4b2jo">
            <w:r>
              <w:rPr>
                <w:sz w:val="22"/>
                <w:szCs w:val="22"/>
                <w:highlight w:val="white"/>
              </w:rPr>
              <w:t>2.1.4 Design Instrucional</w:t>
            </w:r>
            <w:r>
              <w:rPr>
                <w:sz w:val="22"/>
                <w:szCs w:val="22"/>
                <w:highlight w:val="white"/>
              </w:rPr>
              <w:tab/>
              <w:t>36</w:t>
            </w:r>
          </w:hyperlink>
        </w:p>
        <w:p w14:paraId="346B10F4" w14:textId="77777777" w:rsidR="00BF0C07" w:rsidRDefault="00BF0C07">
          <w:pPr>
            <w:widowControl w:val="0"/>
            <w:tabs>
              <w:tab w:val="right" w:pos="12000"/>
            </w:tabs>
            <w:spacing w:before="60" w:after="0" w:line="240" w:lineRule="auto"/>
            <w:ind w:left="720"/>
            <w:jc w:val="left"/>
            <w:rPr>
              <w:sz w:val="22"/>
              <w:szCs w:val="22"/>
              <w:highlight w:val="white"/>
            </w:rPr>
          </w:pPr>
          <w:hyperlink w:anchor="_sl0ausxens6k">
            <w:r>
              <w:rPr>
                <w:sz w:val="22"/>
                <w:szCs w:val="22"/>
                <w:highlight w:val="white"/>
              </w:rPr>
              <w:t>2.2 Capacitação em ITIL</w:t>
            </w:r>
            <w:r>
              <w:rPr>
                <w:sz w:val="22"/>
                <w:szCs w:val="22"/>
                <w:highlight w:val="white"/>
              </w:rPr>
              <w:tab/>
              <w:t>37</w:t>
            </w:r>
          </w:hyperlink>
        </w:p>
        <w:p w14:paraId="0A762401" w14:textId="77777777" w:rsidR="00BF0C07" w:rsidRDefault="00BF0C07">
          <w:pPr>
            <w:widowControl w:val="0"/>
            <w:tabs>
              <w:tab w:val="right" w:pos="12000"/>
            </w:tabs>
            <w:spacing w:before="60" w:after="0" w:line="240" w:lineRule="auto"/>
            <w:jc w:val="left"/>
            <w:rPr>
              <w:b/>
              <w:bCs/>
              <w:sz w:val="22"/>
              <w:szCs w:val="22"/>
              <w:highlight w:val="white"/>
            </w:rPr>
          </w:pPr>
          <w:hyperlink w:anchor="_5oeck2f0c52v">
            <w:r>
              <w:rPr>
                <w:b/>
                <w:bCs/>
                <w:highlight w:val="white"/>
              </w:rPr>
              <w:t>3 TRABALHOS RELACIONADOS</w:t>
            </w:r>
            <w:r>
              <w:rPr>
                <w:b/>
                <w:bCs/>
                <w:highlight w:val="white"/>
              </w:rPr>
              <w:tab/>
              <w:t>39</w:t>
            </w:r>
          </w:hyperlink>
        </w:p>
        <w:p w14:paraId="714FF927" w14:textId="77777777" w:rsidR="00BF0C07" w:rsidRDefault="00BF0C07">
          <w:pPr>
            <w:widowControl w:val="0"/>
            <w:tabs>
              <w:tab w:val="right" w:pos="12000"/>
            </w:tabs>
            <w:spacing w:before="60" w:after="0" w:line="240" w:lineRule="auto"/>
            <w:ind w:left="360"/>
            <w:jc w:val="left"/>
            <w:rPr>
              <w:sz w:val="22"/>
              <w:szCs w:val="22"/>
              <w:highlight w:val="white"/>
            </w:rPr>
          </w:pPr>
          <w:hyperlink w:anchor="_z1m7vsdiy997">
            <w:r>
              <w:rPr>
                <w:sz w:val="22"/>
                <w:szCs w:val="22"/>
                <w:highlight w:val="white"/>
              </w:rPr>
              <w:t>3.1 Objetivo da Pesquisa dos Trabalhos Correlatos</w:t>
            </w:r>
            <w:r>
              <w:rPr>
                <w:sz w:val="22"/>
                <w:szCs w:val="22"/>
                <w:highlight w:val="white"/>
              </w:rPr>
              <w:tab/>
              <w:t>39</w:t>
            </w:r>
          </w:hyperlink>
        </w:p>
        <w:p w14:paraId="24162F40" w14:textId="77777777" w:rsidR="00BF0C07" w:rsidRDefault="00BF0C07">
          <w:pPr>
            <w:widowControl w:val="0"/>
            <w:tabs>
              <w:tab w:val="right" w:pos="12000"/>
            </w:tabs>
            <w:spacing w:before="60" w:after="0" w:line="240" w:lineRule="auto"/>
            <w:ind w:left="360"/>
            <w:jc w:val="left"/>
            <w:rPr>
              <w:sz w:val="22"/>
              <w:szCs w:val="22"/>
              <w:highlight w:val="white"/>
            </w:rPr>
          </w:pPr>
          <w:hyperlink w:anchor="_9ggnlsykrtnn">
            <w:r>
              <w:rPr>
                <w:highlight w:val="white"/>
              </w:rPr>
              <w:t>3.2 PROCESSO DE BUSCA DOS TRABALHOS CORRELATOS</w:t>
            </w:r>
            <w:r>
              <w:rPr>
                <w:highlight w:val="white"/>
              </w:rPr>
              <w:tab/>
              <w:t>41</w:t>
            </w:r>
          </w:hyperlink>
        </w:p>
        <w:p w14:paraId="021F7B40" w14:textId="77777777" w:rsidR="00BF0C07" w:rsidRDefault="00BF0C07">
          <w:pPr>
            <w:widowControl w:val="0"/>
            <w:tabs>
              <w:tab w:val="right" w:pos="12000"/>
            </w:tabs>
            <w:spacing w:before="60" w:after="0" w:line="240" w:lineRule="auto"/>
            <w:ind w:left="360"/>
            <w:jc w:val="left"/>
            <w:rPr>
              <w:sz w:val="22"/>
              <w:szCs w:val="22"/>
              <w:highlight w:val="white"/>
            </w:rPr>
          </w:pPr>
          <w:hyperlink>
            <w:r>
              <w:rPr>
                <w:sz w:val="22"/>
                <w:szCs w:val="22"/>
                <w:highlight w:val="white"/>
              </w:rPr>
              <w:t>3.3 The Impact of Cloud Computing on ITIL Service Strategy Processes</w:t>
            </w:r>
            <w:r>
              <w:rPr>
                <w:sz w:val="22"/>
                <w:szCs w:val="22"/>
                <w:highlight w:val="white"/>
              </w:rPr>
              <w:tab/>
              <w:t>44</w:t>
            </w:r>
          </w:hyperlink>
        </w:p>
        <w:p w14:paraId="0CC8074B" w14:textId="77777777" w:rsidR="00BF0C07" w:rsidRDefault="00BF0C07">
          <w:pPr>
            <w:widowControl w:val="0"/>
            <w:tabs>
              <w:tab w:val="right" w:pos="12000"/>
            </w:tabs>
            <w:spacing w:before="60" w:after="0" w:line="240" w:lineRule="auto"/>
            <w:ind w:left="360"/>
            <w:jc w:val="left"/>
            <w:rPr>
              <w:sz w:val="22"/>
              <w:szCs w:val="22"/>
              <w:highlight w:val="white"/>
            </w:rPr>
          </w:pPr>
          <w:hyperlink w:anchor="_9nr6gj2gdx59">
            <w:r>
              <w:rPr>
                <w:sz w:val="22"/>
                <w:szCs w:val="22"/>
                <w:highlight w:val="white"/>
              </w:rPr>
              <w:t>3.4 Analysis of the ITIL V3 and 4, Exploring the Impacts on ITSM of Implementing the New Version</w:t>
            </w:r>
            <w:r>
              <w:rPr>
                <w:sz w:val="22"/>
                <w:szCs w:val="22"/>
                <w:highlight w:val="white"/>
              </w:rPr>
              <w:tab/>
              <w:t>45</w:t>
            </w:r>
          </w:hyperlink>
        </w:p>
        <w:p w14:paraId="70CC6ED5" w14:textId="77777777" w:rsidR="00BF0C07" w:rsidRDefault="00BF0C07">
          <w:pPr>
            <w:widowControl w:val="0"/>
            <w:tabs>
              <w:tab w:val="right" w:pos="12000"/>
            </w:tabs>
            <w:spacing w:before="60" w:after="0" w:line="240" w:lineRule="auto"/>
            <w:ind w:left="360"/>
            <w:jc w:val="left"/>
            <w:rPr>
              <w:sz w:val="22"/>
              <w:szCs w:val="22"/>
              <w:highlight w:val="white"/>
            </w:rPr>
          </w:pPr>
          <w:hyperlink w:anchor="_ox1ce1cu78t8">
            <w:r>
              <w:rPr>
                <w:sz w:val="22"/>
                <w:szCs w:val="22"/>
                <w:highlight w:val="white"/>
              </w:rPr>
              <w:t>3.5 Analysis of Methods for IT Service Management Processes Implementation in Higher EducationInstitutions</w:t>
            </w:r>
            <w:r>
              <w:rPr>
                <w:sz w:val="22"/>
                <w:szCs w:val="22"/>
                <w:highlight w:val="white"/>
              </w:rPr>
              <w:tab/>
              <w:t>46</w:t>
            </w:r>
          </w:hyperlink>
        </w:p>
        <w:p w14:paraId="6DC4E71D" w14:textId="77777777" w:rsidR="00BF0C07" w:rsidRDefault="00BF0C07">
          <w:pPr>
            <w:widowControl w:val="0"/>
            <w:tabs>
              <w:tab w:val="right" w:pos="12000"/>
            </w:tabs>
            <w:spacing w:before="60" w:after="0" w:line="240" w:lineRule="auto"/>
            <w:ind w:left="360"/>
            <w:jc w:val="left"/>
            <w:rPr>
              <w:sz w:val="22"/>
              <w:szCs w:val="22"/>
              <w:highlight w:val="white"/>
            </w:rPr>
          </w:pPr>
          <w:hyperlink w:anchor="_x5gpd6sfj5xt">
            <w:r>
              <w:rPr>
                <w:sz w:val="22"/>
                <w:szCs w:val="22"/>
                <w:highlight w:val="white"/>
              </w:rPr>
              <w:t>3.6 An IT Service Management Literature Review: Challenges, Benefits, Opportunities and Implementation Practices</w:t>
            </w:r>
            <w:r>
              <w:rPr>
                <w:sz w:val="22"/>
                <w:szCs w:val="22"/>
                <w:highlight w:val="white"/>
              </w:rPr>
              <w:tab/>
              <w:t>46</w:t>
            </w:r>
          </w:hyperlink>
        </w:p>
        <w:p w14:paraId="35E33D4B" w14:textId="77777777" w:rsidR="00BF0C07" w:rsidRDefault="00BF0C07">
          <w:pPr>
            <w:widowControl w:val="0"/>
            <w:tabs>
              <w:tab w:val="right" w:pos="12000"/>
            </w:tabs>
            <w:spacing w:before="60" w:after="0" w:line="240" w:lineRule="auto"/>
            <w:ind w:left="360"/>
            <w:jc w:val="left"/>
            <w:rPr>
              <w:sz w:val="22"/>
              <w:szCs w:val="22"/>
              <w:highlight w:val="white"/>
            </w:rPr>
          </w:pPr>
          <w:hyperlink w:anchor="_7rc5d0owhdh7">
            <w:r>
              <w:rPr>
                <w:sz w:val="22"/>
                <w:szCs w:val="22"/>
                <w:highlight w:val="white"/>
              </w:rPr>
              <w:t>3.7 Gamifying IT Service Management Education for Future IT.</w:t>
            </w:r>
            <w:r>
              <w:rPr>
                <w:sz w:val="22"/>
                <w:szCs w:val="22"/>
                <w:highlight w:val="white"/>
              </w:rPr>
              <w:tab/>
              <w:t>47</w:t>
            </w:r>
          </w:hyperlink>
        </w:p>
        <w:p w14:paraId="69B34687" w14:textId="77777777" w:rsidR="00BF0C07" w:rsidRDefault="00BF0C07">
          <w:pPr>
            <w:widowControl w:val="0"/>
            <w:tabs>
              <w:tab w:val="right" w:pos="12000"/>
            </w:tabs>
            <w:spacing w:before="60" w:after="0" w:line="240" w:lineRule="auto"/>
            <w:ind w:left="360"/>
            <w:jc w:val="left"/>
            <w:rPr>
              <w:sz w:val="22"/>
              <w:szCs w:val="22"/>
              <w:highlight w:val="white"/>
            </w:rPr>
          </w:pPr>
          <w:hyperlink w:anchor="_dhrshurc97k">
            <w:r>
              <w:rPr>
                <w:highlight w:val="white"/>
              </w:rPr>
              <w:t>3.8 ANÁLISE COMPARATIVA</w:t>
            </w:r>
            <w:r>
              <w:rPr>
                <w:highlight w:val="white"/>
              </w:rPr>
              <w:tab/>
              <w:t>48</w:t>
            </w:r>
          </w:hyperlink>
        </w:p>
        <w:p w14:paraId="1DA5928B" w14:textId="77777777" w:rsidR="00BF0C07" w:rsidRDefault="00BF0C07">
          <w:pPr>
            <w:widowControl w:val="0"/>
            <w:tabs>
              <w:tab w:val="right" w:pos="12000"/>
            </w:tabs>
            <w:spacing w:before="60" w:after="0" w:line="240" w:lineRule="auto"/>
            <w:jc w:val="left"/>
            <w:rPr>
              <w:b/>
              <w:bCs/>
              <w:sz w:val="22"/>
              <w:szCs w:val="22"/>
              <w:highlight w:val="white"/>
            </w:rPr>
          </w:pPr>
          <w:hyperlink w:anchor="_rh54p1iq7kp">
            <w:r>
              <w:rPr>
                <w:b/>
                <w:bCs/>
                <w:highlight w:val="white"/>
              </w:rPr>
              <w:t>4 PROJETO</w:t>
            </w:r>
            <w:r>
              <w:rPr>
                <w:b/>
                <w:bCs/>
                <w:highlight w:val="white"/>
              </w:rPr>
              <w:tab/>
              <w:t>50</w:t>
            </w:r>
          </w:hyperlink>
        </w:p>
        <w:p w14:paraId="73F3AEBE" w14:textId="77777777" w:rsidR="00BF0C07" w:rsidRDefault="00BF0C07">
          <w:pPr>
            <w:widowControl w:val="0"/>
            <w:tabs>
              <w:tab w:val="right" w:pos="12000"/>
            </w:tabs>
            <w:spacing w:before="60" w:after="0" w:line="240" w:lineRule="auto"/>
            <w:ind w:left="360"/>
            <w:jc w:val="left"/>
            <w:rPr>
              <w:sz w:val="22"/>
              <w:szCs w:val="22"/>
              <w:highlight w:val="white"/>
            </w:rPr>
          </w:pPr>
          <w:hyperlink w:anchor="_ymvh1evk79pp">
            <w:r>
              <w:rPr>
                <w:sz w:val="22"/>
                <w:szCs w:val="22"/>
                <w:highlight w:val="white"/>
              </w:rPr>
              <w:t>4.1 Visão Geral</w:t>
            </w:r>
            <w:r>
              <w:rPr>
                <w:sz w:val="22"/>
                <w:szCs w:val="22"/>
                <w:highlight w:val="white"/>
              </w:rPr>
              <w:tab/>
              <w:t>50</w:t>
            </w:r>
          </w:hyperlink>
        </w:p>
        <w:p w14:paraId="66839D77" w14:textId="77777777" w:rsidR="00BF0C07" w:rsidRDefault="00BF0C07">
          <w:pPr>
            <w:widowControl w:val="0"/>
            <w:tabs>
              <w:tab w:val="right" w:pos="12000"/>
            </w:tabs>
            <w:spacing w:before="60" w:after="0" w:line="240" w:lineRule="auto"/>
            <w:ind w:left="360"/>
            <w:jc w:val="left"/>
            <w:rPr>
              <w:sz w:val="22"/>
              <w:szCs w:val="22"/>
              <w:highlight w:val="white"/>
            </w:rPr>
          </w:pPr>
          <w:hyperlink w:anchor="_mcerkwrkonbq">
            <w:r>
              <w:rPr>
                <w:sz w:val="22"/>
                <w:szCs w:val="22"/>
                <w:highlight w:val="white"/>
              </w:rPr>
              <w:t>4.2 Fase de Análise (ADDIE)</w:t>
            </w:r>
            <w:r>
              <w:rPr>
                <w:sz w:val="22"/>
                <w:szCs w:val="22"/>
                <w:highlight w:val="white"/>
              </w:rPr>
              <w:tab/>
              <w:t>51</w:t>
            </w:r>
          </w:hyperlink>
        </w:p>
        <w:p w14:paraId="623CD48A" w14:textId="77777777" w:rsidR="00BF0C07" w:rsidRDefault="00BF0C07">
          <w:pPr>
            <w:widowControl w:val="0"/>
            <w:tabs>
              <w:tab w:val="right" w:pos="12000"/>
            </w:tabs>
            <w:spacing w:before="60" w:after="0" w:line="240" w:lineRule="auto"/>
            <w:ind w:left="360"/>
            <w:jc w:val="left"/>
            <w:rPr>
              <w:sz w:val="22"/>
              <w:szCs w:val="22"/>
              <w:highlight w:val="white"/>
            </w:rPr>
          </w:pPr>
          <w:hyperlink w:anchor="_8qd0z2md5rf7">
            <w:r>
              <w:rPr>
                <w:sz w:val="22"/>
                <w:szCs w:val="22"/>
                <w:highlight w:val="white"/>
              </w:rPr>
              <w:t>4.3 Fase de Design (ADDIE)</w:t>
            </w:r>
            <w:r>
              <w:rPr>
                <w:sz w:val="22"/>
                <w:szCs w:val="22"/>
                <w:highlight w:val="white"/>
              </w:rPr>
              <w:tab/>
              <w:t>51</w:t>
            </w:r>
          </w:hyperlink>
        </w:p>
        <w:p w14:paraId="52B2AB11" w14:textId="77777777" w:rsidR="00BF0C07" w:rsidRDefault="00BF0C07">
          <w:pPr>
            <w:widowControl w:val="0"/>
            <w:tabs>
              <w:tab w:val="right" w:pos="12000"/>
            </w:tabs>
            <w:spacing w:before="60" w:after="0" w:line="240" w:lineRule="auto"/>
            <w:ind w:left="720"/>
            <w:jc w:val="left"/>
            <w:rPr>
              <w:sz w:val="22"/>
              <w:szCs w:val="22"/>
              <w:highlight w:val="white"/>
            </w:rPr>
          </w:pPr>
          <w:hyperlink w:anchor="_lcsgk6b7k4o5">
            <w:r>
              <w:rPr>
                <w:sz w:val="22"/>
                <w:szCs w:val="22"/>
                <w:highlight w:val="white"/>
              </w:rPr>
              <w:t>4.3.1 Conteúdo Programático</w:t>
            </w:r>
            <w:r>
              <w:rPr>
                <w:sz w:val="22"/>
                <w:szCs w:val="22"/>
                <w:highlight w:val="white"/>
              </w:rPr>
              <w:tab/>
              <w:t>51</w:t>
            </w:r>
          </w:hyperlink>
        </w:p>
        <w:p w14:paraId="2B598B76" w14:textId="77777777" w:rsidR="00BF0C07" w:rsidRDefault="00BF0C07">
          <w:pPr>
            <w:widowControl w:val="0"/>
            <w:tabs>
              <w:tab w:val="right" w:pos="12000"/>
            </w:tabs>
            <w:spacing w:before="60" w:after="0" w:line="240" w:lineRule="auto"/>
            <w:ind w:left="720"/>
            <w:jc w:val="left"/>
            <w:rPr>
              <w:sz w:val="22"/>
              <w:szCs w:val="22"/>
              <w:highlight w:val="white"/>
            </w:rPr>
          </w:pPr>
          <w:hyperlink w:anchor="_2zjj6y9jfu3j">
            <w:r>
              <w:rPr>
                <w:sz w:val="22"/>
                <w:szCs w:val="22"/>
                <w:highlight w:val="white"/>
              </w:rPr>
              <w:t>4.3.2 Estratégias de Ensino</w:t>
            </w:r>
            <w:r>
              <w:rPr>
                <w:sz w:val="22"/>
                <w:szCs w:val="22"/>
                <w:highlight w:val="white"/>
              </w:rPr>
              <w:tab/>
              <w:t>52</w:t>
            </w:r>
          </w:hyperlink>
        </w:p>
        <w:p w14:paraId="2547F101" w14:textId="77777777" w:rsidR="00BF0C07" w:rsidRDefault="00BF0C07">
          <w:pPr>
            <w:widowControl w:val="0"/>
            <w:tabs>
              <w:tab w:val="right" w:pos="12000"/>
            </w:tabs>
            <w:spacing w:before="60" w:after="0" w:line="240" w:lineRule="auto"/>
            <w:ind w:left="720"/>
            <w:jc w:val="left"/>
            <w:rPr>
              <w:sz w:val="22"/>
              <w:szCs w:val="22"/>
              <w:highlight w:val="white"/>
            </w:rPr>
          </w:pPr>
          <w:hyperlink w:anchor="_dzucgkdgokao">
            <w:r>
              <w:rPr>
                <w:sz w:val="22"/>
                <w:szCs w:val="22"/>
                <w:highlight w:val="white"/>
              </w:rPr>
              <w:t>4.3.3 Materiais Necessários</w:t>
            </w:r>
            <w:r>
              <w:rPr>
                <w:sz w:val="22"/>
                <w:szCs w:val="22"/>
                <w:highlight w:val="white"/>
              </w:rPr>
              <w:tab/>
              <w:t>53</w:t>
            </w:r>
          </w:hyperlink>
        </w:p>
        <w:p w14:paraId="53F5839C" w14:textId="77777777" w:rsidR="00BF0C07" w:rsidRDefault="00BF0C07">
          <w:pPr>
            <w:widowControl w:val="0"/>
            <w:tabs>
              <w:tab w:val="right" w:pos="12000"/>
            </w:tabs>
            <w:spacing w:before="60" w:after="0" w:line="240" w:lineRule="auto"/>
            <w:ind w:left="720"/>
            <w:jc w:val="left"/>
            <w:rPr>
              <w:sz w:val="22"/>
              <w:szCs w:val="22"/>
              <w:highlight w:val="white"/>
            </w:rPr>
          </w:pPr>
          <w:hyperlink w:anchor="_y63p7vy1de96">
            <w:r>
              <w:rPr>
                <w:sz w:val="22"/>
                <w:szCs w:val="22"/>
                <w:highlight w:val="white"/>
              </w:rPr>
              <w:t>4.3.4 Avaliação da Aprendizagem</w:t>
            </w:r>
            <w:r>
              <w:rPr>
                <w:sz w:val="22"/>
                <w:szCs w:val="22"/>
                <w:highlight w:val="white"/>
              </w:rPr>
              <w:tab/>
              <w:t>53</w:t>
            </w:r>
          </w:hyperlink>
        </w:p>
        <w:p w14:paraId="0CC6E61F" w14:textId="77777777" w:rsidR="00BF0C07" w:rsidRDefault="00BF0C07">
          <w:pPr>
            <w:widowControl w:val="0"/>
            <w:tabs>
              <w:tab w:val="right" w:pos="12000"/>
            </w:tabs>
            <w:spacing w:before="60" w:after="0" w:line="240" w:lineRule="auto"/>
            <w:ind w:left="360"/>
            <w:jc w:val="left"/>
            <w:rPr>
              <w:sz w:val="22"/>
              <w:szCs w:val="22"/>
              <w:highlight w:val="white"/>
            </w:rPr>
          </w:pPr>
          <w:hyperlink w:anchor="_riip9rbqul1c">
            <w:r>
              <w:rPr>
                <w:sz w:val="22"/>
                <w:szCs w:val="22"/>
                <w:highlight w:val="white"/>
              </w:rPr>
              <w:t>4.4 Resumo do Projeto</w:t>
            </w:r>
            <w:r>
              <w:rPr>
                <w:sz w:val="22"/>
                <w:szCs w:val="22"/>
                <w:highlight w:val="white"/>
              </w:rPr>
              <w:tab/>
              <w:t>54</w:t>
            </w:r>
          </w:hyperlink>
        </w:p>
        <w:p w14:paraId="4576DCB2" w14:textId="77777777" w:rsidR="00BF0C07" w:rsidRDefault="00BF0C07">
          <w:pPr>
            <w:widowControl w:val="0"/>
            <w:tabs>
              <w:tab w:val="right" w:pos="12000"/>
            </w:tabs>
            <w:spacing w:before="60" w:after="0" w:line="240" w:lineRule="auto"/>
            <w:ind w:left="360"/>
            <w:jc w:val="left"/>
            <w:rPr>
              <w:sz w:val="22"/>
              <w:szCs w:val="22"/>
              <w:highlight w:val="white"/>
            </w:rPr>
          </w:pPr>
          <w:hyperlink w:anchor="_3bhnvyzx6ki">
            <w:r>
              <w:rPr>
                <w:sz w:val="22"/>
                <w:szCs w:val="22"/>
                <w:highlight w:val="white"/>
              </w:rPr>
              <w:t>4.5 Plano de Ensino</w:t>
            </w:r>
            <w:r>
              <w:rPr>
                <w:sz w:val="22"/>
                <w:szCs w:val="22"/>
                <w:highlight w:val="white"/>
              </w:rPr>
              <w:tab/>
              <w:t>55</w:t>
            </w:r>
          </w:hyperlink>
        </w:p>
        <w:p w14:paraId="7BFD83A9" w14:textId="77777777" w:rsidR="00BF0C07" w:rsidRDefault="00BF0C07">
          <w:pPr>
            <w:widowControl w:val="0"/>
            <w:tabs>
              <w:tab w:val="right" w:pos="12000"/>
            </w:tabs>
            <w:spacing w:before="60" w:after="0" w:line="240" w:lineRule="auto"/>
            <w:ind w:left="720"/>
            <w:jc w:val="left"/>
            <w:rPr>
              <w:sz w:val="22"/>
              <w:szCs w:val="22"/>
              <w:highlight w:val="white"/>
            </w:rPr>
          </w:pPr>
          <w:hyperlink w:anchor="_qef8gnlbxuz6">
            <w:r>
              <w:rPr>
                <w:sz w:val="22"/>
                <w:szCs w:val="22"/>
                <w:highlight w:val="white"/>
              </w:rPr>
              <w:t>4.5.1 Dados Gerais</w:t>
            </w:r>
            <w:r>
              <w:rPr>
                <w:sz w:val="22"/>
                <w:szCs w:val="22"/>
                <w:highlight w:val="white"/>
              </w:rPr>
              <w:tab/>
              <w:t>55</w:t>
            </w:r>
          </w:hyperlink>
        </w:p>
        <w:p w14:paraId="47B0D2EB" w14:textId="77777777" w:rsidR="00BF0C07" w:rsidRDefault="00BF0C07">
          <w:pPr>
            <w:widowControl w:val="0"/>
            <w:tabs>
              <w:tab w:val="right" w:pos="12000"/>
            </w:tabs>
            <w:spacing w:before="60" w:after="0" w:line="240" w:lineRule="auto"/>
            <w:ind w:left="720"/>
            <w:jc w:val="left"/>
            <w:rPr>
              <w:sz w:val="22"/>
              <w:szCs w:val="22"/>
              <w:highlight w:val="white"/>
            </w:rPr>
          </w:pPr>
          <w:hyperlink w:anchor="_p87oyq8ump3p">
            <w:r>
              <w:rPr>
                <w:sz w:val="22"/>
                <w:szCs w:val="22"/>
                <w:highlight w:val="white"/>
              </w:rPr>
              <w:t>4.5.2 Objetivo Geral da Unidade</w:t>
            </w:r>
            <w:r>
              <w:rPr>
                <w:sz w:val="22"/>
                <w:szCs w:val="22"/>
                <w:highlight w:val="white"/>
              </w:rPr>
              <w:tab/>
              <w:t>56</w:t>
            </w:r>
          </w:hyperlink>
        </w:p>
        <w:p w14:paraId="65986A32" w14:textId="77777777" w:rsidR="00BF0C07" w:rsidRDefault="00BF0C07">
          <w:pPr>
            <w:widowControl w:val="0"/>
            <w:tabs>
              <w:tab w:val="right" w:pos="12000"/>
            </w:tabs>
            <w:spacing w:before="60" w:after="0" w:line="240" w:lineRule="auto"/>
            <w:ind w:left="720"/>
            <w:jc w:val="left"/>
            <w:rPr>
              <w:sz w:val="22"/>
              <w:szCs w:val="22"/>
              <w:highlight w:val="white"/>
            </w:rPr>
          </w:pPr>
          <w:hyperlink w:anchor="_1bfjtymsr9nx">
            <w:r>
              <w:rPr>
                <w:sz w:val="22"/>
                <w:szCs w:val="22"/>
                <w:highlight w:val="white"/>
              </w:rPr>
              <w:t>4.5.3 Objetivos Específicos</w:t>
            </w:r>
            <w:r>
              <w:rPr>
                <w:sz w:val="22"/>
                <w:szCs w:val="22"/>
                <w:highlight w:val="white"/>
              </w:rPr>
              <w:tab/>
              <w:t>56</w:t>
            </w:r>
          </w:hyperlink>
        </w:p>
        <w:p w14:paraId="232EDE6D" w14:textId="77777777" w:rsidR="00BF0C07" w:rsidRDefault="00BF0C07">
          <w:pPr>
            <w:widowControl w:val="0"/>
            <w:tabs>
              <w:tab w:val="right" w:pos="12000"/>
            </w:tabs>
            <w:spacing w:before="60" w:after="0" w:line="240" w:lineRule="auto"/>
            <w:ind w:left="720"/>
            <w:jc w:val="left"/>
            <w:rPr>
              <w:sz w:val="22"/>
              <w:szCs w:val="22"/>
              <w:highlight w:val="white"/>
            </w:rPr>
          </w:pPr>
          <w:hyperlink w:anchor="_66xr6ty81c9u">
            <w:r>
              <w:rPr>
                <w:sz w:val="22"/>
                <w:szCs w:val="22"/>
                <w:highlight w:val="white"/>
              </w:rPr>
              <w:t>4.5.4 Entregas do Projeto</w:t>
            </w:r>
            <w:r>
              <w:rPr>
                <w:sz w:val="22"/>
                <w:szCs w:val="22"/>
                <w:highlight w:val="white"/>
              </w:rPr>
              <w:tab/>
              <w:t>57</w:t>
            </w:r>
          </w:hyperlink>
        </w:p>
        <w:p w14:paraId="5817C267" w14:textId="77777777" w:rsidR="00BF0C07" w:rsidRDefault="00BF0C07">
          <w:pPr>
            <w:widowControl w:val="0"/>
            <w:tabs>
              <w:tab w:val="right" w:pos="12000"/>
            </w:tabs>
            <w:spacing w:before="60" w:after="0" w:line="240" w:lineRule="auto"/>
            <w:ind w:left="720"/>
            <w:jc w:val="left"/>
            <w:rPr>
              <w:sz w:val="22"/>
              <w:szCs w:val="22"/>
              <w:highlight w:val="white"/>
            </w:rPr>
          </w:pPr>
          <w:hyperlink w:anchor="_z73g51q1cicl">
            <w:r>
              <w:rPr>
                <w:sz w:val="22"/>
                <w:szCs w:val="22"/>
                <w:highlight w:val="white"/>
              </w:rPr>
              <w:t>4.5.5 Ementa da Unidade de Aprendizagem</w:t>
            </w:r>
            <w:r>
              <w:rPr>
                <w:sz w:val="22"/>
                <w:szCs w:val="22"/>
                <w:highlight w:val="white"/>
              </w:rPr>
              <w:tab/>
              <w:t>57</w:t>
            </w:r>
          </w:hyperlink>
        </w:p>
        <w:p w14:paraId="2289DC36" w14:textId="77777777" w:rsidR="00BF0C07" w:rsidRDefault="00BF0C07">
          <w:pPr>
            <w:widowControl w:val="0"/>
            <w:tabs>
              <w:tab w:val="right" w:pos="12000"/>
            </w:tabs>
            <w:spacing w:before="60" w:after="0" w:line="240" w:lineRule="auto"/>
            <w:ind w:left="720"/>
            <w:jc w:val="left"/>
            <w:rPr>
              <w:sz w:val="22"/>
              <w:szCs w:val="22"/>
              <w:highlight w:val="white"/>
            </w:rPr>
          </w:pPr>
          <w:hyperlink w:anchor="_hdqj3ctlrrov">
            <w:r>
              <w:rPr>
                <w:sz w:val="22"/>
                <w:szCs w:val="22"/>
                <w:highlight w:val="white"/>
              </w:rPr>
              <w:t>4.5.6 Bibliografia Recomendada</w:t>
            </w:r>
            <w:r>
              <w:rPr>
                <w:sz w:val="22"/>
                <w:szCs w:val="22"/>
                <w:highlight w:val="white"/>
              </w:rPr>
              <w:tab/>
              <w:t>58</w:t>
            </w:r>
          </w:hyperlink>
        </w:p>
        <w:p w14:paraId="1DD1C196" w14:textId="77777777" w:rsidR="00BF0C07" w:rsidRDefault="00BF0C07">
          <w:pPr>
            <w:widowControl w:val="0"/>
            <w:tabs>
              <w:tab w:val="right" w:pos="12000"/>
            </w:tabs>
            <w:spacing w:before="60" w:after="0" w:line="240" w:lineRule="auto"/>
            <w:jc w:val="left"/>
            <w:rPr>
              <w:b/>
              <w:bCs/>
              <w:sz w:val="22"/>
              <w:szCs w:val="22"/>
              <w:highlight w:val="white"/>
            </w:rPr>
          </w:pPr>
          <w:hyperlink w:anchor="_908fjd5yw1qx">
            <w:r>
              <w:rPr>
                <w:b/>
                <w:bCs/>
                <w:highlight w:val="white"/>
              </w:rPr>
              <w:t>5 CONSIDERAÇÕES FINAIS</w:t>
            </w:r>
            <w:r>
              <w:rPr>
                <w:b/>
                <w:bCs/>
                <w:highlight w:val="white"/>
              </w:rPr>
              <w:tab/>
              <w:t>59</w:t>
            </w:r>
          </w:hyperlink>
        </w:p>
        <w:p w14:paraId="12FC534A" w14:textId="77777777" w:rsidR="00BF0C07" w:rsidRDefault="00BF0C07">
          <w:pPr>
            <w:widowControl w:val="0"/>
            <w:tabs>
              <w:tab w:val="right" w:pos="12000"/>
            </w:tabs>
            <w:spacing w:before="60" w:after="0" w:line="240" w:lineRule="auto"/>
            <w:ind w:left="360"/>
            <w:jc w:val="left"/>
            <w:rPr>
              <w:sz w:val="22"/>
              <w:szCs w:val="22"/>
              <w:highlight w:val="white"/>
            </w:rPr>
          </w:pPr>
          <w:hyperlink w:anchor="_owqm3ruqpqrj">
            <w:r>
              <w:rPr>
                <w:highlight w:val="white"/>
              </w:rPr>
              <w:t>5.1 PRÓXIMAS ETAPAS</w:t>
            </w:r>
            <w:r>
              <w:rPr>
                <w:highlight w:val="white"/>
              </w:rPr>
              <w:tab/>
              <w:t>60</w:t>
            </w:r>
          </w:hyperlink>
        </w:p>
        <w:p w14:paraId="7513EF68" w14:textId="77777777" w:rsidR="00BF0C07" w:rsidRDefault="00BF0C07">
          <w:pPr>
            <w:widowControl w:val="0"/>
            <w:tabs>
              <w:tab w:val="right" w:pos="12000"/>
            </w:tabs>
            <w:spacing w:before="60" w:after="0" w:line="240" w:lineRule="auto"/>
            <w:jc w:val="left"/>
            <w:rPr>
              <w:b/>
              <w:bCs/>
              <w:sz w:val="22"/>
              <w:szCs w:val="22"/>
              <w:highlight w:val="white"/>
            </w:rPr>
          </w:pPr>
          <w:hyperlink w:anchor="_t7pxgpt5gnss">
            <w:r>
              <w:rPr>
                <w:b/>
                <w:bCs/>
                <w:highlight w:val="white"/>
              </w:rPr>
              <w:t>REFERÊNCIAS</w:t>
            </w:r>
            <w:r>
              <w:rPr>
                <w:b/>
                <w:bCs/>
                <w:highlight w:val="white"/>
              </w:rPr>
              <w:tab/>
              <w:t>61</w:t>
            </w:r>
          </w:hyperlink>
          <w:r>
            <w:fldChar w:fldCharType="end"/>
          </w:r>
        </w:p>
      </w:sdtContent>
    </w:sdt>
    <w:p w14:paraId="18D46B75" w14:textId="77777777" w:rsidR="00BF0C07" w:rsidRDefault="00BF0C07">
      <w:pPr>
        <w:widowControl w:val="0"/>
        <w:tabs>
          <w:tab w:val="right" w:pos="12000"/>
        </w:tabs>
        <w:spacing w:before="60" w:after="0" w:line="240" w:lineRule="auto"/>
        <w:jc w:val="left"/>
        <w:rPr>
          <w:b/>
          <w:bCs/>
          <w:highlight w:val="white"/>
        </w:rPr>
      </w:pPr>
    </w:p>
    <w:p w14:paraId="282B38F4" w14:textId="77777777" w:rsidR="00BF0C07" w:rsidRDefault="00BF0C07">
      <w:pPr>
        <w:rPr>
          <w:b/>
          <w:bCs/>
          <w:highlight w:val="white"/>
        </w:rPr>
      </w:pPr>
    </w:p>
    <w:p w14:paraId="1D34AD21" w14:textId="77777777" w:rsidR="00BF0C07" w:rsidRDefault="00BF0C07">
      <w:pPr>
        <w:rPr>
          <w:b/>
          <w:bCs/>
          <w:highlight w:val="white"/>
        </w:rPr>
        <w:sectPr w:rsidR="00BF0C07">
          <w:headerReference w:type="default" r:id="rId11"/>
          <w:pgSz w:w="11909" w:h="16834"/>
          <w:pgMar w:top="1700" w:right="1133" w:bottom="1133" w:left="1700" w:header="1133" w:footer="720" w:gutter="0"/>
          <w:cols w:space="720"/>
        </w:sectPr>
      </w:pPr>
    </w:p>
    <w:p w14:paraId="08E27F38" w14:textId="77777777" w:rsidR="00BF0C07" w:rsidRDefault="00CF2E2C">
      <w:pPr>
        <w:pStyle w:val="Ttulo1"/>
        <w:rPr>
          <w:highlight w:val="white"/>
        </w:rPr>
      </w:pPr>
      <w:bookmarkStart w:id="5" w:name="_gu4erwkhn47m" w:colFirst="0" w:colLast="0"/>
      <w:bookmarkEnd w:id="5"/>
      <w:r>
        <w:rPr>
          <w:highlight w:val="white"/>
        </w:rPr>
        <w:t>1 INTRODUÇÃO</w:t>
      </w:r>
    </w:p>
    <w:p w14:paraId="74372B9B" w14:textId="77777777" w:rsidR="00BF0C07" w:rsidRDefault="00CF2E2C">
      <w:pPr>
        <w:ind w:firstLine="708"/>
        <w:rPr>
          <w:highlight w:val="white"/>
        </w:rPr>
      </w:pPr>
      <w:r>
        <w:rPr>
          <w:highlight w:val="white"/>
        </w:rPr>
        <w:t>A tecnologia da informação (TI) deixou de ser apenas um suporte técnico dentro das organizações e passou a ocupar um papel estratégico (YORDANOV, 2022). Hoje, as decisões sobre quais serviços de TI oferecer, para quem oferecer e como alinhar esses serviços aos objetivos do negócio são questões que impactam diretamente o sucesso das empresas (AL MOURAD; HUSSAIN, 2014). Nesse contexto, o Gerenciamento de Serviços de TI (ITSM) se tornou uma prática essencial para garantir que a TI entregue valor de forma organ</w:t>
      </w:r>
      <w:r>
        <w:rPr>
          <w:highlight w:val="white"/>
        </w:rPr>
        <w:t>izada e eficiente (CARDOSO et al., 2021).</w:t>
      </w:r>
    </w:p>
    <w:p w14:paraId="0390D638" w14:textId="70BCAA95" w:rsidR="00BF0C07" w:rsidRDefault="00CF2E2C">
      <w:pPr>
        <w:spacing w:before="240" w:after="240"/>
        <w:ind w:firstLine="708"/>
        <w:rPr>
          <w:highlight w:val="white"/>
        </w:rPr>
      </w:pPr>
      <w:r>
        <w:rPr>
          <w:highlight w:val="white"/>
        </w:rPr>
        <w:t>Entre os frameworks mais utilizados para orientar esse gerenciamento está o ITIL (Information Technology Infrastructure Library), que reúne um conjunto de boas práticas reconhecidas mundialmente para o Gerenciamento de Serviços de TI. O ITIL oferece uma abordagem estruturada que permite às organizações planejar, entregar e melhorar seus serviços de forma alinhada aos objetivos do negócio, sendo amplamente adotado tanto no setor público quanto no privado (AL MOURAD; HUSSAIN, 2014; CARDOSO et al., 2021; YORDA</w:t>
      </w:r>
      <w:r>
        <w:rPr>
          <w:highlight w:val="white"/>
        </w:rPr>
        <w:t xml:space="preserve">NOV, 2022). Dentro dessa abordagem, a estratégia de serviços ocupa um papel central, pois é nela que se definem quais serviços a organização deve oferecer, quais capacidades precisam ser desenvolvidas e como os recursos devem ser alocados para atender às necessidades dos clientes e gerar valor para o negócio (AL MOURAD; HUSSAIN, 2014; SARAIVA; RIBEIRO, 2025). </w:t>
      </w:r>
    </w:p>
    <w:p w14:paraId="6676CE06" w14:textId="77777777" w:rsidR="00BF0C07" w:rsidRDefault="00CF2E2C">
      <w:pPr>
        <w:spacing w:before="240" w:after="240"/>
        <w:ind w:firstLine="708"/>
        <w:rPr>
          <w:highlight w:val="white"/>
        </w:rPr>
      </w:pPr>
      <w:r>
        <w:rPr>
          <w:highlight w:val="white"/>
        </w:rPr>
        <w:t>Com a evolução do ITIL da versão 3 para a versão 4, a forma como a estratégia de serviços é tratada dentro do framework passou por mudanças significativas.</w:t>
      </w:r>
    </w:p>
    <w:p w14:paraId="76CAB868" w14:textId="77777777" w:rsidR="00BF0C07" w:rsidRDefault="00CF2E2C">
      <w:pPr>
        <w:spacing w:before="240" w:after="240"/>
        <w:ind w:firstLine="708"/>
        <w:rPr>
          <w:highlight w:val="white"/>
        </w:rPr>
      </w:pPr>
      <w:r>
        <w:rPr>
          <w:highlight w:val="white"/>
        </w:rPr>
        <w:t>Na versão 3, o ITIL era organizado em cinco fases sequenciais, chamadas de ciclo de vida do serviço. A primeira dessas fases era a Estratégia de Serviço, que funcionava como o ponto de partida de todo o processo. Nessa fase, a organização definia questões fundamentais antes de qualquer ação operacional: quais serviços de TI seriam oferecidos, como seriam organizados em um catálogo (gerenciamento de portfólio), quanto custariam (gerenciamento financeiro), qual seria a demanda esperada dos usuários (gerenciam</w:t>
      </w:r>
      <w:r>
        <w:rPr>
          <w:highlight w:val="white"/>
        </w:rPr>
        <w:t>ento de demanda) e como seria mantida a comunicação com as áreas de negócio (gerenciamento de relacionamento). Somente após essas definições é que o serviço avançava para as fases seguintes de desenho, transição, operação e melhoria contínua (AL MOURAD; HUSSAIN, 2014).</w:t>
      </w:r>
    </w:p>
    <w:p w14:paraId="5A117420" w14:textId="5BCD5EDA" w:rsidR="00BF0C07" w:rsidRDefault="00CF2E2C">
      <w:pPr>
        <w:spacing w:before="240" w:after="240"/>
        <w:ind w:firstLine="708"/>
        <w:rPr>
          <w:highlight w:val="white"/>
        </w:rPr>
      </w:pPr>
      <w:r>
        <w:rPr>
          <w:highlight w:val="white"/>
        </w:rPr>
        <w:t>Na versão 4, publicada em 2019, essa estrutura linear foi substituída por um modelo mais flexível chamado Sistema de Valor do Serviço. Nesse novo modelo, a estratégia não é mais uma fase isolada que acontece apenas no início. Ela passa a estar presente em diversas práticas que funcionam de forma contínua e integrada ao longo de todas as atividades da organização. As principais práticas que assumem esse papel estratégico são: o Gerenciamento da Estratégia, que define a direção da organização em relação aos s</w:t>
      </w:r>
      <w:r>
        <w:rPr>
          <w:highlight w:val="white"/>
        </w:rPr>
        <w:t>eus serviços; o Gerenciamento de Portfólio, que organiza o conjunto de serviços oferecidos; o Gerenciamento de Relacionamento, que cuida do relacionamento entre a TI e as demais áreas; e o Gerenciamento Financeiro de Serviços, que controla os custos e investimentos em serviços (SARAIVA; RIBEIRO, 2025).</w:t>
      </w:r>
    </w:p>
    <w:p w14:paraId="6AA0E3B0" w14:textId="77777777" w:rsidR="00BF0C07" w:rsidRDefault="00CF2E2C">
      <w:pPr>
        <w:spacing w:before="240" w:after="240"/>
        <w:ind w:firstLine="708"/>
        <w:rPr>
          <w:highlight w:val="white"/>
        </w:rPr>
      </w:pPr>
      <w:r>
        <w:rPr>
          <w:highlight w:val="white"/>
        </w:rPr>
        <w:t xml:space="preserve">Essa mudança tem uma implicação relevante para os profissionais de TI: enquanto na versão 3 a estratégia era responsabilidade de uma fase específica, na versão 4 ela se torna uma atividade presente em todo o ciclo, exigindo que todos os envolvidos compreendam como suas ações se conectam aos objetivos estratégicos da organização (SARAIVA; RIBEIRO, 2025; CARDOSO </w:t>
      </w:r>
      <w:r>
        <w:rPr>
          <w:i/>
          <w:iCs/>
          <w:highlight w:val="white"/>
        </w:rPr>
        <w:t>et al.</w:t>
      </w:r>
      <w:r>
        <w:rPr>
          <w:highlight w:val="white"/>
        </w:rPr>
        <w:t>, 2021).</w:t>
      </w:r>
    </w:p>
    <w:p w14:paraId="394BBEA4" w14:textId="77777777" w:rsidR="00BF0C07" w:rsidRDefault="00CF2E2C">
      <w:pPr>
        <w:spacing w:before="240" w:after="240"/>
        <w:ind w:firstLine="708"/>
        <w:rPr>
          <w:highlight w:val="white"/>
        </w:rPr>
      </w:pPr>
      <w:r>
        <w:rPr>
          <w:highlight w:val="white"/>
        </w:rPr>
        <w:t xml:space="preserve">No entanto, muitas organizações ainda enfrentam dificuldades para aplicar essas práticas. Cardoso et al. (2021), em uma revisão sistemática da literatura sobre ITSM, identificaram que a falta de apoio da alta gestão e a resistência das equipes à mudança estão entre os principais desafios. Os autores também destacam que considerar a estratégia e a visão de TI da organização é uma das práticas mais importantes na hora de implementar um framework como o ITIL. Isso reforça a ideia de que os profissionais de TI </w:t>
      </w:r>
      <w:r>
        <w:rPr>
          <w:highlight w:val="white"/>
        </w:rPr>
        <w:t>precisam ter competências que vão além da parte técnica, incluindo o entendimento de como a TI se conecta com a estratégia do negócio.</w:t>
      </w:r>
    </w:p>
    <w:p w14:paraId="29DD5C0B" w14:textId="77777777" w:rsidR="00BF0C07" w:rsidRDefault="00CF2E2C">
      <w:pPr>
        <w:spacing w:before="240" w:after="240"/>
        <w:ind w:firstLine="708"/>
        <w:rPr>
          <w:highlight w:val="white"/>
        </w:rPr>
      </w:pPr>
      <w:r>
        <w:rPr>
          <w:highlight w:val="white"/>
        </w:rPr>
        <w:t xml:space="preserve">O mercado de trabalho espera que profissionais de TI possuam competências que vão além do domínio técnico. Organizações de diferentes setores buscam profissionais capazes de tomar decisões sobre quais serviços oferecer, como organizá-los, como justificar seus custos e como garantir que a tecnologia esteja alinhada aos objetivos do negócio (AL MOURAD; HUSSAIN, 2014; CARDOSO </w:t>
      </w:r>
      <w:r>
        <w:rPr>
          <w:i/>
          <w:iCs/>
          <w:highlight w:val="white"/>
        </w:rPr>
        <w:t>et al.</w:t>
      </w:r>
      <w:r>
        <w:rPr>
          <w:highlight w:val="white"/>
        </w:rPr>
        <w:t>, 2021). Embora o framework ITIL seja a principal referência para o desenvolvimento dessas competências, os cursos superiores de computação no Brasil não abordam esse conteúdo de forma dedicada em seus currículos, conforme demonstrado ao longo deste trabalho.</w:t>
      </w:r>
    </w:p>
    <w:p w14:paraId="2C20C9E5" w14:textId="77777777" w:rsidR="00BF0C07" w:rsidRDefault="00CF2E2C">
      <w:pPr>
        <w:spacing w:before="240" w:after="240"/>
        <w:ind w:firstLine="708"/>
        <w:rPr>
          <w:highlight w:val="white"/>
        </w:rPr>
      </w:pPr>
      <w:r>
        <w:rPr>
          <w:highlight w:val="white"/>
        </w:rPr>
        <w:t>Essa lacuna é ainda mais evidente quando se observa o ambiente acadêmico. Uma pesquisa realizada com instituições de ensino superior constatou que essas organizações frequentemente não possuem a expertise e o pessoal necessário para implementar padrões de Gerenciamento de Serviços de TI, o que faz com que a tecnologia seja gerenciada de forma improvisada, sem alinhamento com os objetivos institucionais (YORDANOV, 2022). Esse cenário indica que o problema não está apenas na ausência do conteúdo nos currículo</w:t>
      </w:r>
      <w:r>
        <w:rPr>
          <w:highlight w:val="white"/>
        </w:rPr>
        <w:t>s, mas também na falta de profissionais capacitados dentro das próprias instituições que formam os futuros profissionais de TI. Se o tema não é ensinado durante a graduação, os egressos chegam ao mercado de trabalho sem essa competência fundamental, perpetuando o ciclo de despreparo.</w:t>
      </w:r>
    </w:p>
    <w:p w14:paraId="00EE1D01" w14:textId="77777777" w:rsidR="00BF0C07" w:rsidRDefault="00CF2E2C">
      <w:pPr>
        <w:spacing w:before="240" w:after="240"/>
        <w:ind w:firstLine="708"/>
        <w:rPr>
          <w:highlight w:val="white"/>
        </w:rPr>
      </w:pPr>
      <w:r>
        <w:rPr>
          <w:highlight w:val="white"/>
        </w:rPr>
        <w:t>Para fins deste trabalho, são considerados cursos superiores na área de TI os cursos de bacharelado e tecnológicos que formam profissionais para atuar com tecnologia da informação. Entre os bacharelados, incluem-se cursos como Ciência da Computação, Sistemas de Informação e Engenharia de Computação. Entre os tecnológicos, incluem-se cursos como Análise e Desenvolvimento de Sistemas e Gestão da Tecnologia da Informação. Esses cursos foram selecionados como escopo desta pesquisa por serem os principais respon</w:t>
      </w:r>
      <w:r>
        <w:rPr>
          <w:highlight w:val="white"/>
        </w:rPr>
        <w:t>sáveis pela formação de profissionais que atuarão diretamente com serviços de TI nas organizações.</w:t>
      </w:r>
    </w:p>
    <w:p w14:paraId="49DB556D" w14:textId="77777777" w:rsidR="00BF0C07" w:rsidRDefault="00CF2E2C">
      <w:pPr>
        <w:spacing w:before="240" w:after="240"/>
        <w:ind w:firstLine="708"/>
        <w:rPr>
          <w:highlight w:val="white"/>
        </w:rPr>
      </w:pPr>
      <w:r>
        <w:rPr>
          <w:highlight w:val="white"/>
        </w:rPr>
        <w:t xml:space="preserve">Diante do cenário apresentado, o presente trabalho tem como objetivo propor uma estratégia de ensino para a gestão da estratégia de serviço de TI, factível de ser aplicada no contexto de cursos superiores na área de TI. A proposta consiste no desenvolvimento de uma unidade de aprendizagem, construída por meio do modelo ADDIE de design instrucional, que aborda a prática de Gestão da Estratégia (Strategy Management) da ITIL 4. Com isso, pretende-se oferecer aos futuros profissionais de TI uma formação que vá </w:t>
      </w:r>
      <w:r>
        <w:rPr>
          <w:highlight w:val="white"/>
        </w:rPr>
        <w:t>além dos aspectos operacionais e os prepare para apoiar decisões estratégicas, contribuindo para que a TI seja reconhecida como um ativo estratégico dentro das organizações, e não apenas como uma área de suporte.</w:t>
      </w:r>
    </w:p>
    <w:p w14:paraId="7E691AED" w14:textId="77777777" w:rsidR="00BF0C07" w:rsidRDefault="00CF2E2C">
      <w:pPr>
        <w:pStyle w:val="Ttulo2"/>
        <w:rPr>
          <w:highlight w:val="white"/>
        </w:rPr>
      </w:pPr>
      <w:bookmarkStart w:id="6" w:name="_dwemhrddeklk" w:colFirst="0" w:colLast="0"/>
      <w:bookmarkEnd w:id="6"/>
      <w:r>
        <w:rPr>
          <w:highlight w:val="white"/>
        </w:rPr>
        <w:t>1.1 PROBLEMA DE PESQUISA</w:t>
      </w:r>
    </w:p>
    <w:p w14:paraId="213AE3B8" w14:textId="77777777" w:rsidR="00BF0C07" w:rsidRDefault="00CF2E2C">
      <w:pPr>
        <w:spacing w:before="240" w:after="240"/>
        <w:ind w:firstLine="720"/>
        <w:rPr>
          <w:highlight w:val="white"/>
        </w:rPr>
      </w:pPr>
      <w:r>
        <w:rPr>
          <w:highlight w:val="white"/>
        </w:rPr>
        <w:t xml:space="preserve">A Gerenciamento de Serviços de TI tem se tornado cada vez mais importante para as organizações que buscam alinhar a tecnologia aos seus objetivos de negócio (CARDOSO </w:t>
      </w:r>
      <w:r>
        <w:rPr>
          <w:i/>
          <w:iCs/>
          <w:highlight w:val="white"/>
        </w:rPr>
        <w:t>et al.</w:t>
      </w:r>
      <w:r>
        <w:rPr>
          <w:highlight w:val="white"/>
        </w:rPr>
        <w:t xml:space="preserve">, 2021; YORDANOV, 2022). Dentro desse contexto, a gestão da estratégia de serviço ocupa um papel central, pois é ela que define quais serviços serão oferecidos, para quem, com quais recursos e a que custo (AL MOURAD; HUSSAIN, 2014). No entanto, apesar dessa relevância, </w:t>
      </w:r>
      <w:r>
        <w:rPr>
          <w:highlight w:val="white"/>
        </w:rPr>
        <w:t xml:space="preserve">o ensino dessas competências nos cursos superiores na área de TI ainda é insuficiente (YORDANOV, 2022; VELDYAEVA; FITZ; SCHEEG, 2024). </w:t>
      </w:r>
    </w:p>
    <w:p w14:paraId="6B3ED9CA" w14:textId="77777777" w:rsidR="00BF0C07" w:rsidRDefault="00CF2E2C">
      <w:pPr>
        <w:spacing w:before="240" w:after="240"/>
        <w:ind w:firstLine="720"/>
        <w:rPr>
          <w:highlight w:val="white"/>
        </w:rPr>
      </w:pPr>
      <w:r>
        <w:rPr>
          <w:highlight w:val="white"/>
        </w:rPr>
        <w:t xml:space="preserve">A falta de conhecimento sobre frameworks de Gerenciamento de Serviços de TI, como o ITIL, é um dos principais desafios enfrentados pelas organizações que tentam implementar práticas de ITSM (CARDOSO </w:t>
      </w:r>
      <w:r>
        <w:rPr>
          <w:i/>
          <w:iCs/>
          <w:highlight w:val="white"/>
        </w:rPr>
        <w:t>et al.</w:t>
      </w:r>
      <w:r>
        <w:rPr>
          <w:highlight w:val="white"/>
        </w:rPr>
        <w:t xml:space="preserve">, 2021). Isso indica que os profissionais estão chegando ao mercado de trabalho sem a preparação adequada para atuar na gestão estratégica dos serviços de TI (YORDANOV, 2022; VELDYAEVA; FITZ; SCHEEG, 2024). Se essa competência não é desenvolvida durante a formação acadêmica, o profissional acaba aprendendo apenas na prática, de forma fragmentada e muitas vezes incompleta (CARDOSO </w:t>
      </w:r>
      <w:r>
        <w:rPr>
          <w:i/>
          <w:iCs/>
          <w:highlight w:val="white"/>
        </w:rPr>
        <w:t>et al.</w:t>
      </w:r>
      <w:r>
        <w:rPr>
          <w:highlight w:val="white"/>
        </w:rPr>
        <w:t xml:space="preserve">, 2021; YORDANOV, 2022). </w:t>
      </w:r>
    </w:p>
    <w:p w14:paraId="65361351" w14:textId="77777777" w:rsidR="00BF0C07" w:rsidRDefault="00CF2E2C">
      <w:pPr>
        <w:spacing w:before="240" w:after="240"/>
        <w:ind w:firstLine="720"/>
        <w:rPr>
          <w:highlight w:val="white"/>
        </w:rPr>
      </w:pPr>
      <w:r>
        <w:rPr>
          <w:highlight w:val="white"/>
        </w:rPr>
        <w:t>Yordanov (2022) reforça essa preocupação ao analisar a realidade das instituições de ensino superior. O autor constatou que essas instituições frequentemente não possuem o conhecimento necessário para implementar padrões formais de gestão  de serviços de TI, e que a TI acaba sendo gerenciada de forma improvisada, sem alinhamento com os objetivos organizacionais. Se as próprias instituições que formam os futuros profissionais de TI não adotam essas práticas internamente, é compreensível que também não as ens</w:t>
      </w:r>
      <w:r>
        <w:rPr>
          <w:highlight w:val="white"/>
        </w:rPr>
        <w:t>inem de forma adequada em seus currículos.</w:t>
      </w:r>
    </w:p>
    <w:p w14:paraId="668FEADB" w14:textId="77777777" w:rsidR="00BF0C07" w:rsidRDefault="00CF2E2C">
      <w:pPr>
        <w:spacing w:before="240" w:after="240"/>
        <w:ind w:firstLine="720"/>
        <w:rPr>
          <w:highlight w:val="white"/>
        </w:rPr>
      </w:pPr>
      <w:r>
        <w:rPr>
          <w:highlight w:val="white"/>
        </w:rPr>
        <w:t xml:space="preserve">Essa lacuna na formação se torna ainda mais preocupante quando se observa que o ITIL é frequentemente exigido como requisito em processos seletivos e concursos públicos na área de TI, enquanto a maioria dos profissionais só tem acesso a esse conhecimento por meio de certificações pagas, realizadas fora do ambiente acadêmico (PEOPLECERT, 2026). Ou seja, o mercado cobra uma competência que a graduação não oferece. </w:t>
      </w:r>
    </w:p>
    <w:p w14:paraId="3A31CAFF" w14:textId="77777777" w:rsidR="00BF0C07" w:rsidRDefault="00CF2E2C">
      <w:pPr>
        <w:spacing w:before="240" w:after="240"/>
        <w:ind w:firstLine="720"/>
        <w:rPr>
          <w:highlight w:val="white"/>
        </w:rPr>
      </w:pPr>
      <w:r>
        <w:rPr>
          <w:highlight w:val="white"/>
        </w:rPr>
        <w:t xml:space="preserve">Apesar de existir uma estrutura robusta de certificações profissionais em ITIL, essas capacitações são pagas e acontecem fora do ambiente acadêmico. Os cursos superiores na área de TI, que deveriam ser os primeiros contatos do futuro profissional com essas competências, na maioria das vezes não abordam a gestão estratégica de serviços de TI de forma adequada (YORDANOV, 2022; VELDYAEVA; FITZ; SCHEEG, 2024). </w:t>
      </w:r>
    </w:p>
    <w:p w14:paraId="234560A5" w14:textId="77777777" w:rsidR="00BF0C07" w:rsidRDefault="00CF2E2C">
      <w:pPr>
        <w:spacing w:before="240" w:after="240"/>
        <w:ind w:firstLine="720"/>
        <w:rPr>
          <w:highlight w:val="white"/>
        </w:rPr>
      </w:pPr>
      <w:r>
        <w:rPr>
          <w:highlight w:val="white"/>
        </w:rPr>
        <w:t xml:space="preserve">Diante desse cenário, o problema que esta pesquisa busca investigar é: o Gerenciamento de Serviços de TI, especialmente a gestão da estratégia de serviço, não tem sido apropriadamente ensinada nos cursos superiores de computação, de modo a não atender às </w:t>
      </w:r>
      <w:r>
        <w:rPr>
          <w:highlight w:val="white"/>
        </w:rPr>
        <w:t>necessidades do mercado. Este estudo se propõe a analisá-la e propor uma alternativa de ensino deste tema que seja aderente à realidade dos cursos superiores de computação, contribuindo para que os futuros profissionais de TI cheguem ao mercado preparados para atuar não apenas no aspecto técnico, mas também no gerenciamento estratégico dos serviços de tecnologia.</w:t>
      </w:r>
    </w:p>
    <w:p w14:paraId="379962C6" w14:textId="77777777" w:rsidR="00BF0C07" w:rsidRDefault="00CF2E2C">
      <w:pPr>
        <w:pStyle w:val="Ttulo3"/>
        <w:rPr>
          <w:highlight w:val="white"/>
        </w:rPr>
      </w:pPr>
      <w:bookmarkStart w:id="7" w:name="_ay0rgrkngfk9" w:colFirst="0" w:colLast="0"/>
      <w:bookmarkEnd w:id="7"/>
      <w:r>
        <w:rPr>
          <w:highlight w:val="white"/>
        </w:rPr>
        <w:t>1.1.1 Solução Proposta</w:t>
      </w:r>
    </w:p>
    <w:p w14:paraId="126F0EB0" w14:textId="77777777" w:rsidR="00BF0C07" w:rsidRDefault="00CF2E2C">
      <w:pPr>
        <w:rPr>
          <w:highlight w:val="white"/>
        </w:rPr>
      </w:pPr>
      <w:r>
        <w:t>Diante do problema identificado, este trabalho propõe como solução o desenvolvimento de uma ferramenta educacional de ITSM, acompanhada de uma unidade de aprendizagem construída por meio de um método de design instrucional, ambas voltadas ao ensino da gestão da estratégia de serviço com base nas diretrizes da ITIL. Os dois elementos são complementares e indissociáveis: a ferramenta é o recurso que permite ao aluno praticar os conceitos em um ambiente próximo ao de uma organização real, e a unidade de aprend</w:t>
      </w:r>
      <w:r>
        <w:t>izagem é o que organiza pedagogicamente essa prática, definindo o que será ensinado, em que sequência e como a aprendizagem será avaliada.</w:t>
      </w:r>
    </w:p>
    <w:p w14:paraId="499337B9" w14:textId="77777777" w:rsidR="00BF0C07" w:rsidRDefault="00CF2E2C">
      <w:pPr>
        <w:spacing w:before="240" w:after="240"/>
        <w:ind w:firstLine="720"/>
        <w:rPr>
          <w:highlight w:val="white"/>
        </w:rPr>
      </w:pPr>
      <w:r>
        <w:rPr>
          <w:highlight w:val="white"/>
        </w:rPr>
        <w:t>O design instrucional, conforme define Filatro (2008), é a ação intencional de planejar, desenvolver e aplicar situações didáticas que utilizem métodos, técnicas e atividades de ensino com o objetivo de facilitar a aprendizagem. Essa abordagem oferece uma estrutura organizada para transformar um conteúdo técnico, como a gestão da estratégia de serviço, em uma experiência de aprendizagem bem planejada, com objetivos claros, recursos adequados e formas de avaliação definidas.</w:t>
      </w:r>
    </w:p>
    <w:p w14:paraId="2FCDA07B" w14:textId="77777777" w:rsidR="00BF0C07" w:rsidRDefault="00CF2E2C">
      <w:pPr>
        <w:spacing w:before="240" w:after="240"/>
        <w:ind w:firstLine="720"/>
        <w:rPr>
          <w:highlight w:val="white"/>
        </w:rPr>
      </w:pPr>
      <w:r>
        <w:rPr>
          <w:highlight w:val="white"/>
        </w:rPr>
        <w:t xml:space="preserve">Para isso, será utilizado o modelo ADDIE, um dos modelos de design instrucional mais reconhecidos e aplicados no mundo (BOMFIM DA SILVA </w:t>
      </w:r>
      <w:r>
        <w:rPr>
          <w:i/>
          <w:iCs/>
          <w:highlight w:val="white"/>
        </w:rPr>
        <w:t>et al.</w:t>
      </w:r>
      <w:r>
        <w:rPr>
          <w:highlight w:val="white"/>
        </w:rPr>
        <w:t>, 2023). O modelo é composto por cinco etapas que guiam todo o processo de criação da unidade de aprendizagem. Na etapa de Análise, serão identificadas as necessidades de aprendizagem dos alunos de cursos superiores de computação em relação à gestão da estratégia de serviço, levando em conta o que o mercado espera desses profissionais e o que atualmente é ensinado nas graduações. Na etapa de Design, serão definidos os objetivos de aprendizagem, os conteúdos a serem abordados, as estratégias de ensino e os r</w:t>
      </w:r>
      <w:r>
        <w:rPr>
          <w:highlight w:val="white"/>
        </w:rPr>
        <w:t>ecursos necessários. Na etapa de Desenvolvimento, os materiais didáticos e as atividades serão produzidos com base no planejamento feito anteriormente. Na etapa de Implementação, a unidade de aprendizagem será aplicada em um contexto real de ensino. E na etapa de Avaliação, os resultados serão analisados para verificar se os objetivos de aprendizagem foram alcançados e identificar melhorias.</w:t>
      </w:r>
    </w:p>
    <w:p w14:paraId="7E925437" w14:textId="77777777" w:rsidR="00BF0C07" w:rsidRDefault="00CF2E2C">
      <w:pPr>
        <w:spacing w:before="240" w:after="240"/>
        <w:ind w:firstLine="720"/>
        <w:rPr>
          <w:highlight w:val="white"/>
        </w:rPr>
      </w:pPr>
      <w:r>
        <w:rPr>
          <w:highlight w:val="white"/>
        </w:rPr>
        <w:t xml:space="preserve">O conteúdo da unidade de aprendizagem será fundamentado na prática de Gerenciamento da Estratégia (Strategy Management) da ITIL 4. Essa prática é responsável por definir a direção estratégica da organização em relação aos seus serviços de TI, avaliando o ambiente interno e externo, identificando oportunidades e estabelecendo como a tecnologia </w:t>
      </w:r>
      <w:r>
        <w:rPr>
          <w:highlight w:val="white"/>
        </w:rPr>
        <w:t xml:space="preserve">pode gerar valor para o negócio (SARAIVA; RIBEIRO, 2025). A unidade de aprendizagem abordará essa prática de forma acessível, mostrando como ela se aplica no dia a dia das organizações e como as ferramentas de ITSM podem apoiar sua execução. </w:t>
      </w:r>
    </w:p>
    <w:p w14:paraId="4EB5B166" w14:textId="77777777" w:rsidR="00BF0C07" w:rsidRDefault="00CF2E2C">
      <w:pPr>
        <w:spacing w:before="240" w:after="240"/>
        <w:ind w:firstLine="720"/>
        <w:rPr>
          <w:highlight w:val="white"/>
        </w:rPr>
      </w:pPr>
      <w:r>
        <w:rPr>
          <w:highlight w:val="white"/>
        </w:rPr>
        <w:t>A escolha por uma unidade de aprendizagem, e não por uma disciplina completa, é intencional. Yordanov (2022) observa que as instituições de ensino superior frequentemente enfrentam limitações de recursos e de pessoal qualificado para implementar novos conteúdos curriculares. Uma unidade de aprendizagem é mais flexível e viável de ser incorporada a disciplinas já existentes nos cursos de computação, como gestão de TI, engenharia de software ou governança de TI, sem exigir uma reestruturação curricular comple</w:t>
      </w:r>
      <w:r>
        <w:rPr>
          <w:highlight w:val="white"/>
        </w:rPr>
        <w:t>ta.</w:t>
      </w:r>
    </w:p>
    <w:p w14:paraId="2B6373CB" w14:textId="77777777" w:rsidR="00BF0C07" w:rsidRDefault="00CF2E2C">
      <w:pPr>
        <w:spacing w:before="240" w:after="240"/>
        <w:ind w:firstLine="720"/>
        <w:rPr>
          <w:highlight w:val="white"/>
        </w:rPr>
      </w:pPr>
      <w:r>
        <w:rPr>
          <w:highlight w:val="white"/>
        </w:rPr>
        <w:t>Em resumo, a solução proposta neste trabalho consiste em seguir o processo de design instrucional, por meio do modelo ADDIE, para criar uma unidade de aprendizagem que ensine a gestão da estratégia de serviço de TI com base no ITIL 4. O objetivo é oferecer uma alternativa de ensino que seja prática, acessível e aderente à realidade dos cursos superiores de computação, contribuindo para que os futuros profissionais de TI desenvolvam competências estratégicas ainda durante a graduação.</w:t>
      </w:r>
    </w:p>
    <w:p w14:paraId="4AF83DDE" w14:textId="77777777" w:rsidR="00BF0C07" w:rsidRDefault="00CF2E2C">
      <w:pPr>
        <w:spacing w:before="240" w:after="240"/>
        <w:ind w:firstLine="720"/>
        <w:rPr>
          <w:highlight w:val="white"/>
        </w:rPr>
      </w:pPr>
      <w:r>
        <w:t>A opção por desenvolver uma ferramenta própria decorre da avaliação das soluções de ITSM disponíveis no mercado, detalhada na Seção 4.3.5. Nenhuma das quatro ferramentas analisadas oferece registro nativo dos 4 Ps da estratégia, elemento conceitual central da prática de Gerenciamento da Estratégia da ITIL 4, e todas apresentam limitações adicionais para o uso didático: excesso de funcionalidades não pertinentes ao recorte da unidade, barreiras de licenciamento para uma turma inteira e ausência de dados de o</w:t>
      </w:r>
      <w:r>
        <w:t>peração que permitam exercitar o cômputo de indicadores. A ferramenta desenvolvida neste trabalho, denominada EduITSM, atende a esses pontos com um escopo restrito à prática de Gerenciamento da Estratégia, e sua especificação completa é apresentada na Seção 4.4.</w:t>
      </w:r>
    </w:p>
    <w:p w14:paraId="215DEF24" w14:textId="77777777" w:rsidR="00BF0C07" w:rsidRDefault="00CF2E2C">
      <w:pPr>
        <w:pStyle w:val="Ttulo3"/>
        <w:rPr>
          <w:highlight w:val="white"/>
        </w:rPr>
      </w:pPr>
      <w:r>
        <w:rPr>
          <w:highlight w:val="white"/>
        </w:rPr>
        <w:t>1.1.2 Delimitação de Escopo</w:t>
      </w:r>
    </w:p>
    <w:p w14:paraId="2BABFAFE" w14:textId="77777777" w:rsidR="00BF0C07" w:rsidRDefault="00CF2E2C">
      <w:pPr>
        <w:spacing w:before="240" w:after="240"/>
        <w:ind w:firstLine="708"/>
        <w:rPr>
          <w:highlight w:val="white"/>
        </w:rPr>
      </w:pPr>
      <w:r>
        <w:rPr>
          <w:highlight w:val="white"/>
        </w:rPr>
        <w:t>Este trabalho se concentra no desenvolvimento de uma unidade de aprendizagem voltada ao ensino da gestão da estratégia de serviço de TI, com base nas diretrizes da ITIL 4, utilizando o design instrucional por meio do modelo ADDIE como método de construção.</w:t>
      </w:r>
    </w:p>
    <w:p w14:paraId="7FC89D9D" w14:textId="77777777" w:rsidR="00BF0C07" w:rsidRDefault="00CF2E2C">
      <w:pPr>
        <w:spacing w:before="240" w:after="240"/>
        <w:ind w:firstLine="708"/>
        <w:rPr>
          <w:highlight w:val="white"/>
        </w:rPr>
      </w:pPr>
      <w:r>
        <w:rPr>
          <w:highlight w:val="white"/>
        </w:rPr>
        <w:t>É importante destacar que o ITIL 4 possui 34 práticas distribuídas em três categorias: práticas gerais de gerenciamento, práticas de gerenciamento de serviços e práticas de gerenciamento técnico (SARAIVA; RIBEIRO, 2025). No entanto, este trabalho não pretende abordar todas essas práticas, dado que o foco está limitado às práticas diretamente relacionadas à gestão da estratégia de serviço (Strategy Management). Essas práticas foram escolhidas por serem as que tratam das decisões estratégicas sobre quais serv</w:t>
      </w:r>
      <w:r>
        <w:rPr>
          <w:highlight w:val="white"/>
        </w:rPr>
        <w:t>iços oferecem, como organizá-los, como financiá-los e como manter o alinhamento entre a TI e os objetivos do negócio (AL MOURAD; HUSSAIN, 2014).</w:t>
      </w:r>
    </w:p>
    <w:p w14:paraId="4E538AD8" w14:textId="77777777" w:rsidR="00BF0C07" w:rsidRDefault="00CF2E2C">
      <w:pPr>
        <w:spacing w:before="240" w:after="240"/>
        <w:ind w:firstLine="708"/>
        <w:rPr>
          <w:highlight w:val="white"/>
        </w:rPr>
      </w:pPr>
      <w:r>
        <w:rPr>
          <w:highlight w:val="white"/>
        </w:rPr>
        <w:t>O público alvo da unidade de aprendizagem são alunos de cursos superiores na área de TI . A proposta não se destina a profissionais já atuantes no mercado que buscam certificação profissional, mas sim a estudantes de graduação que ainda não tiveram contato formal com o tema durante a sua formação acadêmica.</w:t>
      </w:r>
    </w:p>
    <w:p w14:paraId="76024F37" w14:textId="77777777" w:rsidR="00BF0C07" w:rsidRDefault="00CF2E2C">
      <w:pPr>
        <w:spacing w:before="240" w:after="240"/>
        <w:ind w:firstLine="708"/>
        <w:rPr>
          <w:highlight w:val="white"/>
        </w:rPr>
      </w:pPr>
      <w:r>
        <w:t>Além disso, este trabalho avalia ferramentas de ITSM disponíveis no mercado, porém com foco exclusivo na sua aplicabilidade como recurso educacional dentro da unidade de aprendizagem. O objetivo dessa avaliação não é realizar uma análise técnica comparativa exaustiva das soluções, mas verificar se alguma delas atende aos requisitos funcionais necessários ao ensino da gestão da estratégia de serviço. Constatada a ausência de uma solução adequada, o trabalho desenvolve uma ferramenta educacional própria, cujo</w:t>
      </w:r>
      <w:r>
        <w:t xml:space="preserve"> escopo é igualmente restrito à prática de Gerenciamento da Estratégia: não são contempladas as demais práticas da ITIL 4, como o gerenciamento de incidentes, de problemas, de mudanças ou de configuração, nem integrações com sistemas externos. A ferramenta é um recurso didático, destinado ao uso em sala de aula, e não se propõe ao uso em ambiente de produção de uma organização real.</w:t>
      </w:r>
    </w:p>
    <w:p w14:paraId="51A5ED83" w14:textId="77777777" w:rsidR="00BF0C07" w:rsidRDefault="00CF2E2C">
      <w:pPr>
        <w:spacing w:before="240" w:after="240"/>
        <w:ind w:firstLine="708"/>
        <w:rPr>
          <w:highlight w:val="white"/>
        </w:rPr>
      </w:pPr>
      <w:r>
        <w:rPr>
          <w:highlight w:val="white"/>
        </w:rPr>
        <w:t xml:space="preserve">Por fim, cabe esclarecer que a aplicação da unidade de aprendizagem será tratada como uma primeira iteração, com o objetivo de validar a proposta e identificar pontos de melhoria. Uma aplicação em larga escala, envolvendo múltiplas instituições ou turmas, extrapola o escopo desta pesquisa, podendo ser objeto de trabalhos futuros. </w:t>
      </w:r>
    </w:p>
    <w:p w14:paraId="6595903B" w14:textId="77777777" w:rsidR="00BF0C07" w:rsidRDefault="00CF2E2C">
      <w:pPr>
        <w:pStyle w:val="Ttulo3"/>
        <w:rPr>
          <w:b w:val="0"/>
          <w:bCs w:val="0"/>
          <w:sz w:val="22"/>
          <w:szCs w:val="22"/>
          <w:highlight w:val="white"/>
        </w:rPr>
      </w:pPr>
      <w:bookmarkStart w:id="8" w:name="_x6o34abih4fx" w:colFirst="0" w:colLast="0"/>
      <w:bookmarkEnd w:id="8"/>
      <w:r>
        <w:rPr>
          <w:highlight w:val="white"/>
        </w:rPr>
        <w:t>1.1.3 Justificativa</w:t>
      </w:r>
    </w:p>
    <w:p w14:paraId="35CB18E0" w14:textId="77777777" w:rsidR="00BF0C07" w:rsidRDefault="00CF2E2C">
      <w:pPr>
        <w:spacing w:before="240" w:after="240"/>
        <w:ind w:firstLine="708"/>
        <w:rPr>
          <w:highlight w:val="white"/>
        </w:rPr>
      </w:pPr>
      <w:r>
        <w:rPr>
          <w:highlight w:val="white"/>
        </w:rPr>
        <w:t xml:space="preserve">O gerenciamento de serviços de TI é uma competência cada vez mais exigida pelo mercado de trabalho (CARDOSO </w:t>
      </w:r>
      <w:r>
        <w:rPr>
          <w:i/>
          <w:iCs/>
          <w:highlight w:val="white"/>
        </w:rPr>
        <w:t>et al.</w:t>
      </w:r>
      <w:r>
        <w:rPr>
          <w:highlight w:val="white"/>
        </w:rPr>
        <w:t xml:space="preserve">, 2021; VELDYAEVA; FITZ; SCHEEG, 2024). Organizações de diferentes portes e setores buscam profissionais capazes de pensar a TI de forma estratégica, indo além do suporte técnico e contribuindo para decisões sobre quais serviços oferecer, como organizá-los e como alinhá-los aos objetivos do negócio (AL MOURAD; HUSSAIN, 2014). No entanto, a falta de conhecimento sobre frameworks como o ITIL é um dos principais desafios enfrentados pelas organizações na hora de implementar práticas de ITSM (CARDOSO </w:t>
      </w:r>
      <w:r>
        <w:rPr>
          <w:i/>
          <w:iCs/>
          <w:highlight w:val="white"/>
        </w:rPr>
        <w:t>et al.</w:t>
      </w:r>
      <w:r>
        <w:rPr>
          <w:highlight w:val="white"/>
        </w:rPr>
        <w:t xml:space="preserve">, 2021). Isso indica que os profissionais estão chegando ao mercado sem a preparação adequada para atuar nessa área (YORDANOV, 2022). </w:t>
      </w:r>
    </w:p>
    <w:p w14:paraId="4B86235D" w14:textId="77777777" w:rsidR="00BF0C07" w:rsidRDefault="00CF2E2C">
      <w:pPr>
        <w:spacing w:before="240" w:after="240"/>
        <w:ind w:firstLine="708"/>
        <w:rPr>
          <w:highlight w:val="white"/>
        </w:rPr>
      </w:pPr>
      <w:r>
        <w:rPr>
          <w:highlight w:val="white"/>
        </w:rPr>
        <w:t>Para verificar se a ausência do ensino de gestão da estratégia de serviço de TI nos cursos superiores é um problema real, ou seja, se existe uma diferença entre o que o mercado espera dos profissionais de TI e o que de fato é ensinado durante a graduação, foi realizado pelo autor deste trabalho um levantamento documental das grades curriculares e ementas de cursos superiores na área de TI em sete instituições de ensino superior brasileiras.</w:t>
      </w:r>
    </w:p>
    <w:p w14:paraId="74078664" w14:textId="77777777" w:rsidR="00BF0C07" w:rsidRDefault="00CF2E2C">
      <w:pPr>
        <w:spacing w:before="240" w:after="240"/>
        <w:ind w:firstLine="708"/>
        <w:rPr>
          <w:highlight w:val="white"/>
        </w:rPr>
      </w:pPr>
      <w:r>
        <w:rPr>
          <w:highlight w:val="white"/>
        </w:rPr>
        <w:t xml:space="preserve">Esse levantamento foi conduzido como parte da justificativa desta pesquisa, com o objetivo de reunir evidências que comprovem a lacuna identificada. O método consistiu na consulta direta aos sites oficiais de cada instituição, onde foram analisadas as matrizes </w:t>
      </w:r>
      <w:r>
        <w:rPr>
          <w:highlight w:val="white"/>
        </w:rPr>
        <w:t>curriculares, os nomes das disciplinas e os resumos das ementas disponibilizados publicamente. Não houve acesso aos Planos de Ensino integrais das disciplinas, pois esses documentos geralmente não são disponibilizados de forma pública pelas instituições. Portanto, a análise se baseou nas informações acessíveis nos portais acadêmicos, buscando por termos como ITIL, ITSM, gerenciamento de serviços, estratégia de serviço e governança de TI. Os resultados confirmaram que a gestão da estratégia de serviço segund</w:t>
      </w:r>
      <w:r>
        <w:rPr>
          <w:highlight w:val="white"/>
        </w:rPr>
        <w:t>o a ITIL não possui uma disciplina exclusiva, um módulo específico ou uma carga horária dedicada inteiramente a esse tema em nenhum dos cursos analisados.</w:t>
      </w:r>
    </w:p>
    <w:p w14:paraId="5FBBA1D6" w14:textId="77777777" w:rsidR="00BF0C07" w:rsidRDefault="00CF2E2C">
      <w:pPr>
        <w:spacing w:before="240" w:after="240"/>
        <w:ind w:firstLine="708"/>
        <w:rPr>
          <w:highlight w:val="white"/>
        </w:rPr>
      </w:pPr>
      <w:r>
        <w:rPr>
          <w:highlight w:val="white"/>
        </w:rPr>
        <w:t>Na USP, a única menção localizada está na disciplina optativa "Governança de TI" do Bacharelado em Sistemas de Informação da EACH, onde o ITIL aparece com a expressão "podendo incluir", ou seja, é um conteúdo facultativo dentro de uma disciplina que já é optativa, enquanto nos cursos de Ciência da Computação do IME e nas Engenharias de Computação da USP nenhuma disciplina lista ITIL e ITSM em suas ementas (USP, 2026). Na UFSC, o curso de Sistemas de Informação oferece a disciplina optativa "TI e Governança"</w:t>
      </w:r>
      <w:r>
        <w:rPr>
          <w:highlight w:val="white"/>
        </w:rPr>
        <w:t>, que menciona frameworks de governança de forma genérica, sem citar o ITIL nominalmente, e nos cursos de Ciência da Computação e no campus de Araranguá não há disciplina relacionada ao tema (UFSC, 2026).</w:t>
      </w:r>
    </w:p>
    <w:p w14:paraId="3C3C8428" w14:textId="77777777" w:rsidR="00BF0C07" w:rsidRDefault="00CF2E2C">
      <w:pPr>
        <w:spacing w:before="240" w:after="240"/>
        <w:ind w:firstLine="708"/>
        <w:rPr>
          <w:highlight w:val="white"/>
        </w:rPr>
      </w:pPr>
      <w:r>
        <w:rPr>
          <w:highlight w:val="white"/>
        </w:rPr>
        <w:t>No IME e no ITA, instituições militares de referência em engenharia, o cenário é semelhante: a disciplina de Engenharia de Software do ITA aborda modelos de maturidade como CMMI e MPS.br, mas não contempla o ITIL, e no IME as menções a gestão de serviços aparecem apenas no contexto militar, sem relação com o ITIL corporativo (ITA, 2026; IME, 2026). Na UNIVALI, instituição onde este trabalho é desenvolvido, os cursos de Ciência da Computação e Engenharia de Computação também não apresentam disciplinas que ab</w:t>
      </w:r>
      <w:r>
        <w:rPr>
          <w:highlight w:val="white"/>
        </w:rPr>
        <w:t>ordem ITIL, ITSM ou gestão da estratégia de serviço em suas matrizes curriculares (UNIVALI, 2026).</w:t>
      </w:r>
    </w:p>
    <w:p w14:paraId="78A6BE35" w14:textId="77777777" w:rsidR="00BF0C07" w:rsidRDefault="00CF2E2C">
      <w:pPr>
        <w:spacing w:before="240" w:after="240"/>
        <w:ind w:firstLine="708"/>
        <w:rPr>
          <w:highlight w:val="white"/>
        </w:rPr>
      </w:pPr>
      <w:r>
        <w:rPr>
          <w:highlight w:val="white"/>
        </w:rPr>
        <w:t>Na Estácio, os cursos de ADS e Sistemas de Informação não apresentam disciplinas relacionadas ao tema (ESTÁCIO, 2026). Na UNISUL, o ITIL é mencionado nominalmente apenas no curso tecnólogo de Gestão da Tecnologia da Informação, dentro da disciplina "Governança e Serviços de TI", porém essa disciplina precisa cobrir cinco frameworks diferentes (COBIT, ITIL, LEAN, ISO 20000 e CMMI) em uma única unidade curricular, o que reduz o tempo dedicado a cada um, e não há menção específica à gestão da estratégia de ser</w:t>
      </w:r>
      <w:r>
        <w:rPr>
          <w:highlight w:val="white"/>
        </w:rPr>
        <w:t>viço (UNISUL, 2026).</w:t>
      </w:r>
    </w:p>
    <w:p w14:paraId="2FDBE2A1" w14:textId="77777777" w:rsidR="00BF0C07" w:rsidRDefault="00CF2E2C">
      <w:pPr>
        <w:spacing w:before="240" w:after="240"/>
        <w:ind w:firstLine="720"/>
        <w:rPr>
          <w:highlight w:val="white"/>
        </w:rPr>
      </w:pPr>
      <w:r>
        <w:rPr>
          <w:highlight w:val="white"/>
        </w:rPr>
        <w:t>O quadro 1 resume os achados do mapeamento:</w:t>
      </w:r>
    </w:p>
    <w:p w14:paraId="2191F935" w14:textId="77777777" w:rsidR="00BF0C07" w:rsidRDefault="00CF2E2C">
      <w:pPr>
        <w:spacing w:before="0" w:after="0"/>
        <w:jc w:val="center"/>
        <w:rPr>
          <w:highlight w:val="white"/>
        </w:rPr>
      </w:pPr>
      <w:r>
        <w:rPr>
          <w:highlight w:val="white"/>
        </w:rPr>
        <w:t>Quadro 1 - Análise do ensino de ITIL nas instituições de ensino superior analisadas</w:t>
      </w:r>
    </w:p>
    <w:tbl>
      <w:tblPr>
        <w:tblStyle w:val="af"/>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840"/>
        <w:gridCol w:w="2280"/>
        <w:gridCol w:w="1380"/>
      </w:tblGrid>
      <w:tr w:rsidR="00BF0C07" w14:paraId="6B4A4487"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21B00" w14:textId="77777777" w:rsidR="00BF0C07" w:rsidRDefault="00CF2E2C">
            <w:pPr>
              <w:widowControl w:val="0"/>
              <w:spacing w:before="0" w:after="0"/>
              <w:jc w:val="center"/>
              <w:rPr>
                <w:sz w:val="20"/>
                <w:szCs w:val="20"/>
                <w:highlight w:val="white"/>
              </w:rPr>
            </w:pPr>
            <w:r>
              <w:rPr>
                <w:b/>
                <w:bCs/>
                <w:sz w:val="20"/>
                <w:szCs w:val="20"/>
                <w:highlight w:val="white"/>
              </w:rPr>
              <w:t>Instituição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2CA68" w14:textId="77777777" w:rsidR="00BF0C07" w:rsidRDefault="00CF2E2C">
            <w:pPr>
              <w:widowControl w:val="0"/>
              <w:spacing w:before="0" w:after="0"/>
              <w:jc w:val="center"/>
              <w:rPr>
                <w:sz w:val="20"/>
                <w:szCs w:val="20"/>
                <w:highlight w:val="white"/>
              </w:rPr>
            </w:pPr>
            <w:r>
              <w:rPr>
                <w:b/>
                <w:bCs/>
                <w:sz w:val="20"/>
                <w:szCs w:val="20"/>
                <w:highlight w:val="white"/>
              </w:rPr>
              <w:t>Curso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BD7EB" w14:textId="77777777" w:rsidR="00BF0C07" w:rsidRDefault="00CF2E2C">
            <w:pPr>
              <w:widowControl w:val="0"/>
              <w:spacing w:before="0" w:after="0"/>
              <w:jc w:val="center"/>
              <w:rPr>
                <w:sz w:val="20"/>
                <w:szCs w:val="20"/>
                <w:highlight w:val="white"/>
              </w:rPr>
            </w:pPr>
            <w:r>
              <w:rPr>
                <w:b/>
                <w:bCs/>
                <w:sz w:val="20"/>
                <w:szCs w:val="20"/>
                <w:highlight w:val="white"/>
              </w:rPr>
              <w:t>ITIL citado?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70793" w14:textId="77777777" w:rsidR="00BF0C07" w:rsidRDefault="00CF2E2C">
            <w:pPr>
              <w:widowControl w:val="0"/>
              <w:spacing w:before="0" w:after="0"/>
              <w:jc w:val="center"/>
              <w:rPr>
                <w:sz w:val="18"/>
                <w:szCs w:val="18"/>
                <w:highlight w:val="white"/>
              </w:rPr>
            </w:pPr>
            <w:r>
              <w:rPr>
                <w:b/>
                <w:bCs/>
                <w:sz w:val="18"/>
                <w:szCs w:val="18"/>
                <w:highlight w:val="white"/>
              </w:rPr>
              <w:t>Estratégia de Serviço é abordada?</w:t>
            </w:r>
          </w:p>
        </w:tc>
      </w:tr>
      <w:tr w:rsidR="00BF0C07" w14:paraId="452D2DFD"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3DCBE"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81581"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DBD5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5BDBF"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DF718CB"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A286F"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E2F3F"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766B7"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C6ABA"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7CB61240"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EF891"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29DD4" w14:textId="77777777" w:rsidR="00BF0C07" w:rsidRDefault="00CF2E2C">
            <w:pPr>
              <w:widowControl w:val="0"/>
              <w:spacing w:before="0" w:after="0"/>
              <w:jc w:val="center"/>
              <w:rPr>
                <w:sz w:val="20"/>
                <w:szCs w:val="20"/>
                <w:highlight w:val="white"/>
              </w:rPr>
            </w:pPr>
            <w:r>
              <w:rPr>
                <w:sz w:val="20"/>
                <w:szCs w:val="20"/>
                <w:highlight w:val="white"/>
              </w:rPr>
              <w:t>Sistemas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DAEF8" w14:textId="77777777" w:rsidR="00BF0C07" w:rsidRDefault="00CF2E2C">
            <w:pPr>
              <w:widowControl w:val="0"/>
              <w:spacing w:before="0" w:after="0"/>
              <w:jc w:val="center"/>
              <w:rPr>
                <w:sz w:val="20"/>
                <w:szCs w:val="20"/>
                <w:highlight w:val="white"/>
              </w:rPr>
            </w:pPr>
            <w:r>
              <w:rPr>
                <w:sz w:val="20"/>
                <w:szCs w:val="20"/>
                <w:highlight w:val="white"/>
              </w:rPr>
              <w:t>Sim, com conteúdo especial</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E621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E8B809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711CA"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26BFF" w14:textId="77777777" w:rsidR="00BF0C07" w:rsidRDefault="00CF2E2C">
            <w:pPr>
              <w:widowControl w:val="0"/>
              <w:spacing w:before="0" w:after="0"/>
              <w:jc w:val="center"/>
              <w:rPr>
                <w:sz w:val="20"/>
                <w:szCs w:val="20"/>
                <w:highlight w:val="white"/>
              </w:rPr>
            </w:pPr>
            <w:r>
              <w:rPr>
                <w:sz w:val="20"/>
                <w:szCs w:val="20"/>
                <w:highlight w:val="white"/>
              </w:rPr>
              <w:t>Ciências da Computação/Engenharia da Computação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5C1A0"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1BC24"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1E2A137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07CE4" w14:textId="77777777" w:rsidR="00BF0C07" w:rsidRDefault="00CF2E2C">
            <w:pPr>
              <w:widowControl w:val="0"/>
              <w:spacing w:before="0" w:after="0"/>
              <w:jc w:val="center"/>
              <w:rPr>
                <w:sz w:val="20"/>
                <w:szCs w:val="20"/>
                <w:highlight w:val="white"/>
              </w:rPr>
            </w:pPr>
            <w:r>
              <w:rPr>
                <w:sz w:val="20"/>
                <w:szCs w:val="20"/>
                <w:highlight w:val="white"/>
              </w:rPr>
              <w:t>ITA</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40979"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C4E36"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12CA2"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5F993B3F"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9F3E1" w14:textId="77777777" w:rsidR="00BF0C07" w:rsidRDefault="00CF2E2C">
            <w:pPr>
              <w:widowControl w:val="0"/>
              <w:spacing w:before="0" w:after="0"/>
              <w:jc w:val="center"/>
              <w:rPr>
                <w:sz w:val="20"/>
                <w:szCs w:val="20"/>
                <w:highlight w:val="white"/>
              </w:rPr>
            </w:pPr>
            <w:r>
              <w:rPr>
                <w:sz w:val="20"/>
                <w:szCs w:val="20"/>
                <w:highlight w:val="white"/>
              </w:rPr>
              <w:t>IME</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DE04B"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28A1E"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977E5"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AA8EEB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2BC6D"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36195" w14:textId="77777777" w:rsidR="00BF0C07" w:rsidRDefault="00CF2E2C">
            <w:pPr>
              <w:widowControl w:val="0"/>
              <w:spacing w:before="0" w:after="0"/>
              <w:jc w:val="center"/>
              <w:rPr>
                <w:sz w:val="20"/>
                <w:szCs w:val="20"/>
                <w:highlight w:val="white"/>
              </w:rPr>
            </w:pPr>
            <w:r>
              <w:rPr>
                <w:sz w:val="20"/>
                <w:szCs w:val="20"/>
                <w:highlight w:val="white"/>
              </w:rPr>
              <w:t>Sistema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395FA" w14:textId="77777777" w:rsidR="00BF0C07" w:rsidRDefault="00CF2E2C">
            <w:pPr>
              <w:widowControl w:val="0"/>
              <w:spacing w:before="0" w:after="0"/>
              <w:jc w:val="center"/>
              <w:rPr>
                <w:sz w:val="20"/>
                <w:szCs w:val="20"/>
                <w:highlight w:val="white"/>
              </w:rPr>
            </w:pPr>
            <w:r>
              <w:rPr>
                <w:sz w:val="20"/>
                <w:szCs w:val="20"/>
                <w:highlight w:val="white"/>
              </w:rPr>
              <w:t>Não, apenas “frameworks” genéricos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D739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344A96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A50B8"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7A12C"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EF86B" w14:textId="77777777" w:rsidR="00BF0C07" w:rsidRDefault="00CF2E2C">
            <w:pPr>
              <w:widowControl w:val="0"/>
              <w:spacing w:before="0" w:after="0"/>
              <w:jc w:val="center"/>
              <w:rPr>
                <w:sz w:val="20"/>
                <w:szCs w:val="20"/>
                <w:highlight w:val="white"/>
              </w:rPr>
            </w:pPr>
            <w:r>
              <w:rPr>
                <w:sz w:val="20"/>
                <w:szCs w:val="20"/>
                <w:highlight w:val="white"/>
              </w:rPr>
              <w:t>Não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CD5D8" w14:textId="77777777" w:rsidR="00BF0C07" w:rsidRDefault="00CF2E2C">
            <w:pPr>
              <w:widowControl w:val="0"/>
              <w:spacing w:before="0" w:after="0"/>
              <w:jc w:val="center"/>
              <w:rPr>
                <w:sz w:val="20"/>
                <w:szCs w:val="20"/>
                <w:highlight w:val="white"/>
              </w:rPr>
            </w:pPr>
            <w:r>
              <w:rPr>
                <w:sz w:val="20"/>
                <w:szCs w:val="20"/>
                <w:highlight w:val="white"/>
              </w:rPr>
              <w:t>Não</w:t>
            </w:r>
          </w:p>
        </w:tc>
      </w:tr>
      <w:tr w:rsidR="00BF0C07" w14:paraId="424CA6A3"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441B7"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9ED22" w14:textId="77777777" w:rsidR="00BF0C07" w:rsidRDefault="00CF2E2C">
            <w:pPr>
              <w:widowControl w:val="0"/>
              <w:spacing w:before="0" w:after="0"/>
              <w:jc w:val="center"/>
              <w:rPr>
                <w:sz w:val="20"/>
                <w:szCs w:val="20"/>
                <w:highlight w:val="white"/>
              </w:rPr>
            </w:pPr>
            <w:r>
              <w:rPr>
                <w:sz w:val="20"/>
                <w:szCs w:val="20"/>
                <w:highlight w:val="white"/>
              </w:rPr>
              <w:t xml:space="preserve"> CST Gestão da TI</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B2186" w14:textId="77777777" w:rsidR="00BF0C07" w:rsidRDefault="00CF2E2C">
            <w:pPr>
              <w:widowControl w:val="0"/>
              <w:spacing w:before="0" w:after="0"/>
              <w:jc w:val="center"/>
              <w:rPr>
                <w:sz w:val="20"/>
                <w:szCs w:val="20"/>
                <w:highlight w:val="white"/>
              </w:rPr>
            </w:pPr>
            <w:r>
              <w:rPr>
                <w:sz w:val="20"/>
                <w:szCs w:val="20"/>
                <w:highlight w:val="white"/>
              </w:rPr>
              <w:t>Sim, junto com outros “frameworks”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1C203"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0232289"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181E0"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02CDD"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606D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1E10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29E6B2F6"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0BCCF" w14:textId="77777777" w:rsidR="00BF0C07" w:rsidRDefault="00CF2E2C">
            <w:pPr>
              <w:widowControl w:val="0"/>
              <w:spacing w:before="0" w:after="0"/>
              <w:jc w:val="center"/>
              <w:rPr>
                <w:sz w:val="20"/>
                <w:szCs w:val="20"/>
                <w:highlight w:val="white"/>
              </w:rPr>
            </w:pPr>
            <w:r>
              <w:rPr>
                <w:sz w:val="20"/>
                <w:szCs w:val="20"/>
                <w:highlight w:val="white"/>
              </w:rPr>
              <w:t>ESTÁCIO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81F47"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4A49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BC8E4" w14:textId="77777777" w:rsidR="00BF0C07" w:rsidRDefault="00CF2E2C">
            <w:pPr>
              <w:widowControl w:val="0"/>
              <w:spacing w:before="0" w:after="0"/>
              <w:jc w:val="center"/>
              <w:rPr>
                <w:sz w:val="20"/>
                <w:szCs w:val="20"/>
                <w:highlight w:val="white"/>
              </w:rPr>
            </w:pPr>
            <w:r>
              <w:rPr>
                <w:sz w:val="20"/>
                <w:szCs w:val="20"/>
                <w:highlight w:val="white"/>
              </w:rPr>
              <w:t>Não</w:t>
            </w:r>
          </w:p>
        </w:tc>
      </w:tr>
    </w:tbl>
    <w:p w14:paraId="126C62EF" w14:textId="77777777" w:rsidR="00BF0C07" w:rsidRDefault="00CF2E2C">
      <w:pPr>
        <w:jc w:val="center"/>
        <w:rPr>
          <w:highlight w:val="white"/>
        </w:rPr>
      </w:pPr>
      <w:r>
        <w:rPr>
          <w:highlight w:val="white"/>
        </w:rPr>
        <w:t>Fonte: Autoria Própria</w:t>
      </w:r>
    </w:p>
    <w:p w14:paraId="631C1CF3" w14:textId="77777777" w:rsidR="00BF0C07" w:rsidRDefault="00CF2E2C">
      <w:pPr>
        <w:spacing w:before="240" w:after="240"/>
        <w:ind w:firstLine="708"/>
        <w:rPr>
          <w:highlight w:val="white"/>
        </w:rPr>
      </w:pPr>
      <w:r>
        <w:rPr>
          <w:highlight w:val="white"/>
        </w:rPr>
        <w:t>Esses dados mostram que, mesmo em instituições de referência no Brasil, o tema da gestão da estratégia de serviço de TI segundo a ITIL não faz parte da formação dos futuros profissionais na área de TI. Quando o ITIL aparece nas ementas, é dentro de disciplinas que precisam cobrir diversos frameworks ao mesmo tempo (como COBIT, ITIL, CMMI, ISO 20000 e Lean), o que limita o tempo disponível para cada um deles. Nesse contexto, não é possível compreender com que profundidade os assuntos são de fato abordados em</w:t>
      </w:r>
      <w:r>
        <w:rPr>
          <w:highlight w:val="white"/>
        </w:rPr>
        <w:t xml:space="preserve"> sala de aula, mas é razoável assumir que, ao dividir a carga horária entre múltiplos frameworks, nenhum deles recebe atenção suficiente para que práticas específicas, como a gestão da estratégia de serviço, sejam tratadas com o nível de detalhe necessário. É justamente por isso que este trabalho propõe uma unidade de aprendizagem focada exclusivamente na prática de gerenciamento da estratégia, o que permite abordar seus conteúdos com a profundidade adequada mesmo em uma carga horária compacta de quatro hor</w:t>
      </w:r>
      <w:r>
        <w:rPr>
          <w:highlight w:val="white"/>
        </w:rPr>
        <w:t xml:space="preserve">as aula. </w:t>
      </w:r>
    </w:p>
    <w:p w14:paraId="488F83F9" w14:textId="77777777" w:rsidR="00BF0C07" w:rsidRDefault="00CF2E2C">
      <w:pPr>
        <w:spacing w:before="0" w:after="0"/>
        <w:jc w:val="center"/>
        <w:rPr>
          <w:highlight w:val="white"/>
        </w:rPr>
      </w:pPr>
      <w:r>
        <w:rPr>
          <w:highlight w:val="white"/>
        </w:rPr>
        <w:t>Imagem 1 - Comparação da presença do ITIL nas ementas das instituições</w:t>
      </w:r>
    </w:p>
    <w:p w14:paraId="44C6BE4D" w14:textId="77777777" w:rsidR="00BF0C07" w:rsidRDefault="00CF2E2C">
      <w:pPr>
        <w:spacing w:before="240" w:after="240"/>
        <w:ind w:firstLine="708"/>
        <w:jc w:val="center"/>
        <w:rPr>
          <w:highlight w:val="white"/>
        </w:rPr>
      </w:pPr>
      <w:r>
        <w:rPr>
          <w:noProof/>
          <w:highlight w:val="white"/>
        </w:rPr>
        <w:drawing>
          <wp:inline distT="114300" distB="114300" distL="114300" distR="114300" wp14:anchorId="6255ED1D" wp14:editId="15766095">
            <wp:extent cx="2169065" cy="264930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169065" cy="2649301"/>
                    </a:xfrm>
                    <a:prstGeom prst="rect">
                      <a:avLst/>
                    </a:prstGeom>
                    <a:ln/>
                  </pic:spPr>
                </pic:pic>
              </a:graphicData>
            </a:graphic>
          </wp:inline>
        </w:drawing>
      </w:r>
    </w:p>
    <w:p w14:paraId="177F5775" w14:textId="77777777" w:rsidR="00BF0C07" w:rsidRDefault="00CF2E2C">
      <w:pPr>
        <w:spacing w:before="240" w:after="240"/>
        <w:ind w:firstLine="708"/>
        <w:jc w:val="center"/>
        <w:rPr>
          <w:highlight w:val="white"/>
        </w:rPr>
      </w:pPr>
      <w:r>
        <w:rPr>
          <w:highlight w:val="white"/>
        </w:rPr>
        <w:t>Fonte: Autoria Própria</w:t>
      </w:r>
    </w:p>
    <w:p w14:paraId="0B4AE1EC" w14:textId="77777777" w:rsidR="00BF0C07" w:rsidRDefault="00CF2E2C">
      <w:pPr>
        <w:spacing w:before="240" w:after="240"/>
        <w:ind w:firstLine="708"/>
        <w:rPr>
          <w:highlight w:val="white"/>
        </w:rPr>
      </w:pPr>
      <w:r>
        <w:rPr>
          <w:highlight w:val="white"/>
        </w:rPr>
        <w:t xml:space="preserve">Esse cenário não é exclusivo do Brasil. Uma pesquisa realizada com instituições de ensino superior europeias identificou que a adoção de frameworks de ITSM nessas organizações ainda é baixa, ficando entre 5% e 20% para o ITIL e menos de 1% para o COBIT (YORDANOV, 2022). A pesquisa também aponta que, sem profissionais capacitados nessas práticas, a TI acaba sendo gerenciada de forma improvisada, prejudicando o alinhamento entre </w:t>
      </w:r>
      <w:r>
        <w:rPr>
          <w:highlight w:val="white"/>
        </w:rPr>
        <w:t>tecnologia e objetivos organizacionais. A comparação entre o cenário brasileiro e o europeu reforça que a lacuna no ensino de gestão da estratégia de serviço é um problema que ultrapassa fronteiras e que a formação acadêmica em TI, de modo geral, ainda não acompanha as demandas do mercado nessa área.</w:t>
      </w:r>
    </w:p>
    <w:p w14:paraId="52C9D9F9" w14:textId="77777777" w:rsidR="00BF0C07" w:rsidRDefault="00CF2E2C">
      <w:pPr>
        <w:spacing w:before="240" w:after="240"/>
        <w:ind w:firstLine="708"/>
        <w:rPr>
          <w:highlight w:val="white"/>
        </w:rPr>
      </w:pPr>
      <w:r>
        <w:rPr>
          <w:highlight w:val="white"/>
        </w:rPr>
        <w:t>Essa lacuna na formação acadêmica contrasta com a realidade do mercado. O ITIL é o framework de ITSM mais adotado no mundo, com mais de três milhões de certificações obtidas globalmente (PEOPLECERT, 2026). No Brasil, conhecimentos em ITIL são frequentemente exigidos em editais de concursos públicos para cargos na área de TI. O edital do concurso do Tribunal de Contas da União (TCU) de 2025, por exemplo, exige do candidato ao cargo de Auditor Federal de Controle Externo na área de TI conhecimentos em "Gerenc</w:t>
      </w:r>
      <w:r>
        <w:rPr>
          <w:highlight w:val="white"/>
        </w:rPr>
        <w:t>iamento de serviços (ITIL v4): conceitos básicos, estrutura e objetivos" (BRASIL, 2025a). Da mesma forma, o edital da Secretaria de Fazenda do Estado do Rio de Janeiro (SEFAZ-RJ) de 2025 inclui ITIL v4 como conteúdo programático obrigatório para o cargo de Auditor Fiscal com especialidade em Tecnologia da Informação (BRASIL, 2025b). Apesar dessa demanda, a maioria dos profissionais só tem acesso a esse conhecimento por meio de certificações pagas, realizadas fora do ambiente acadêmico (PEOPLECERT, 2026; YOR</w:t>
      </w:r>
      <w:r>
        <w:rPr>
          <w:highlight w:val="white"/>
        </w:rPr>
        <w:t>DANOV, 2022).</w:t>
      </w:r>
    </w:p>
    <w:p w14:paraId="24BC0AFD" w14:textId="77777777" w:rsidR="00BF0C07" w:rsidRDefault="00CF2E2C">
      <w:pPr>
        <w:spacing w:before="240" w:after="240"/>
        <w:ind w:firstLine="708"/>
        <w:rPr>
          <w:highlight w:val="white"/>
        </w:rPr>
      </w:pPr>
      <w:r>
        <w:rPr>
          <w:highlight w:val="white"/>
        </w:rPr>
        <w:t>O ensino de ITSM já é uma disciplina consolidada em programas de ensino superior ao redor do mundo, e os formatos educacionais precisam se adaptar constantemente para acompanhar as evoluções dos frameworks (VELDYAEVA; FITZ; SCHEEG, 2024). A Western Governors University (WGU), nos Estados Unidos, por exemplo, inclui em seu Bacharelado em Tecnologia da Informação a disciplina obrigatória "Business of IT - Applications", dedicada exclusivamente ao estudo do ITIL, abordando sua terminologia, estrutura, política</w:t>
      </w:r>
      <w:r>
        <w:rPr>
          <w:highlight w:val="white"/>
        </w:rPr>
        <w:t xml:space="preserve">s e conceitos aplicados ao gerenciamento de serviços de TI (WGU, 2026). Da mesma forma, a Brandenburg University of Applied Sciences, na Alemanha, oferece o ensino de ITSM baseado no ITIL 4 em seus cursos de graduação na área de TI, tendo inclusive desenvolvido abordagens pedagógicas inovadoras como a gamificação para o ensino desse conteúdo (VELDYAEVA; FITZ; SCHEEG, 2024). Isso mostra que a inclusão desses conteúdos na graduação não é apenas possível, mas já é uma prática adotada internacionalmente. </w:t>
      </w:r>
    </w:p>
    <w:p w14:paraId="5CFE441B" w14:textId="77777777" w:rsidR="00BF0C07" w:rsidRDefault="00CF2E2C">
      <w:pPr>
        <w:spacing w:before="240" w:after="240"/>
        <w:ind w:firstLine="708"/>
        <w:rPr>
          <w:highlight w:val="white"/>
        </w:rPr>
      </w:pPr>
      <w:r>
        <w:rPr>
          <w:highlight w:val="white"/>
        </w:rPr>
        <w:t xml:space="preserve">Diante desse cenário, este trabalho se justifica por três razões. A primeira é a relevância acadêmica: existe uma lacuna curricular comprovada nos cursos superiores de computação brasileiros em relação ao ensino da gestão da estratégia de serviço, e este trabalho propõe uma alternativa concreta para preencher esse vazio. A segunda é a relevância profissional: o mercado </w:t>
      </w:r>
      <w:r>
        <w:rPr>
          <w:highlight w:val="white"/>
        </w:rPr>
        <w:t>demanda profissionais com competências em ITSM e ITIL, e a formação acadêmica atual não está preparando os alunos para atender essa demanda. A terceira é a originalidade: não há, nas instituições investigadas, material didático ou unidade de aprendizagem dedicada ao ensino da gestão da estratégia de serviço segundo o ITIL 4, o que torna esta proposta uma contribuição nova e necessária para o ensino superior na área de TI.</w:t>
      </w:r>
    </w:p>
    <w:p w14:paraId="2187A27E" w14:textId="77777777" w:rsidR="00BF0C07" w:rsidRDefault="00CF2E2C">
      <w:pPr>
        <w:pStyle w:val="Ttulo2"/>
        <w:rPr>
          <w:highlight w:val="white"/>
        </w:rPr>
      </w:pPr>
      <w:bookmarkStart w:id="9" w:name="_nltjz4z3ejiq" w:colFirst="0" w:colLast="0"/>
      <w:bookmarkEnd w:id="9"/>
      <w:r>
        <w:rPr>
          <w:highlight w:val="white"/>
        </w:rPr>
        <w:t>1.2 OBJETIVOS</w:t>
      </w:r>
    </w:p>
    <w:p w14:paraId="6B7177B7" w14:textId="77777777" w:rsidR="00BF0C07" w:rsidRDefault="00CF2E2C">
      <w:pPr>
        <w:ind w:firstLine="720"/>
        <w:rPr>
          <w:highlight w:val="white"/>
        </w:rPr>
      </w:pPr>
      <w:r>
        <w:rPr>
          <w:highlight w:val="white"/>
        </w:rPr>
        <w:t>Neste tópico serão apresentados o objetivo principal da pesquisa, bem como os objetivos específicos estabelecidos para alcançar esse resultado.</w:t>
      </w:r>
    </w:p>
    <w:p w14:paraId="7B0A8D4E" w14:textId="77777777" w:rsidR="00BF0C07" w:rsidRDefault="00CF2E2C">
      <w:pPr>
        <w:pStyle w:val="Ttulo3"/>
        <w:rPr>
          <w:highlight w:val="white"/>
        </w:rPr>
      </w:pPr>
      <w:bookmarkStart w:id="10" w:name="_7gnwxte7hye5" w:colFirst="0" w:colLast="0"/>
      <w:bookmarkEnd w:id="10"/>
      <w:r>
        <w:rPr>
          <w:highlight w:val="white"/>
        </w:rPr>
        <w:t>1.2.1 Objetivo Geral</w:t>
      </w:r>
    </w:p>
    <w:p w14:paraId="5EDBE3D8" w14:textId="237DAA70" w:rsidR="00BF0C07" w:rsidRDefault="00CF2E2C">
      <w:pPr>
        <w:ind w:firstLine="720"/>
        <w:rPr>
          <w:highlight w:val="white"/>
        </w:rPr>
      </w:pPr>
      <w:r>
        <w:rPr>
          <w:highlight w:val="white"/>
        </w:rPr>
        <w:t xml:space="preserve">Desenvolver uma </w:t>
      </w:r>
      <w:r w:rsidR="00494FAC">
        <w:rPr>
          <w:highlight w:val="white"/>
        </w:rPr>
        <w:t xml:space="preserve">ferramenta educacional para apoiar o ensino de </w:t>
      </w:r>
      <w:r>
        <w:rPr>
          <w:highlight w:val="white"/>
        </w:rPr>
        <w:t xml:space="preserve">Gerenciamento de Serviços de TI no que tange ao processo de gestão da estratégia em cursos superiores na área de TI. </w:t>
      </w:r>
    </w:p>
    <w:p w14:paraId="34C0AEB6" w14:textId="77777777" w:rsidR="00BF0C07" w:rsidRDefault="00CF2E2C">
      <w:pPr>
        <w:pStyle w:val="Ttulo3"/>
        <w:rPr>
          <w:highlight w:val="white"/>
        </w:rPr>
      </w:pPr>
      <w:bookmarkStart w:id="11" w:name="_apt3ocp26679" w:colFirst="0" w:colLast="0"/>
      <w:bookmarkEnd w:id="11"/>
      <w:r>
        <w:rPr>
          <w:highlight w:val="white"/>
        </w:rPr>
        <w:t>1.2.2 Objetivos Específicos</w:t>
      </w:r>
    </w:p>
    <w:p w14:paraId="5EFB3C67" w14:textId="52BBFC22" w:rsidR="00BF0C07" w:rsidRDefault="00CF2E2C">
      <w:pPr>
        <w:tabs>
          <w:tab w:val="center" w:pos="4419"/>
          <w:tab w:val="right" w:pos="8838"/>
        </w:tabs>
        <w:spacing w:before="0" w:after="0"/>
        <w:ind w:firstLine="708"/>
        <w:rPr>
          <w:highlight w:val="white"/>
        </w:rPr>
      </w:pPr>
      <w:r>
        <w:rPr>
          <w:highlight w:val="white"/>
        </w:rPr>
        <w:t xml:space="preserve">Os objetivos específicos relacionados na </w:t>
      </w:r>
      <w:r w:rsidR="00494FAC">
        <w:rPr>
          <w:highlight w:val="white"/>
        </w:rPr>
        <w:t>sequência</w:t>
      </w:r>
      <w:r>
        <w:rPr>
          <w:highlight w:val="white"/>
        </w:rPr>
        <w:t xml:space="preserve"> correspondem aos objetivos secundários a serem cumpridos a fim de se alcançar o objetivo geral.</w:t>
      </w:r>
    </w:p>
    <w:p w14:paraId="674935C6" w14:textId="77777777" w:rsidR="00BF0C07" w:rsidRDefault="00CF2E2C">
      <w:pPr>
        <w:numPr>
          <w:ilvl w:val="0"/>
          <w:numId w:val="1"/>
        </w:numPr>
        <w:tabs>
          <w:tab w:val="center" w:pos="705"/>
          <w:tab w:val="right" w:pos="8838"/>
        </w:tabs>
        <w:spacing w:before="0" w:after="0"/>
        <w:rPr>
          <w:highlight w:val="white"/>
        </w:rPr>
      </w:pPr>
      <w:r>
        <w:rPr>
          <w:highlight w:val="white"/>
        </w:rPr>
        <w:t>Realizar o levantamento de trabalhos correlatos que abordam o ensino de ITSM em cursos superiores, com foco no processo de gestão da estratégia de serviço.</w:t>
      </w:r>
    </w:p>
    <w:p w14:paraId="7EA0DE84" w14:textId="77777777" w:rsidR="00BF0C07" w:rsidRDefault="00CF2E2C">
      <w:pPr>
        <w:numPr>
          <w:ilvl w:val="0"/>
          <w:numId w:val="1"/>
        </w:numPr>
        <w:tabs>
          <w:tab w:val="center" w:pos="705"/>
          <w:tab w:val="right" w:pos="8838"/>
        </w:tabs>
        <w:spacing w:before="0" w:after="0"/>
        <w:rPr>
          <w:highlight w:val="white"/>
        </w:rPr>
      </w:pPr>
      <w:r>
        <w:rPr>
          <w:highlight w:val="white"/>
        </w:rPr>
        <w:t>Analisar o estado da prática do ensino de ITIL nos cursos superiores na área de TI, por meio da análise de grades curriculares e ementas de instituições de ensino superior brasileiras.</w:t>
      </w:r>
    </w:p>
    <w:p w14:paraId="7C857C3D" w14:textId="40F20D85" w:rsidR="00BF0C07" w:rsidRDefault="00CF2E2C">
      <w:pPr>
        <w:numPr>
          <w:ilvl w:val="0"/>
          <w:numId w:val="1"/>
        </w:numPr>
        <w:tabs>
          <w:tab w:val="center" w:pos="705"/>
          <w:tab w:val="right" w:pos="8838"/>
        </w:tabs>
        <w:spacing w:before="0" w:after="0"/>
        <w:rPr>
          <w:highlight w:val="white"/>
        </w:rPr>
      </w:pPr>
      <w:r>
        <w:t>Projetar a unidade de aprendizagem, utilizando o modelo ADDIE de design instrucional, definindo conteúdo, estratégias de ensino, recursos educacionais necessários e formas de avaliação.</w:t>
      </w:r>
    </w:p>
    <w:p w14:paraId="306A53DA" w14:textId="77777777" w:rsidR="00BF0C07" w:rsidRDefault="00CF2E2C">
      <w:pPr>
        <w:numPr>
          <w:ilvl w:val="0"/>
          <w:numId w:val="1"/>
        </w:numPr>
        <w:tabs>
          <w:tab w:val="center" w:pos="705"/>
          <w:tab w:val="right" w:pos="8838"/>
        </w:tabs>
        <w:spacing w:before="0" w:after="0"/>
        <w:rPr>
          <w:highlight w:val="white"/>
        </w:rPr>
      </w:pPr>
      <w:r>
        <w:t>Especificar a ferramenta educacional de ITSM, definindo os requisitos funcionais e não funcionais, as regras de negócio, os casos de uso, o diagrama de classes, o modelo de dados, a arquitetura e o protótipo de interface.</w:t>
      </w:r>
    </w:p>
    <w:p w14:paraId="27FC2DF7" w14:textId="7136ACBC" w:rsidR="00BF0C07" w:rsidRDefault="00CF2E2C">
      <w:pPr>
        <w:numPr>
          <w:ilvl w:val="0"/>
          <w:numId w:val="1"/>
        </w:numPr>
        <w:tabs>
          <w:tab w:val="center" w:pos="705"/>
          <w:tab w:val="right" w:pos="8838"/>
        </w:tabs>
        <w:spacing w:before="0" w:after="0"/>
        <w:rPr>
          <w:highlight w:val="white"/>
        </w:rPr>
      </w:pPr>
      <w:r>
        <w:t>Desenvolver a ferramenta educacional de ITSM especificada, implementando-a como aplicação web e disponibilizando-a para uso em sala de aula.</w:t>
      </w:r>
    </w:p>
    <w:p w14:paraId="107C35AC" w14:textId="6621C50C" w:rsidR="00BF0C07" w:rsidRDefault="00CF2E2C">
      <w:pPr>
        <w:numPr>
          <w:ilvl w:val="0"/>
          <w:numId w:val="1"/>
        </w:numPr>
        <w:tabs>
          <w:tab w:val="center" w:pos="705"/>
          <w:tab w:val="right" w:pos="8838"/>
        </w:tabs>
        <w:spacing w:before="0" w:after="0"/>
        <w:rPr>
          <w:highlight w:val="white"/>
        </w:rPr>
      </w:pPr>
      <w:r>
        <w:rPr>
          <w:highlight w:val="white"/>
        </w:rPr>
        <w:t xml:space="preserve">Aplicar e avaliar a </w:t>
      </w:r>
      <w:r w:rsidR="00494FAC">
        <w:rPr>
          <w:highlight w:val="white"/>
        </w:rPr>
        <w:t xml:space="preserve">capacidade da ferramenta educacional contribuir com o ensino da gestão da estratégia de serviços de TI, no nível de compreensão da Taxonomia de Bloom, </w:t>
      </w:r>
      <w:r>
        <w:rPr>
          <w:highlight w:val="white"/>
        </w:rPr>
        <w:t>em uma turma real de um curso superior na área de TI.</w:t>
      </w:r>
    </w:p>
    <w:p w14:paraId="0823D244" w14:textId="77777777" w:rsidR="00BF0C07" w:rsidRDefault="00CF2E2C">
      <w:pPr>
        <w:pStyle w:val="Ttulo2"/>
        <w:rPr>
          <w:highlight w:val="white"/>
        </w:rPr>
      </w:pPr>
      <w:bookmarkStart w:id="12" w:name="_ugnpir58mi4b" w:colFirst="0" w:colLast="0"/>
      <w:bookmarkEnd w:id="12"/>
      <w:r>
        <w:rPr>
          <w:highlight w:val="white"/>
        </w:rPr>
        <w:t>1.3 METODOLOGIA</w:t>
      </w:r>
    </w:p>
    <w:p w14:paraId="614638D1" w14:textId="77777777" w:rsidR="00BF0C07" w:rsidRDefault="00CF2E2C">
      <w:pPr>
        <w:ind w:firstLine="720"/>
        <w:rPr>
          <w:highlight w:val="white"/>
        </w:rPr>
      </w:pPr>
      <w:r>
        <w:rPr>
          <w:highlight w:val="white"/>
        </w:rPr>
        <w:t>A seguir será descrita a metodologia aplicada na execução da pesquisa, juntamente com os procedimentos necessários para alcançar os objetivos estabelecidos.</w:t>
      </w:r>
    </w:p>
    <w:p w14:paraId="5DFE9A04" w14:textId="77777777" w:rsidR="00BF0C07" w:rsidRDefault="00CF2E2C">
      <w:pPr>
        <w:pStyle w:val="Ttulo3"/>
        <w:rPr>
          <w:highlight w:val="white"/>
        </w:rPr>
      </w:pPr>
      <w:bookmarkStart w:id="13" w:name="_oz6x07tk34y7" w:colFirst="0" w:colLast="0"/>
      <w:bookmarkEnd w:id="13"/>
      <w:r>
        <w:rPr>
          <w:highlight w:val="white"/>
        </w:rPr>
        <w:t>1.3.1 Metodologia de Pesquisa</w:t>
      </w:r>
    </w:p>
    <w:p w14:paraId="0B678178" w14:textId="77777777" w:rsidR="00BF0C07" w:rsidRDefault="00CF2E2C">
      <w:pPr>
        <w:spacing w:before="240" w:after="240"/>
        <w:ind w:firstLine="708"/>
        <w:rPr>
          <w:highlight w:val="white"/>
        </w:rPr>
      </w:pPr>
      <w:r>
        <w:rPr>
          <w:highlight w:val="white"/>
        </w:rPr>
        <w:t>A metodologia adotada neste trabalho é de natureza aplicada, pois tem como finalidade gerar um produto concreto: uma unidade de aprendizagem voltada ao ensino da gestão da estratégia de serviço de TI (GIL, 2002). Quanto aos objetivos, a pesquisa é classificada como exploratória, uma vez que investiga um tema ainda pouco abordado no contexto acadêmico brasileiro, que é o ensino da gestão da estratégia de serviço nos cursos superiores na área de TI (GIL, 2002). Quanto à abordagem, a pesquisa é qualitativa, po</w:t>
      </w:r>
      <w:r>
        <w:rPr>
          <w:highlight w:val="white"/>
        </w:rPr>
        <w:t>is trabalha com análise de documentos, interpretação de ementas curriculares e construção de materiais pedagógicos, sem a utilização de métodos estatísticos como principal forma de análise (PRODANOV; FREITAS, 2013).</w:t>
      </w:r>
    </w:p>
    <w:p w14:paraId="1CDE8F4B" w14:textId="77777777" w:rsidR="00BF0C07" w:rsidRDefault="00CF2E2C">
      <w:pPr>
        <w:spacing w:before="240" w:after="240"/>
        <w:ind w:firstLine="708"/>
        <w:rPr>
          <w:highlight w:val="white"/>
        </w:rPr>
      </w:pPr>
      <w:r>
        <w:rPr>
          <w:highlight w:val="white"/>
        </w:rPr>
        <w:t xml:space="preserve">Os procedimentos metodológicos incluem, primeiramente, a revisão bibliográfica e a busca de trabalhos relacionados ao tema de interesse, com o objetivo de reconhecer o estado atual das pesquisas sobre gerenciamento de serviços de TI, ITIL e ensino de ITSM em cursos superiores (CARDOSO </w:t>
      </w:r>
      <w:r>
        <w:rPr>
          <w:i/>
          <w:iCs/>
          <w:highlight w:val="white"/>
        </w:rPr>
        <w:t>et al.</w:t>
      </w:r>
      <w:r>
        <w:rPr>
          <w:highlight w:val="white"/>
        </w:rPr>
        <w:t xml:space="preserve">, 2021; YORDANOV, 2022; VELDYAEVA; FITZ; SCHEEG, 2024). Em seguida, foi realizada uma análise documental das grades curriculares e ementas de sete instituições de ensino superior brasileiras, com o objetivo de verificar como o tema é abordado na formação acadêmica atual. Por fim, a construção da unidade de aprendizagem segue o modelo ADDIE de design instrucional, composto pelas fases de Análise, Design, Desenvolvimento, Implementação e Avaliação (FILATRO, 2008; BOMFIM DA SILVA </w:t>
      </w:r>
      <w:r>
        <w:rPr>
          <w:i/>
          <w:iCs/>
          <w:highlight w:val="white"/>
        </w:rPr>
        <w:t>et al.</w:t>
      </w:r>
      <w:r>
        <w:rPr>
          <w:highlight w:val="white"/>
        </w:rPr>
        <w:t>, 2023).</w:t>
      </w:r>
    </w:p>
    <w:p w14:paraId="212BFAA7" w14:textId="77777777" w:rsidR="00BF0C07" w:rsidRDefault="00CF2E2C">
      <w:pPr>
        <w:pStyle w:val="Ttulo3"/>
        <w:rPr>
          <w:highlight w:val="white"/>
        </w:rPr>
      </w:pPr>
      <w:bookmarkStart w:id="14" w:name="_7hjh3oj2gud0" w:colFirst="0" w:colLast="0"/>
      <w:bookmarkEnd w:id="14"/>
      <w:r>
        <w:rPr>
          <w:highlight w:val="white"/>
        </w:rPr>
        <w:t>1.3.2 Procedimentos Metodológicos</w:t>
      </w:r>
    </w:p>
    <w:p w14:paraId="2F3B9A4E" w14:textId="77777777" w:rsidR="00BF0C07" w:rsidRDefault="00CF2E2C">
      <w:pPr>
        <w:ind w:firstLine="720"/>
        <w:rPr>
          <w:highlight w:val="white"/>
        </w:rPr>
      </w:pPr>
      <w:r>
        <w:rPr>
          <w:highlight w:val="white"/>
        </w:rPr>
        <w:t>Os procedimentos metodológicos adotados neste estudo envolvem algumas etapas. Inicialmente, é realizado o levantamento do referencial teórico por meio de pesquisa e leitura de bibliografia relevante na área de estudo.</w:t>
      </w:r>
    </w:p>
    <w:p w14:paraId="1C9B80AC" w14:textId="77777777" w:rsidR="00BF0C07" w:rsidRDefault="00CF2E2C">
      <w:pPr>
        <w:ind w:firstLine="720"/>
        <w:rPr>
          <w:highlight w:val="white"/>
        </w:rPr>
      </w:pPr>
      <w:r>
        <w:rPr>
          <w:highlight w:val="white"/>
        </w:rPr>
        <w:t xml:space="preserve">Após a pesquisa bibliográfica, foi realizada a busca de trabalhos correlatos e abordagens utilizadas na resolução de problemas similares, fornecendo a base para a proposição da solução a ser apresentada neste trabalho. </w:t>
      </w:r>
    </w:p>
    <w:p w14:paraId="14A41443" w14:textId="77777777" w:rsidR="00BF0C07" w:rsidRDefault="00CF2E2C">
      <w:pPr>
        <w:rPr>
          <w:b/>
          <w:bCs/>
          <w:highlight w:val="white"/>
        </w:rPr>
      </w:pPr>
      <w:r>
        <w:rPr>
          <w:b/>
          <w:bCs/>
          <w:highlight w:val="white"/>
        </w:rPr>
        <w:t>Plano de Trabalho</w:t>
      </w:r>
    </w:p>
    <w:p w14:paraId="75AA16A5" w14:textId="77777777" w:rsidR="00BF0C07" w:rsidRDefault="00CF2E2C">
      <w:pPr>
        <w:spacing w:before="0"/>
        <w:ind w:firstLine="708"/>
        <w:rPr>
          <w:highlight w:val="white"/>
        </w:rPr>
      </w:pPr>
      <w:r>
        <w:rPr>
          <w:highlight w:val="white"/>
        </w:rPr>
        <w:t xml:space="preserve">Este plano de trabalho organiza as atividades necessárias para o desenvolvimento completo da pesquisa, divididas em duas fases que correspondem aos dois semestres restantes do trabalho de conclusão de curso. </w:t>
      </w:r>
    </w:p>
    <w:p w14:paraId="19339CA6" w14:textId="77777777" w:rsidR="00BF0C07" w:rsidRDefault="00CF2E2C">
      <w:pPr>
        <w:numPr>
          <w:ilvl w:val="0"/>
          <w:numId w:val="3"/>
        </w:numPr>
        <w:spacing w:before="0"/>
        <w:rPr>
          <w:highlight w:val="white"/>
        </w:rPr>
      </w:pPr>
      <w:r>
        <w:rPr>
          <w:highlight w:val="white"/>
        </w:rPr>
        <w:t xml:space="preserve">Detalhamento do Projeto </w:t>
      </w:r>
    </w:p>
    <w:p w14:paraId="6C0D4493" w14:textId="77777777" w:rsidR="00BF0C07" w:rsidRDefault="00CF2E2C">
      <w:pPr>
        <w:spacing w:before="0"/>
        <w:ind w:left="720" w:firstLine="720"/>
        <w:rPr>
          <w:highlight w:val="white"/>
        </w:rPr>
      </w:pPr>
      <w:r>
        <w:rPr>
          <w:highlight w:val="white"/>
        </w:rPr>
        <w:t xml:space="preserve">Esta fase corresponde ao semestre atual e tem como objetivo aprofundar e documentar todos os elementos teóricos e metodológicos que sustentam a pesquisa. As atividades previstas para esta fase são: </w:t>
      </w:r>
    </w:p>
    <w:p w14:paraId="540CA50D" w14:textId="77777777" w:rsidR="00BF0C07" w:rsidRDefault="00CF2E2C">
      <w:pPr>
        <w:numPr>
          <w:ilvl w:val="1"/>
          <w:numId w:val="3"/>
        </w:numPr>
        <w:spacing w:before="0" w:after="0"/>
        <w:rPr>
          <w:highlight w:val="white"/>
        </w:rPr>
      </w:pPr>
      <w:r>
        <w:rPr>
          <w:highlight w:val="white"/>
        </w:rPr>
        <w:t xml:space="preserve">Revisão bibliográfica e fundamentação teórica.  Consiste na leitura, análise e fichamento dos trabalhos correlatos e das referências que fundamentam o trabalho, abrangendo os temas de ITIL, ITSM, gestão da estratégia de serviço, design instrucional e modelo ADDIE. Esta atividade já foi iniciada e será refinada ao longo do semestre. Período previsto: abril a maio de 2026. </w:t>
      </w:r>
    </w:p>
    <w:p w14:paraId="0424C210" w14:textId="77777777" w:rsidR="00BF0C07" w:rsidRDefault="00CF2E2C">
      <w:pPr>
        <w:numPr>
          <w:ilvl w:val="1"/>
          <w:numId w:val="3"/>
        </w:numPr>
        <w:spacing w:before="0" w:after="0"/>
        <w:rPr>
          <w:highlight w:val="white"/>
        </w:rPr>
      </w:pPr>
      <w:r>
        <w:rPr>
          <w:highlight w:val="white"/>
        </w:rPr>
        <w:t xml:space="preserve">Redação dos capítulos do TCC2. Consiste na escrita dos capítulos de Introdução, Fundamentação Teórica, Trabalhos Correlatos, Metodologia, Delimitação de Escopo, Justificativa e Plano de Trabalho. Período previsto: abril a junho de 2026. </w:t>
      </w:r>
    </w:p>
    <w:p w14:paraId="1135873A" w14:textId="77777777" w:rsidR="00BF0C07" w:rsidRDefault="00CF2E2C">
      <w:pPr>
        <w:numPr>
          <w:ilvl w:val="1"/>
          <w:numId w:val="3"/>
        </w:numPr>
        <w:spacing w:before="0" w:after="0"/>
        <w:rPr>
          <w:highlight w:val="white"/>
        </w:rPr>
      </w:pPr>
      <w:r>
        <w:rPr>
          <w:highlight w:val="white"/>
        </w:rPr>
        <w:t xml:space="preserve">Planejamento da unidade de aprendizagem (Fase de Análise do ADDIE). Consiste na identificação das necessidades de aprendizagem do público alvo, no levantamento das competências esperadas pelo mercado em relação à gestão da estratégia de serviço e na definição do perfil dos alunos que participarão da aplicação. Esta atividade encerra o TCC2 e prepara o terreno para o semestre seguinte. Período previsto: maio a junho de 2026. </w:t>
      </w:r>
    </w:p>
    <w:p w14:paraId="7A1FA2BD" w14:textId="77777777" w:rsidR="00BF0C07" w:rsidRDefault="00CF2E2C">
      <w:pPr>
        <w:numPr>
          <w:ilvl w:val="1"/>
          <w:numId w:val="3"/>
        </w:numPr>
        <w:spacing w:before="0" w:after="0"/>
        <w:rPr>
          <w:highlight w:val="white"/>
        </w:rPr>
      </w:pPr>
      <w:r>
        <w:t>Especificação da ferramenta educacional. Consiste no levantamento dos requisitos funcionais e não funcionais, na definição das regras de negócio, na modelagem dos casos de uso, do diagrama de classes e do modelo de dados, na definição da arquitetura da solução e na elaboração do protótipo de interface da ferramenta. Período previsto: maio a junho de 2026.</w:t>
      </w:r>
    </w:p>
    <w:p w14:paraId="4D918460" w14:textId="77777777" w:rsidR="00BF0C07" w:rsidRDefault="00CF2E2C">
      <w:pPr>
        <w:numPr>
          <w:ilvl w:val="0"/>
          <w:numId w:val="3"/>
        </w:numPr>
        <w:spacing w:before="0"/>
        <w:rPr>
          <w:highlight w:val="white"/>
        </w:rPr>
      </w:pPr>
      <w:r>
        <w:rPr>
          <w:highlight w:val="white"/>
        </w:rPr>
        <w:t xml:space="preserve">Desenvolvimento, Aplicação e Avaliação </w:t>
      </w:r>
    </w:p>
    <w:p w14:paraId="62903B94" w14:textId="77777777" w:rsidR="00BF0C07" w:rsidRDefault="00CF2E2C">
      <w:pPr>
        <w:spacing w:before="0"/>
        <w:ind w:left="720" w:firstLine="720"/>
        <w:rPr>
          <w:highlight w:val="white"/>
        </w:rPr>
      </w:pPr>
      <w:r>
        <w:t>Esta fase corresponde ao próximo semestre e tem como objetivo construir a ferramenta educacional e a unidade de aprendizagem, aplicá-las em uma turma real e avaliar os resultados. As atividades previstas seguem as fases do modelo ADDIE.</w:t>
      </w:r>
    </w:p>
    <w:p w14:paraId="524A7B66" w14:textId="77777777" w:rsidR="00BF0C07" w:rsidRDefault="00CF2E2C">
      <w:pPr>
        <w:numPr>
          <w:ilvl w:val="1"/>
          <w:numId w:val="3"/>
        </w:numPr>
        <w:spacing w:before="0" w:after="0"/>
        <w:rPr>
          <w:highlight w:val="white"/>
        </w:rPr>
      </w:pPr>
      <w:r>
        <w:rPr>
          <w:highlight w:val="white"/>
        </w:rPr>
        <w:t xml:space="preserve">Design da unidade de aprendizagem. Consiste na definição dos objetivos de aprendizagem, dos conteúdos programáticos, da sequência didática, das estratégias de ensino e das formas de avaliação. </w:t>
      </w:r>
    </w:p>
    <w:p w14:paraId="0E6CE1B5" w14:textId="77777777" w:rsidR="00BF0C07" w:rsidRDefault="00CF2E2C">
      <w:pPr>
        <w:numPr>
          <w:ilvl w:val="1"/>
          <w:numId w:val="3"/>
        </w:numPr>
        <w:spacing w:before="0" w:after="0"/>
        <w:rPr>
          <w:highlight w:val="white"/>
        </w:rPr>
      </w:pPr>
      <w:r>
        <w:rPr>
          <w:highlight w:val="white"/>
        </w:rPr>
        <w:t xml:space="preserve">Desenvolvimento dos materiais didáticos. Consiste na produção dos materiais que serão utilizados na unidade de aprendizagem, como textos de apoio, exemplos práticos, estudos de caso, exercícios e instrumentos de avaliação. Período previsto: julho a agosto de 2026. </w:t>
      </w:r>
    </w:p>
    <w:p w14:paraId="2AB336FB" w14:textId="77777777" w:rsidR="00BF0C07" w:rsidRDefault="00CF2E2C">
      <w:pPr>
        <w:numPr>
          <w:ilvl w:val="1"/>
          <w:numId w:val="3"/>
        </w:numPr>
        <w:spacing w:before="0" w:after="0"/>
        <w:rPr>
          <w:highlight w:val="white"/>
        </w:rPr>
      </w:pPr>
      <w:r>
        <w:t>Implementação da ferramenta educacional. Consiste na codificação da ferramenta especificada no capítulo de Projeto, contemplando a interface, a interface de programação de aplicações, o banco de dados e o motor de geração de dados operacionais simulados, além dos testes automatizados das rotinas de cálculo dos indicadores. Período previsto: julho a agosto de 2026.</w:t>
      </w:r>
    </w:p>
    <w:p w14:paraId="3850FAA6" w14:textId="77777777" w:rsidR="00BF0C07" w:rsidRDefault="00CF2E2C">
      <w:pPr>
        <w:numPr>
          <w:ilvl w:val="1"/>
          <w:numId w:val="3"/>
        </w:numPr>
        <w:spacing w:before="0" w:after="0"/>
        <w:rPr>
          <w:highlight w:val="white"/>
        </w:rPr>
      </w:pPr>
      <w:r>
        <w:t>Testes e implantação da ferramenta. Consiste na validação funcional da ferramenta, na correção dos defeitos identificados, na implantação em ambiente de nuvem e na criação das contas de acesso da turma, garantindo que o sistema esteja operacional antes da aplicação da unidade. Período previsto: setembro de 2026.</w:t>
      </w:r>
    </w:p>
    <w:p w14:paraId="021B9494" w14:textId="77777777" w:rsidR="00BF0C07" w:rsidRDefault="00CF2E2C">
      <w:pPr>
        <w:numPr>
          <w:ilvl w:val="1"/>
          <w:numId w:val="3"/>
        </w:numPr>
        <w:spacing w:before="0" w:after="0"/>
        <w:rPr>
          <w:highlight w:val="white"/>
        </w:rPr>
      </w:pPr>
      <w:r>
        <w:rPr>
          <w:highlight w:val="white"/>
        </w:rPr>
        <w:t xml:space="preserve">Aplicação da unidade de aprendizagem. Consiste na aplicação da unidade em uma turma real de um curso superior na área de computação. Durante a aplicação, serão coletados dados por meio de observação e feedback dos participantes. Período previsto: setembro a outubro de 2026. </w:t>
      </w:r>
    </w:p>
    <w:p w14:paraId="771FB19A" w14:textId="77777777" w:rsidR="00BF0C07" w:rsidRDefault="00CF2E2C">
      <w:pPr>
        <w:numPr>
          <w:ilvl w:val="1"/>
          <w:numId w:val="3"/>
        </w:numPr>
        <w:spacing w:before="0" w:after="0"/>
        <w:rPr>
          <w:highlight w:val="white"/>
        </w:rPr>
      </w:pPr>
      <w:r>
        <w:rPr>
          <w:highlight w:val="white"/>
        </w:rPr>
        <w:t xml:space="preserve">Avaliação dos resultados. Consiste na análise dos dados coletados durante a aplicação, verificando se os objetivos de aprendizagem foram alcançados e identificando pontos de melhoria na unidade de aprendizagem. Período previsto: outubro a novembro de 2026. </w:t>
      </w:r>
    </w:p>
    <w:p w14:paraId="15ED57DD" w14:textId="77777777" w:rsidR="00BF0C07" w:rsidRDefault="00CF2E2C">
      <w:pPr>
        <w:numPr>
          <w:ilvl w:val="1"/>
          <w:numId w:val="3"/>
        </w:numPr>
        <w:spacing w:before="0"/>
        <w:rPr>
          <w:highlight w:val="white"/>
        </w:rPr>
      </w:pPr>
      <w:r>
        <w:rPr>
          <w:highlight w:val="white"/>
        </w:rPr>
        <w:t xml:space="preserve">Redação dos capítulos finais e revisão do TCC .Consiste na escrita dos capítulos de Resultados, Discussão e Conclusão, além da revisão geral do documento, incluindo formatação segundo as normas da ABNT. Período previsto: novembro a dezembro de 2026. </w:t>
      </w:r>
    </w:p>
    <w:p w14:paraId="4D506784" w14:textId="77777777" w:rsidR="00BF0C07" w:rsidRDefault="00CF2E2C">
      <w:pPr>
        <w:rPr>
          <w:b/>
          <w:bCs/>
          <w:highlight w:val="white"/>
        </w:rPr>
      </w:pPr>
      <w:r>
        <w:rPr>
          <w:b/>
          <w:bCs/>
          <w:highlight w:val="white"/>
        </w:rPr>
        <w:t>Cronograma</w:t>
      </w:r>
    </w:p>
    <w:p w14:paraId="20A00F91" w14:textId="77777777" w:rsidR="00BF0C07" w:rsidRDefault="00CF2E2C">
      <w:pPr>
        <w:ind w:firstLine="720"/>
        <w:rPr>
          <w:highlight w:val="white"/>
        </w:rPr>
      </w:pPr>
      <w:r>
        <w:rPr>
          <w:highlight w:val="white"/>
        </w:rPr>
        <w:t>No Cronograma 1 é apresentado o cronograma das atividades a serem desenvolvidas durante o TCC III.</w:t>
      </w:r>
    </w:p>
    <w:p w14:paraId="3781F4A2" w14:textId="77777777" w:rsidR="00BF0C07" w:rsidRDefault="00CF2E2C">
      <w:pPr>
        <w:widowControl w:val="0"/>
        <w:spacing w:before="0" w:after="60" w:line="276" w:lineRule="auto"/>
        <w:jc w:val="center"/>
        <w:rPr>
          <w:sz w:val="28"/>
          <w:szCs w:val="28"/>
          <w:highlight w:val="white"/>
        </w:rPr>
      </w:pPr>
      <w:r>
        <w:rPr>
          <w:highlight w:val="white"/>
        </w:rPr>
        <w:t>Cronograma 1 - Cronograma de execução para o TCC III</w:t>
      </w:r>
    </w:p>
    <w:tbl>
      <w:tblPr>
        <w:tblStyle w:val="af0"/>
        <w:tblW w:w="918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40"/>
        <w:gridCol w:w="315"/>
        <w:gridCol w:w="330"/>
        <w:gridCol w:w="330"/>
        <w:gridCol w:w="330"/>
        <w:gridCol w:w="375"/>
        <w:gridCol w:w="345"/>
        <w:gridCol w:w="330"/>
        <w:gridCol w:w="345"/>
        <w:gridCol w:w="330"/>
        <w:gridCol w:w="330"/>
        <w:gridCol w:w="330"/>
        <w:gridCol w:w="315"/>
        <w:gridCol w:w="360"/>
        <w:gridCol w:w="330"/>
        <w:gridCol w:w="315"/>
        <w:gridCol w:w="330"/>
      </w:tblGrid>
      <w:tr w:rsidR="00BF0C07" w14:paraId="2CC7DD37" w14:textId="77777777">
        <w:trPr>
          <w:trHeight w:val="440"/>
        </w:trPr>
        <w:tc>
          <w:tcPr>
            <w:tcW w:w="3840" w:type="dxa"/>
            <w:tcMar>
              <w:top w:w="43" w:type="dxa"/>
              <w:left w:w="43" w:type="dxa"/>
              <w:bottom w:w="43" w:type="dxa"/>
              <w:right w:w="43" w:type="dxa"/>
            </w:tcMar>
          </w:tcPr>
          <w:p w14:paraId="0F92C538" w14:textId="77777777" w:rsidR="00BF0C07" w:rsidRDefault="00CF2E2C">
            <w:pPr>
              <w:widowControl w:val="0"/>
              <w:spacing w:before="0" w:after="0" w:line="240" w:lineRule="auto"/>
              <w:jc w:val="left"/>
              <w:rPr>
                <w:b/>
                <w:bCs/>
                <w:sz w:val="20"/>
                <w:szCs w:val="20"/>
                <w:highlight w:val="white"/>
              </w:rPr>
            </w:pPr>
            <w:r>
              <w:rPr>
                <w:b/>
                <w:bCs/>
                <w:sz w:val="2"/>
                <w:szCs w:val="2"/>
                <w:highlight w:val="white"/>
              </w:rPr>
              <w:t xml:space="preserve"> </w:t>
            </w:r>
            <w:r>
              <w:rPr>
                <w:b/>
                <w:bCs/>
                <w:sz w:val="20"/>
                <w:szCs w:val="20"/>
                <w:highlight w:val="white"/>
              </w:rPr>
              <w:t>Atividade</w:t>
            </w:r>
          </w:p>
        </w:tc>
        <w:tc>
          <w:tcPr>
            <w:tcW w:w="1305" w:type="dxa"/>
            <w:gridSpan w:val="4"/>
            <w:tcMar>
              <w:top w:w="43" w:type="dxa"/>
              <w:left w:w="43" w:type="dxa"/>
              <w:bottom w:w="43" w:type="dxa"/>
              <w:right w:w="43" w:type="dxa"/>
            </w:tcMar>
          </w:tcPr>
          <w:p w14:paraId="0CA4AB12"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Ago/2026</w:t>
            </w:r>
          </w:p>
        </w:tc>
        <w:tc>
          <w:tcPr>
            <w:tcW w:w="1395" w:type="dxa"/>
            <w:gridSpan w:val="4"/>
            <w:tcMar>
              <w:top w:w="43" w:type="dxa"/>
              <w:left w:w="43" w:type="dxa"/>
              <w:bottom w:w="43" w:type="dxa"/>
              <w:right w:w="43" w:type="dxa"/>
            </w:tcMar>
          </w:tcPr>
          <w:p w14:paraId="24438E15"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Set/2026</w:t>
            </w:r>
          </w:p>
        </w:tc>
        <w:tc>
          <w:tcPr>
            <w:tcW w:w="1305" w:type="dxa"/>
            <w:gridSpan w:val="4"/>
            <w:tcMar>
              <w:top w:w="43" w:type="dxa"/>
              <w:left w:w="43" w:type="dxa"/>
              <w:bottom w:w="43" w:type="dxa"/>
              <w:right w:w="43" w:type="dxa"/>
            </w:tcMar>
          </w:tcPr>
          <w:p w14:paraId="4EAE8C7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Out/2026</w:t>
            </w:r>
          </w:p>
        </w:tc>
        <w:tc>
          <w:tcPr>
            <w:tcW w:w="1335" w:type="dxa"/>
            <w:gridSpan w:val="4"/>
            <w:tcMar>
              <w:top w:w="43" w:type="dxa"/>
              <w:left w:w="43" w:type="dxa"/>
              <w:bottom w:w="43" w:type="dxa"/>
              <w:right w:w="43" w:type="dxa"/>
            </w:tcMar>
          </w:tcPr>
          <w:p w14:paraId="194FFDC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Nov/2026</w:t>
            </w:r>
          </w:p>
        </w:tc>
      </w:tr>
      <w:tr w:rsidR="00BF0C07" w14:paraId="724CA255" w14:textId="77777777">
        <w:tc>
          <w:tcPr>
            <w:tcW w:w="3840" w:type="dxa"/>
            <w:tcMar>
              <w:top w:w="43" w:type="dxa"/>
              <w:left w:w="43" w:type="dxa"/>
              <w:bottom w:w="43" w:type="dxa"/>
              <w:right w:w="43" w:type="dxa"/>
            </w:tcMar>
          </w:tcPr>
          <w:p w14:paraId="0A7E4E9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Design da unidade (ADDIE) </w:t>
            </w:r>
          </w:p>
        </w:tc>
        <w:tc>
          <w:tcPr>
            <w:tcW w:w="315" w:type="dxa"/>
            <w:tcMar>
              <w:top w:w="43" w:type="dxa"/>
              <w:left w:w="43" w:type="dxa"/>
              <w:bottom w:w="43" w:type="dxa"/>
              <w:right w:w="43" w:type="dxa"/>
            </w:tcMar>
            <w:vAlign w:val="center"/>
          </w:tcPr>
          <w:p w14:paraId="2A9AA96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A61185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49EF0E6E"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73096979"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B204D27"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13CB74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150A83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E51218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97F83E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BF3BD5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0B3D6B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2E4062E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771FE60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DC882C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04D8C8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A1492B3" w14:textId="77777777" w:rsidR="00BF0C07" w:rsidRDefault="00BF0C07">
            <w:pPr>
              <w:widowControl w:val="0"/>
              <w:spacing w:before="0" w:after="0" w:line="240" w:lineRule="auto"/>
              <w:jc w:val="center"/>
              <w:rPr>
                <w:sz w:val="20"/>
                <w:szCs w:val="20"/>
                <w:highlight w:val="white"/>
              </w:rPr>
            </w:pPr>
          </w:p>
        </w:tc>
      </w:tr>
      <w:tr w:rsidR="00BF0C07" w14:paraId="4343315C" w14:textId="77777777">
        <w:tc>
          <w:tcPr>
            <w:tcW w:w="3840" w:type="dxa"/>
            <w:tcMar>
              <w:top w:w="43" w:type="dxa"/>
              <w:left w:w="43" w:type="dxa"/>
              <w:bottom w:w="43" w:type="dxa"/>
              <w:right w:w="43" w:type="dxa"/>
            </w:tcMar>
          </w:tcPr>
          <w:p w14:paraId="15AC8661" w14:textId="77777777" w:rsidR="00BF0C07" w:rsidRDefault="00CF2E2C">
            <w:pPr>
              <w:widowControl w:val="0"/>
              <w:spacing w:before="0" w:after="0" w:line="240" w:lineRule="auto"/>
              <w:jc w:val="left"/>
              <w:rPr>
                <w:sz w:val="20"/>
                <w:szCs w:val="20"/>
                <w:highlight w:val="white"/>
              </w:rPr>
            </w:pPr>
            <w:r>
              <w:rPr>
                <w:sz w:val="20"/>
                <w:szCs w:val="20"/>
              </w:rPr>
              <w:t>Implementação da ferramenta (EduITSM)</w:t>
            </w:r>
          </w:p>
        </w:tc>
        <w:tc>
          <w:tcPr>
            <w:tcW w:w="315" w:type="dxa"/>
            <w:tcMar>
              <w:top w:w="43" w:type="dxa"/>
              <w:left w:w="43" w:type="dxa"/>
              <w:bottom w:w="43" w:type="dxa"/>
              <w:right w:w="43" w:type="dxa"/>
            </w:tcMar>
            <w:vAlign w:val="center"/>
          </w:tcPr>
          <w:p w14:paraId="16ABE313"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B330D58"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093C0B6"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4F54D47E" w14:textId="77777777" w:rsidR="00BF0C07" w:rsidRDefault="00BF0C07">
            <w:pPr>
              <w:widowControl w:val="0"/>
              <w:spacing w:before="0" w:after="0" w:line="240" w:lineRule="auto"/>
              <w:jc w:val="center"/>
              <w:rPr>
                <w:sz w:val="20"/>
                <w:szCs w:val="20"/>
                <w:highlight w:val="white"/>
              </w:rPr>
            </w:pPr>
            <w:r>
              <w:rPr>
                <w:sz w:val="20"/>
                <w:szCs w:val="20"/>
              </w:rPr>
              <w:t>x</w:t>
            </w:r>
          </w:p>
        </w:tc>
        <w:tc>
          <w:tcPr>
            <w:tcW w:w="375" w:type="dxa"/>
            <w:tcMar>
              <w:top w:w="43" w:type="dxa"/>
              <w:left w:w="43" w:type="dxa"/>
              <w:bottom w:w="43" w:type="dxa"/>
              <w:right w:w="43" w:type="dxa"/>
            </w:tcMar>
            <w:vAlign w:val="center"/>
          </w:tcPr>
          <w:p w14:paraId="0468BF77" w14:textId="77777777" w:rsidR="00BF0C07" w:rsidRDefault="00BF0C07">
            <w:pPr>
              <w:widowControl w:val="0"/>
              <w:spacing w:before="0" w:after="0" w:line="240" w:lineRule="auto"/>
              <w:jc w:val="center"/>
              <w:rPr>
                <w:sz w:val="20"/>
                <w:szCs w:val="20"/>
                <w:highlight w:val="white"/>
              </w:rPr>
            </w:pPr>
            <w:r>
              <w:rPr>
                <w:sz w:val="20"/>
                <w:szCs w:val="20"/>
              </w:rPr>
              <w:t>x</w:t>
            </w:r>
          </w:p>
        </w:tc>
        <w:tc>
          <w:tcPr>
            <w:tcW w:w="345" w:type="dxa"/>
            <w:tcMar>
              <w:top w:w="43" w:type="dxa"/>
              <w:left w:w="43" w:type="dxa"/>
              <w:bottom w:w="43" w:type="dxa"/>
              <w:right w:w="43" w:type="dxa"/>
            </w:tcMar>
            <w:vAlign w:val="center"/>
          </w:tcPr>
          <w:p w14:paraId="4185FBF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20145D"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5BA014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BCF3A2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7F61F8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24CE4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6709FE70"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572F2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5D0836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B4D373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C4C3968" w14:textId="77777777" w:rsidR="00BF0C07" w:rsidRDefault="00BF0C07">
            <w:pPr>
              <w:widowControl w:val="0"/>
              <w:spacing w:before="0" w:after="0" w:line="240" w:lineRule="auto"/>
              <w:jc w:val="center"/>
              <w:rPr>
                <w:sz w:val="20"/>
                <w:szCs w:val="20"/>
                <w:highlight w:val="white"/>
              </w:rPr>
            </w:pPr>
          </w:p>
        </w:tc>
      </w:tr>
      <w:tr w:rsidR="00BF0C07" w14:paraId="34E225B3" w14:textId="77777777">
        <w:tc>
          <w:tcPr>
            <w:tcW w:w="3840" w:type="dxa"/>
            <w:tcMar>
              <w:top w:w="43" w:type="dxa"/>
              <w:left w:w="43" w:type="dxa"/>
              <w:bottom w:w="43" w:type="dxa"/>
              <w:right w:w="43" w:type="dxa"/>
            </w:tcMar>
          </w:tcPr>
          <w:p w14:paraId="03C96387" w14:textId="77777777" w:rsidR="00BF0C07" w:rsidRDefault="00CF2E2C">
            <w:pPr>
              <w:widowControl w:val="0"/>
              <w:spacing w:before="0" w:after="0" w:line="240" w:lineRule="auto"/>
              <w:jc w:val="left"/>
              <w:rPr>
                <w:sz w:val="20"/>
                <w:szCs w:val="20"/>
                <w:highlight w:val="white"/>
              </w:rPr>
            </w:pPr>
            <w:r>
              <w:rPr>
                <w:sz w:val="20"/>
                <w:szCs w:val="20"/>
              </w:rPr>
              <w:t>Testes e implantação da ferramenta</w:t>
            </w:r>
          </w:p>
        </w:tc>
        <w:tc>
          <w:tcPr>
            <w:tcW w:w="315" w:type="dxa"/>
            <w:tcMar>
              <w:top w:w="43" w:type="dxa"/>
              <w:left w:w="43" w:type="dxa"/>
              <w:bottom w:w="43" w:type="dxa"/>
              <w:right w:w="43" w:type="dxa"/>
            </w:tcMar>
            <w:vAlign w:val="center"/>
          </w:tcPr>
          <w:p w14:paraId="5FFBE1F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D19D711"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35C827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F04E5A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09EBA8F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0BCD488" w14:textId="77777777" w:rsidR="00BF0C07" w:rsidRDefault="00BF0C07">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7323AF9"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D0D4CE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24D24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480D44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5C5618"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A5FE0A9"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2B3A9CA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992DD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97FF27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85678B" w14:textId="77777777" w:rsidR="00BF0C07" w:rsidRDefault="00BF0C07">
            <w:pPr>
              <w:widowControl w:val="0"/>
              <w:spacing w:before="0" w:after="0" w:line="240" w:lineRule="auto"/>
              <w:jc w:val="center"/>
              <w:rPr>
                <w:sz w:val="20"/>
                <w:szCs w:val="20"/>
                <w:highlight w:val="white"/>
              </w:rPr>
            </w:pPr>
          </w:p>
        </w:tc>
      </w:tr>
      <w:tr w:rsidR="00BF0C07" w14:paraId="4DE6CB99" w14:textId="77777777">
        <w:tc>
          <w:tcPr>
            <w:tcW w:w="3840" w:type="dxa"/>
            <w:tcMar>
              <w:top w:w="43" w:type="dxa"/>
              <w:left w:w="43" w:type="dxa"/>
              <w:bottom w:w="43" w:type="dxa"/>
              <w:right w:w="43" w:type="dxa"/>
            </w:tcMar>
          </w:tcPr>
          <w:p w14:paraId="00FC97C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Desenvolvimento dos materiais (ADDIE) </w:t>
            </w:r>
          </w:p>
        </w:tc>
        <w:tc>
          <w:tcPr>
            <w:tcW w:w="315" w:type="dxa"/>
            <w:tcMar>
              <w:top w:w="43" w:type="dxa"/>
              <w:left w:w="43" w:type="dxa"/>
              <w:bottom w:w="43" w:type="dxa"/>
              <w:right w:w="43" w:type="dxa"/>
            </w:tcMar>
            <w:vAlign w:val="center"/>
          </w:tcPr>
          <w:p w14:paraId="7556B12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9D66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22746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1D7584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75" w:type="dxa"/>
            <w:tcMar>
              <w:top w:w="43" w:type="dxa"/>
              <w:left w:w="43" w:type="dxa"/>
              <w:bottom w:w="43" w:type="dxa"/>
              <w:right w:w="43" w:type="dxa"/>
            </w:tcMar>
            <w:vAlign w:val="center"/>
          </w:tcPr>
          <w:p w14:paraId="2D614CC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08CAD9E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916B042"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674D46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B0559F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75A58A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008411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07B6905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1CCF47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ECB20F2"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1BBA1B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6386E28" w14:textId="77777777" w:rsidR="00BF0C07" w:rsidRDefault="00BF0C07">
            <w:pPr>
              <w:widowControl w:val="0"/>
              <w:spacing w:before="0" w:after="0" w:line="240" w:lineRule="auto"/>
              <w:jc w:val="center"/>
              <w:rPr>
                <w:sz w:val="20"/>
                <w:szCs w:val="20"/>
                <w:highlight w:val="white"/>
              </w:rPr>
            </w:pPr>
          </w:p>
        </w:tc>
      </w:tr>
      <w:tr w:rsidR="00BF0C07" w14:paraId="5D06864A" w14:textId="77777777">
        <w:tc>
          <w:tcPr>
            <w:tcW w:w="3840" w:type="dxa"/>
            <w:tcMar>
              <w:top w:w="43" w:type="dxa"/>
              <w:left w:w="43" w:type="dxa"/>
              <w:bottom w:w="43" w:type="dxa"/>
              <w:right w:w="43" w:type="dxa"/>
            </w:tcMar>
          </w:tcPr>
          <w:p w14:paraId="2A1D88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Aplicação da unidade (ADDIE) </w:t>
            </w:r>
          </w:p>
        </w:tc>
        <w:tc>
          <w:tcPr>
            <w:tcW w:w="315" w:type="dxa"/>
            <w:tcMar>
              <w:top w:w="43" w:type="dxa"/>
              <w:left w:w="43" w:type="dxa"/>
              <w:bottom w:w="43" w:type="dxa"/>
              <w:right w:w="43" w:type="dxa"/>
            </w:tcMar>
            <w:vAlign w:val="center"/>
          </w:tcPr>
          <w:p w14:paraId="4A1C6A8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F2EE3F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4EBE29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611B6A"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06599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4CA6E0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4EC7FB9"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5FECD357"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B74A97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596138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978A91E"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4FCB3C6"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5D897E8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EC80BCF"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B79ED5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F925CFF" w14:textId="77777777" w:rsidR="00BF0C07" w:rsidRDefault="00BF0C07">
            <w:pPr>
              <w:widowControl w:val="0"/>
              <w:spacing w:before="0" w:after="0" w:line="240" w:lineRule="auto"/>
              <w:jc w:val="center"/>
              <w:rPr>
                <w:sz w:val="20"/>
                <w:szCs w:val="20"/>
                <w:highlight w:val="white"/>
              </w:rPr>
            </w:pPr>
          </w:p>
        </w:tc>
      </w:tr>
      <w:tr w:rsidR="00BF0C07" w14:paraId="7C1AC94E" w14:textId="77777777">
        <w:tc>
          <w:tcPr>
            <w:tcW w:w="3840" w:type="dxa"/>
            <w:tcMar>
              <w:top w:w="43" w:type="dxa"/>
              <w:left w:w="43" w:type="dxa"/>
              <w:bottom w:w="43" w:type="dxa"/>
              <w:right w:w="43" w:type="dxa"/>
            </w:tcMar>
          </w:tcPr>
          <w:p w14:paraId="5E5AB5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dos resultados (ADDIE) </w:t>
            </w:r>
          </w:p>
        </w:tc>
        <w:tc>
          <w:tcPr>
            <w:tcW w:w="315" w:type="dxa"/>
            <w:tcMar>
              <w:top w:w="43" w:type="dxa"/>
              <w:left w:w="43" w:type="dxa"/>
              <w:bottom w:w="43" w:type="dxa"/>
              <w:right w:w="43" w:type="dxa"/>
            </w:tcMar>
            <w:vAlign w:val="center"/>
          </w:tcPr>
          <w:p w14:paraId="58E64A1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5B4D85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5DBDA0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E48B56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6652A34"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21106C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3EAE55"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9B2ADC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6C155EF"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20A6381"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33980FC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BA101F4"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1AD4D93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29ECCB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1200389"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4347935" w14:textId="77777777" w:rsidR="00BF0C07" w:rsidRDefault="00BF0C07">
            <w:pPr>
              <w:widowControl w:val="0"/>
              <w:spacing w:before="0" w:after="0" w:line="240" w:lineRule="auto"/>
              <w:jc w:val="center"/>
              <w:rPr>
                <w:sz w:val="20"/>
                <w:szCs w:val="20"/>
                <w:highlight w:val="white"/>
              </w:rPr>
            </w:pPr>
          </w:p>
        </w:tc>
      </w:tr>
      <w:tr w:rsidR="00BF0C07" w14:paraId="257F9230" w14:textId="77777777">
        <w:tc>
          <w:tcPr>
            <w:tcW w:w="3840" w:type="dxa"/>
            <w:tcMar>
              <w:top w:w="43" w:type="dxa"/>
              <w:left w:w="43" w:type="dxa"/>
              <w:bottom w:w="43" w:type="dxa"/>
              <w:right w:w="43" w:type="dxa"/>
            </w:tcMar>
          </w:tcPr>
          <w:p w14:paraId="2AA9BA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Redação final e revisão do TCC </w:t>
            </w:r>
          </w:p>
        </w:tc>
        <w:tc>
          <w:tcPr>
            <w:tcW w:w="315" w:type="dxa"/>
            <w:tcMar>
              <w:top w:w="43" w:type="dxa"/>
              <w:left w:w="43" w:type="dxa"/>
              <w:bottom w:w="43" w:type="dxa"/>
              <w:right w:w="43" w:type="dxa"/>
            </w:tcMar>
            <w:vAlign w:val="center"/>
          </w:tcPr>
          <w:p w14:paraId="4C63F85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23B24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02AE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BEFE0E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1C9474F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657AFD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D00FC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59EF4BC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3B8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9F3D1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F65206"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1B5876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5C181803"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235E21B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D3FBE7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17AF7C2" w14:textId="77777777" w:rsidR="00BF0C07" w:rsidRDefault="00BF0C07">
            <w:pPr>
              <w:widowControl w:val="0"/>
              <w:spacing w:before="0" w:after="0" w:line="240" w:lineRule="auto"/>
              <w:jc w:val="center"/>
              <w:rPr>
                <w:sz w:val="20"/>
                <w:szCs w:val="20"/>
                <w:highlight w:val="white"/>
              </w:rPr>
            </w:pPr>
          </w:p>
        </w:tc>
      </w:tr>
      <w:tr w:rsidR="00BF0C07" w14:paraId="2E395E91" w14:textId="77777777">
        <w:tc>
          <w:tcPr>
            <w:tcW w:w="3840" w:type="dxa"/>
            <w:tcMar>
              <w:top w:w="43" w:type="dxa"/>
              <w:left w:w="43" w:type="dxa"/>
              <w:bottom w:w="43" w:type="dxa"/>
              <w:right w:w="43" w:type="dxa"/>
            </w:tcMar>
          </w:tcPr>
          <w:p w14:paraId="2A1804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Entrega TCC final </w:t>
            </w:r>
          </w:p>
        </w:tc>
        <w:tc>
          <w:tcPr>
            <w:tcW w:w="315" w:type="dxa"/>
            <w:tcMar>
              <w:top w:w="43" w:type="dxa"/>
              <w:left w:w="43" w:type="dxa"/>
              <w:bottom w:w="43" w:type="dxa"/>
              <w:right w:w="43" w:type="dxa"/>
            </w:tcMar>
            <w:vAlign w:val="center"/>
          </w:tcPr>
          <w:p w14:paraId="7674134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E156F0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75040E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CD7631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E025788"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4AE4C9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621B5E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164C07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C3F15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10FC13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47571E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18A00AA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4EC5910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C5A2DD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A9C3DB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56F91F7A"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r>
    </w:tbl>
    <w:p w14:paraId="69EDB2F2" w14:textId="77777777" w:rsidR="00BF0C07" w:rsidRDefault="00CF2E2C">
      <w:pPr>
        <w:widowControl w:val="0"/>
        <w:spacing w:before="0" w:after="0" w:line="276" w:lineRule="auto"/>
        <w:jc w:val="center"/>
        <w:rPr>
          <w:b/>
          <w:bCs/>
          <w:highlight w:val="white"/>
        </w:rPr>
      </w:pPr>
      <w:r>
        <w:rPr>
          <w:highlight w:val="white"/>
        </w:rPr>
        <w:t>Fonte: Autoria própria</w:t>
      </w:r>
    </w:p>
    <w:p w14:paraId="5EF6D8AF" w14:textId="77777777" w:rsidR="00BF0C07" w:rsidRDefault="00CF2E2C">
      <w:pPr>
        <w:rPr>
          <w:b/>
          <w:bCs/>
          <w:highlight w:val="white"/>
        </w:rPr>
      </w:pPr>
      <w:r>
        <w:rPr>
          <w:b/>
          <w:bCs/>
          <w:highlight w:val="white"/>
        </w:rPr>
        <w:t>Análise dos Riscos</w:t>
      </w:r>
    </w:p>
    <w:p w14:paraId="3EE3AB8F" w14:textId="77777777" w:rsidR="00BF0C07" w:rsidRDefault="00CF2E2C">
      <w:pPr>
        <w:ind w:firstLine="720"/>
        <w:rPr>
          <w:b/>
          <w:bCs/>
          <w:highlight w:val="white"/>
        </w:rPr>
      </w:pPr>
      <w:r>
        <w:rPr>
          <w:highlight w:val="white"/>
        </w:rPr>
        <w:t xml:space="preserve">O TCC proposto apresenta cinco grandes riscos levantados que podem inviabilizar o trabalho. No Quadro 2 eles são apresentados juntamente com as medidas a serem tomadas para contornar as limitações. </w:t>
      </w:r>
    </w:p>
    <w:p w14:paraId="3F395BB3" w14:textId="77777777" w:rsidR="00BF0C07" w:rsidRDefault="00CF2E2C">
      <w:pPr>
        <w:spacing w:before="0" w:after="0"/>
        <w:jc w:val="center"/>
        <w:rPr>
          <w:b/>
          <w:bCs/>
          <w:sz w:val="26"/>
          <w:szCs w:val="26"/>
          <w:highlight w:val="white"/>
        </w:rPr>
      </w:pPr>
      <w:r>
        <w:rPr>
          <w:highlight w:val="white"/>
        </w:rPr>
        <w:t>Quadro 2 - Análise de riscos</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500"/>
        <w:gridCol w:w="990"/>
        <w:gridCol w:w="2505"/>
        <w:gridCol w:w="1980"/>
      </w:tblGrid>
      <w:tr w:rsidR="00BF0C07" w14:paraId="32E51B1D" w14:textId="77777777">
        <w:trPr>
          <w:trHeight w:val="420"/>
        </w:trPr>
        <w:tc>
          <w:tcPr>
            <w:tcW w:w="1920" w:type="dxa"/>
            <w:tcBorders>
              <w:top w:val="single" w:sz="8" w:space="0" w:color="000000"/>
              <w:left w:val="single" w:sz="8" w:space="0" w:color="000000"/>
              <w:bottom w:val="single" w:sz="8" w:space="0" w:color="000000"/>
              <w:right w:val="single" w:sz="8" w:space="0" w:color="000000"/>
            </w:tcBorders>
            <w:tcMar>
              <w:top w:w="19" w:type="dxa"/>
              <w:left w:w="19" w:type="dxa"/>
              <w:bottom w:w="19" w:type="dxa"/>
              <w:right w:w="19" w:type="dxa"/>
            </w:tcMar>
          </w:tcPr>
          <w:p w14:paraId="167FB833" w14:textId="77777777" w:rsidR="00BF0C07" w:rsidRDefault="00CF2E2C">
            <w:pPr>
              <w:spacing w:before="0" w:after="0" w:line="256" w:lineRule="auto"/>
              <w:ind w:left="120"/>
              <w:jc w:val="center"/>
              <w:rPr>
                <w:b/>
                <w:bCs/>
                <w:sz w:val="20"/>
                <w:szCs w:val="20"/>
                <w:highlight w:val="white"/>
              </w:rPr>
            </w:pPr>
            <w:r>
              <w:rPr>
                <w:b/>
                <w:bCs/>
                <w:sz w:val="20"/>
                <w:szCs w:val="20"/>
                <w:highlight w:val="white"/>
              </w:rPr>
              <w:t>Risco</w:t>
            </w:r>
          </w:p>
        </w:tc>
        <w:tc>
          <w:tcPr>
            <w:tcW w:w="150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CCA2BA8" w14:textId="77777777" w:rsidR="00BF0C07" w:rsidRDefault="00CF2E2C">
            <w:pPr>
              <w:spacing w:before="0" w:after="0" w:line="256" w:lineRule="auto"/>
              <w:jc w:val="center"/>
              <w:rPr>
                <w:b/>
                <w:bCs/>
                <w:sz w:val="20"/>
                <w:szCs w:val="20"/>
                <w:highlight w:val="white"/>
              </w:rPr>
            </w:pPr>
            <w:r>
              <w:rPr>
                <w:b/>
                <w:bCs/>
                <w:sz w:val="20"/>
                <w:szCs w:val="20"/>
                <w:highlight w:val="white"/>
              </w:rPr>
              <w:t xml:space="preserve"> Probabilidade</w:t>
            </w:r>
          </w:p>
        </w:tc>
        <w:tc>
          <w:tcPr>
            <w:tcW w:w="99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2F9AF8A" w14:textId="77777777" w:rsidR="00BF0C07" w:rsidRDefault="00CF2E2C">
            <w:pPr>
              <w:spacing w:before="0" w:after="0" w:line="256" w:lineRule="auto"/>
              <w:jc w:val="center"/>
              <w:rPr>
                <w:b/>
                <w:bCs/>
                <w:sz w:val="20"/>
                <w:szCs w:val="20"/>
                <w:highlight w:val="white"/>
              </w:rPr>
            </w:pPr>
            <w:r>
              <w:rPr>
                <w:b/>
                <w:bCs/>
                <w:sz w:val="20"/>
                <w:szCs w:val="20"/>
                <w:highlight w:val="white"/>
              </w:rPr>
              <w:t xml:space="preserve"> Impacto</w:t>
            </w:r>
          </w:p>
        </w:tc>
        <w:tc>
          <w:tcPr>
            <w:tcW w:w="2505"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2FCFFD00" w14:textId="77777777" w:rsidR="00BF0C07" w:rsidRDefault="00CF2E2C">
            <w:pPr>
              <w:spacing w:before="0" w:after="0" w:line="256" w:lineRule="auto"/>
              <w:ind w:left="120"/>
              <w:jc w:val="center"/>
              <w:rPr>
                <w:b/>
                <w:bCs/>
                <w:sz w:val="20"/>
                <w:szCs w:val="20"/>
                <w:highlight w:val="white"/>
              </w:rPr>
            </w:pPr>
            <w:r>
              <w:rPr>
                <w:b/>
                <w:bCs/>
                <w:sz w:val="20"/>
                <w:szCs w:val="20"/>
                <w:highlight w:val="white"/>
              </w:rPr>
              <w:t>Gatilho</w:t>
            </w:r>
          </w:p>
        </w:tc>
        <w:tc>
          <w:tcPr>
            <w:tcW w:w="198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5929C7DC" w14:textId="77777777" w:rsidR="00BF0C07" w:rsidRDefault="00CF2E2C">
            <w:pPr>
              <w:spacing w:before="0" w:after="0" w:line="256" w:lineRule="auto"/>
              <w:ind w:left="120"/>
              <w:jc w:val="center"/>
              <w:rPr>
                <w:b/>
                <w:bCs/>
                <w:sz w:val="20"/>
                <w:szCs w:val="20"/>
                <w:highlight w:val="white"/>
              </w:rPr>
            </w:pPr>
            <w:r>
              <w:rPr>
                <w:b/>
                <w:bCs/>
                <w:sz w:val="20"/>
                <w:szCs w:val="20"/>
                <w:highlight w:val="white"/>
              </w:rPr>
              <w:t>Plano de contingência</w:t>
            </w:r>
          </w:p>
        </w:tc>
      </w:tr>
      <w:tr w:rsidR="00BF0C07" w14:paraId="0D17C3E5"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1A4DF95C" w14:textId="77777777" w:rsidR="00BF0C07" w:rsidRDefault="00CF2E2C">
            <w:pPr>
              <w:spacing w:before="0" w:after="0" w:line="256" w:lineRule="auto"/>
              <w:ind w:left="120"/>
              <w:jc w:val="center"/>
              <w:rPr>
                <w:sz w:val="20"/>
                <w:szCs w:val="20"/>
                <w:highlight w:val="white"/>
              </w:rPr>
            </w:pPr>
            <w:r>
              <w:rPr>
                <w:sz w:val="20"/>
                <w:szCs w:val="20"/>
                <w:highlight w:val="white"/>
              </w:rPr>
              <w:t xml:space="preserve">Não conseguir uma turma real para aplicação da unidade de aprendizagem. A aplicação depende da autorização de um professor e de uma instituição de ensino para ceder espaço em uma disciplina existente.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C63FF63"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3493EF2" w14:textId="77777777" w:rsidR="00BF0C07" w:rsidRDefault="00CF2E2C">
            <w:pPr>
              <w:spacing w:before="0" w:after="0" w:line="256" w:lineRule="auto"/>
              <w:ind w:left="80"/>
              <w:jc w:val="center"/>
              <w:rPr>
                <w:sz w:val="20"/>
                <w:szCs w:val="20"/>
                <w:highlight w:val="white"/>
              </w:rPr>
            </w:pPr>
            <w:r>
              <w:rPr>
                <w:sz w:val="20"/>
                <w:szCs w:val="20"/>
                <w:highlight w:val="white"/>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0C00BCC8" w14:textId="77777777" w:rsidR="00BF0C07" w:rsidRDefault="00CF2E2C">
            <w:pPr>
              <w:spacing w:before="0" w:after="0" w:line="256" w:lineRule="auto"/>
              <w:ind w:left="80"/>
              <w:jc w:val="center"/>
              <w:rPr>
                <w:sz w:val="20"/>
                <w:szCs w:val="20"/>
                <w:highlight w:val="white"/>
              </w:rPr>
            </w:pPr>
            <w:r>
              <w:rPr>
                <w:sz w:val="20"/>
                <w:szCs w:val="20"/>
                <w:highlight w:val="white"/>
              </w:rPr>
              <w:t xml:space="preserve">Ausência de confirmação de turma até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3570998" w14:textId="77777777" w:rsidR="00BF0C07" w:rsidRDefault="00CF2E2C">
            <w:pPr>
              <w:spacing w:before="0" w:after="0" w:line="256" w:lineRule="auto"/>
              <w:ind w:left="80"/>
              <w:jc w:val="center"/>
              <w:rPr>
                <w:sz w:val="20"/>
                <w:szCs w:val="20"/>
                <w:highlight w:val="white"/>
              </w:rPr>
            </w:pPr>
            <w:r>
              <w:rPr>
                <w:sz w:val="20"/>
                <w:szCs w:val="20"/>
                <w:highlight w:val="white"/>
              </w:rPr>
              <w:t xml:space="preserve">Contatar antecipadamente professores de disciplinas relacionadas, ampliando as possibilidades. </w:t>
            </w:r>
          </w:p>
        </w:tc>
      </w:tr>
      <w:tr w:rsidR="00BF0C07" w14:paraId="1AE9694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3C2DA17" w14:textId="77777777" w:rsidR="00BF0C07" w:rsidRDefault="00CF2E2C">
            <w:pPr>
              <w:spacing w:before="0" w:after="0" w:line="256" w:lineRule="auto"/>
              <w:ind w:left="120"/>
              <w:jc w:val="center"/>
              <w:rPr>
                <w:sz w:val="20"/>
                <w:szCs w:val="20"/>
                <w:highlight w:val="white"/>
              </w:rPr>
            </w:pPr>
            <w:r>
              <w:rPr>
                <w:sz w:val="20"/>
                <w:szCs w:val="20"/>
                <w:highlight w:val="white"/>
              </w:rPr>
              <w:t xml:space="preserve">Baixa adesão ou participação dos alunos durante a aplicação. Os alunos podem não se engajar com o conteúdo por não perceberem sua relevância ou por estarem sobrecarregados com outras disciplinas.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4535A382"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35CE956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514789AE" w14:textId="77777777" w:rsidR="00BF0C07" w:rsidRDefault="00CF2E2C">
            <w:pPr>
              <w:spacing w:before="0" w:after="0" w:line="256" w:lineRule="auto"/>
              <w:ind w:left="80"/>
              <w:jc w:val="center"/>
              <w:rPr>
                <w:sz w:val="20"/>
                <w:szCs w:val="20"/>
                <w:highlight w:val="white"/>
              </w:rPr>
            </w:pPr>
            <w:r>
              <w:rPr>
                <w:sz w:val="20"/>
                <w:szCs w:val="20"/>
                <w:highlight w:val="white"/>
              </w:rPr>
              <w:t xml:space="preserve">Menos de 50% dos alunos da turma participaram ativamente das atividades propostas.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4079C78E" w14:textId="77777777" w:rsidR="00BF0C07" w:rsidRDefault="00BF0C07">
            <w:pPr>
              <w:spacing w:before="0" w:after="0" w:line="256" w:lineRule="auto"/>
              <w:ind w:left="80"/>
              <w:jc w:val="center"/>
              <w:rPr>
                <w:sz w:val="20"/>
                <w:szCs w:val="20"/>
                <w:highlight w:val="white"/>
              </w:rPr>
            </w:pPr>
            <w:r>
              <w:rPr>
                <w:sz w:val="20"/>
                <w:szCs w:val="20"/>
              </w:rPr>
              <w:t>Reforçar a natureza prática da atividade, conduzir o estudo de caso em grupos pequenos com acompanhamento direto e utilizar a ferramenta EduITSM como elemento de engajamento; combinar previamente com o professor da disciplina o registro da participação como parte da avaliação formativa.</w:t>
            </w:r>
          </w:p>
        </w:tc>
      </w:tr>
      <w:tr w:rsidR="00BF0C07" w14:paraId="73F0A866"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0778A8B4" w14:textId="77777777" w:rsidR="00BF0C07" w:rsidRDefault="00CF2E2C">
            <w:pPr>
              <w:spacing w:before="0" w:after="0" w:line="256" w:lineRule="auto"/>
              <w:ind w:left="120"/>
              <w:jc w:val="center"/>
              <w:rPr>
                <w:sz w:val="20"/>
                <w:szCs w:val="20"/>
                <w:highlight w:val="white"/>
              </w:rPr>
            </w:pPr>
            <w:r>
              <w:rPr>
                <w:sz w:val="20"/>
                <w:szCs w:val="20"/>
                <w:highlight w:val="white"/>
              </w:rPr>
              <w:t xml:space="preserve">Prazo insuficiente para completar todas as fases do modelo ADDIE.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AECC80C" w14:textId="77777777" w:rsidR="00BF0C07" w:rsidRDefault="00CF2E2C">
            <w:pPr>
              <w:spacing w:before="0" w:after="0" w:line="256" w:lineRule="auto"/>
              <w:ind w:left="80"/>
              <w:jc w:val="center"/>
              <w:rPr>
                <w:sz w:val="20"/>
                <w:szCs w:val="20"/>
                <w:highlight w:val="white"/>
              </w:rPr>
            </w:pPr>
            <w:r>
              <w:rPr>
                <w:sz w:val="20"/>
                <w:szCs w:val="20"/>
                <w:highlight w:val="white"/>
              </w:rPr>
              <w:t xml:space="preserve">Alta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28C35937" w14:textId="77777777" w:rsidR="00BF0C07" w:rsidRDefault="00CF2E2C">
            <w:pPr>
              <w:spacing w:before="0" w:after="0" w:line="256" w:lineRule="auto"/>
              <w:ind w:left="80"/>
              <w:jc w:val="center"/>
              <w:rPr>
                <w:sz w:val="20"/>
                <w:szCs w:val="20"/>
                <w:highlight w:val="white"/>
              </w:rPr>
            </w:pPr>
            <w:r>
              <w:rPr>
                <w:sz w:val="20"/>
                <w:szCs w:val="20"/>
                <w:highlight w:val="white"/>
              </w:rPr>
              <w:t xml:space="preserve">Alto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69425930" w14:textId="77777777" w:rsidR="00BF0C07" w:rsidRDefault="00CF2E2C">
            <w:pPr>
              <w:spacing w:before="0" w:after="0" w:line="256" w:lineRule="auto"/>
              <w:ind w:left="80"/>
              <w:jc w:val="center"/>
              <w:rPr>
                <w:sz w:val="20"/>
                <w:szCs w:val="20"/>
                <w:highlight w:val="white"/>
              </w:rPr>
            </w:pPr>
            <w:r>
              <w:rPr>
                <w:sz w:val="20"/>
                <w:szCs w:val="20"/>
                <w:highlight w:val="white"/>
              </w:rPr>
              <w:t xml:space="preserve">Atraso de mais de duas semanas em qualquer uma das fases de Design ou Desenvolvimento (julho e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316467D8" w14:textId="77777777" w:rsidR="00BF0C07" w:rsidRDefault="00BF0C07">
            <w:pPr>
              <w:spacing w:before="0" w:after="0" w:line="256" w:lineRule="auto"/>
              <w:ind w:left="80"/>
              <w:jc w:val="center"/>
              <w:rPr>
                <w:sz w:val="20"/>
                <w:szCs w:val="20"/>
                <w:highlight w:val="white"/>
              </w:rPr>
            </w:pPr>
            <w:r>
              <w:rPr>
                <w:sz w:val="20"/>
                <w:szCs w:val="20"/>
              </w:rPr>
              <w:t>Implementar primeiro um núcleo mínimo da ferramenta, cobrindo os requisitos RF01, RF04, RF05, RF06 e RF07, e deixar os requisitos complementares para uma segunda iteração; revisar o cronograma quinzenalmente e antecipar o início da implementação sempre que houver folga.</w:t>
            </w:r>
          </w:p>
        </w:tc>
      </w:tr>
      <w:tr w:rsidR="00BF0C07" w14:paraId="111F346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2795693" w14:textId="77777777" w:rsidR="00BF0C07" w:rsidRDefault="00CF2E2C">
            <w:pPr>
              <w:spacing w:before="0" w:after="0" w:line="256" w:lineRule="auto"/>
              <w:ind w:left="120"/>
              <w:jc w:val="center"/>
              <w:rPr>
                <w:sz w:val="20"/>
                <w:szCs w:val="20"/>
                <w:highlight w:val="white"/>
              </w:rPr>
            </w:pPr>
            <w:r>
              <w:rPr>
                <w:sz w:val="20"/>
                <w:szCs w:val="20"/>
                <w:highlight w:val="white"/>
              </w:rPr>
              <w:t xml:space="preserve">Dificuldade de acesso ao conteúdo oficial do ITIL 4. Os livros e materiais oficiais do ITIL 4 são pagos e protegidos por direitos autorais, o que pode limitar o acesso ao conteúdo necessário para construir a unidade de aprendizagem.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3FB399E"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47DE31B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322753F0" w14:textId="77777777" w:rsidR="00BF0C07" w:rsidRDefault="00CF2E2C">
            <w:pPr>
              <w:spacing w:before="0" w:after="0" w:line="256" w:lineRule="auto"/>
              <w:ind w:left="80"/>
              <w:jc w:val="center"/>
              <w:rPr>
                <w:sz w:val="20"/>
                <w:szCs w:val="20"/>
                <w:highlight w:val="white"/>
              </w:rPr>
            </w:pPr>
            <w:r>
              <w:rPr>
                <w:sz w:val="20"/>
                <w:szCs w:val="20"/>
                <w:highlight w:val="white"/>
              </w:rPr>
              <w:t xml:space="preserve">Impossibilidade de consultar os materiais oficiais do ITIL 4 até o início da fase de Desenvolvimento (julho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29CBF914" w14:textId="77777777" w:rsidR="00BF0C07" w:rsidRDefault="00CF2E2C">
            <w:pPr>
              <w:spacing w:before="0" w:after="0" w:line="256" w:lineRule="auto"/>
              <w:ind w:left="80"/>
              <w:jc w:val="center"/>
              <w:rPr>
                <w:sz w:val="20"/>
                <w:szCs w:val="20"/>
                <w:highlight w:val="white"/>
              </w:rPr>
            </w:pPr>
            <w:r>
              <w:rPr>
                <w:sz w:val="20"/>
                <w:szCs w:val="20"/>
                <w:highlight w:val="white"/>
              </w:rPr>
              <w:t xml:space="preserve">Utilizar como fontes complementares os artigos acadêmicos já levantados nos trabalhos correlatos, os materiais públicos disponibilizados pela PeopleCert e Axelos, e os conteúdos do syllabus oficial do ITIL 4 Foundation, que é de acesso público. </w:t>
            </w:r>
          </w:p>
        </w:tc>
      </w:tr>
      <w:tr w:rsidR="00BF0C07" w14:paraId="6B702E33"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52A3FD6" w14:textId="77777777" w:rsidR="00BF0C07" w:rsidRDefault="00CF2E2C">
            <w:pPr>
              <w:spacing w:before="0" w:after="0" w:line="256" w:lineRule="auto"/>
              <w:ind w:left="120"/>
              <w:jc w:val="center"/>
              <w:rPr>
                <w:sz w:val="20"/>
                <w:szCs w:val="20"/>
                <w:highlight w:val="white"/>
              </w:rPr>
            </w:pPr>
            <w:r>
              <w:rPr>
                <w:sz w:val="20"/>
                <w:szCs w:val="20"/>
                <w:highlight w:val="white"/>
              </w:rPr>
              <w:t>A unidade de aprendizagem não se encaixa na estrutura da disciplina escolhida.</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DFEE93" w14:textId="77777777" w:rsidR="00BF0C07" w:rsidRDefault="00CF2E2C">
            <w:pPr>
              <w:spacing w:before="0" w:after="0" w:line="256" w:lineRule="auto"/>
              <w:ind w:left="80"/>
              <w:jc w:val="center"/>
              <w:rPr>
                <w:sz w:val="20"/>
                <w:szCs w:val="20"/>
                <w:highlight w:val="white"/>
              </w:rPr>
            </w:pPr>
            <w:r>
              <w:rPr>
                <w:sz w:val="20"/>
                <w:szCs w:val="20"/>
                <w:highlight w:val="white"/>
              </w:rPr>
              <w:t xml:space="preserve">Baixa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59D064BA"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2AB51FFE" w14:textId="77777777" w:rsidR="00BF0C07" w:rsidRDefault="00CF2E2C">
            <w:pPr>
              <w:spacing w:before="0" w:after="0" w:line="256" w:lineRule="auto"/>
              <w:ind w:left="80"/>
              <w:jc w:val="center"/>
              <w:rPr>
                <w:sz w:val="20"/>
                <w:szCs w:val="20"/>
                <w:highlight w:val="white"/>
              </w:rPr>
            </w:pPr>
            <w:r>
              <w:rPr>
                <w:sz w:val="20"/>
                <w:szCs w:val="20"/>
                <w:highlight w:val="white"/>
              </w:rPr>
              <w:t>O professor da disciplina informou que o tempo disponível é inferior ao planejado para a aplicação completa da unidade de aprendizagem.</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019926BF" w14:textId="77777777" w:rsidR="00BF0C07" w:rsidRDefault="00CF2E2C">
            <w:pPr>
              <w:spacing w:before="0" w:after="0" w:line="256" w:lineRule="auto"/>
              <w:ind w:left="80"/>
              <w:jc w:val="center"/>
              <w:rPr>
                <w:sz w:val="20"/>
                <w:szCs w:val="20"/>
                <w:highlight w:val="white"/>
              </w:rPr>
            </w:pPr>
            <w:r>
              <w:rPr>
                <w:sz w:val="20"/>
                <w:szCs w:val="20"/>
                <w:highlight w:val="white"/>
              </w:rPr>
              <w:t>Projetar a unidade de aprendizagem de forma modular, permitindo que os Blocos sejam ajustados em carga horária e nível de profundidade conforme o tempo disponível na disciplina, sem a necessidade de uma versão alternativa do material.</w:t>
            </w:r>
          </w:p>
        </w:tc>
      </w:tr>
      <w:tr w:rsidR="00BF0C07" w14:paraId="7ED1A504"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2CD1493" w14:textId="77777777" w:rsidR="00BF0C07" w:rsidRDefault="00CF2E2C">
            <w:pPr>
              <w:spacing w:before="0" w:after="0" w:line="256" w:lineRule="auto"/>
              <w:ind w:left="120"/>
              <w:jc w:val="center"/>
              <w:rPr>
                <w:sz w:val="20"/>
                <w:szCs w:val="20"/>
                <w:highlight w:val="white"/>
              </w:rPr>
            </w:pPr>
            <w:r>
              <w:rPr>
                <w:sz w:val="20"/>
                <w:szCs w:val="20"/>
              </w:rPr>
              <w:t>Atraso no desenvolvimento da ferramenta educacional. O prazo de implementação coincide com o período de produção dos materiais didáticos.</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9B2F5B" w14:textId="77777777" w:rsidR="00BF0C07" w:rsidRDefault="00CF2E2C">
            <w:pPr>
              <w:spacing w:before="0" w:after="0" w:line="256" w:lineRule="auto"/>
              <w:ind w:left="80"/>
              <w:jc w:val="center"/>
              <w:rPr>
                <w:sz w:val="20"/>
                <w:szCs w:val="20"/>
                <w:highlight w:val="white"/>
              </w:rPr>
            </w:pPr>
            <w:r>
              <w:rPr>
                <w:sz w:val="20"/>
                <w:szCs w:val="20"/>
              </w:rPr>
              <w:t>Alta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0C749BBD"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708767DE" w14:textId="77777777" w:rsidR="00BF0C07" w:rsidRDefault="00CF2E2C">
            <w:pPr>
              <w:spacing w:before="0" w:after="0" w:line="256" w:lineRule="auto"/>
              <w:ind w:left="80"/>
              <w:jc w:val="center"/>
              <w:rPr>
                <w:sz w:val="20"/>
                <w:szCs w:val="20"/>
                <w:highlight w:val="white"/>
              </w:rPr>
            </w:pPr>
            <w:r>
              <w:rPr>
                <w:sz w:val="20"/>
                <w:szCs w:val="20"/>
              </w:rPr>
              <w:t>A ferramenta não estar funcional até o final de agosto de 2026.</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5A8910F" w14:textId="77777777" w:rsidR="00BF0C07" w:rsidRDefault="00CF2E2C">
            <w:pPr>
              <w:spacing w:before="0" w:after="0" w:line="256" w:lineRule="auto"/>
              <w:ind w:left="80"/>
              <w:jc w:val="center"/>
              <w:rPr>
                <w:sz w:val="20"/>
                <w:szCs w:val="20"/>
                <w:highlight w:val="white"/>
              </w:rPr>
            </w:pPr>
            <w:r>
              <w:rPr>
                <w:sz w:val="20"/>
                <w:szCs w:val="20"/>
              </w:rPr>
              <w:t>Implementar primeiro o núcleo mínimo de requisitos (RF01, RF04, RF05, RF06 e RF07); caso o prazo se mostre inviável, aplicar a unidade de aprendizagem utilizando o protótipo de interface e o exemplo do Quadro 13 como material de demonstração.</w:t>
            </w:r>
          </w:p>
        </w:tc>
      </w:tr>
      <w:tr w:rsidR="00BF0C07" w14:paraId="1121EFA2"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4BB48FFA" w14:textId="77777777" w:rsidR="00BF0C07" w:rsidRDefault="00CF2E2C">
            <w:pPr>
              <w:spacing w:before="0" w:after="0" w:line="256" w:lineRule="auto"/>
              <w:ind w:left="120"/>
              <w:jc w:val="center"/>
              <w:rPr>
                <w:sz w:val="20"/>
                <w:szCs w:val="20"/>
                <w:highlight w:val="white"/>
              </w:rPr>
            </w:pPr>
            <w:r>
              <w:rPr>
                <w:sz w:val="20"/>
                <w:szCs w:val="20"/>
              </w:rPr>
              <w:t>Indisponibilidade ou falha da ferramenta durante a aplicação da unidade.</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690437AB" w14:textId="77777777" w:rsidR="00BF0C07" w:rsidRDefault="00CF2E2C">
            <w:pPr>
              <w:spacing w:before="0" w:after="0" w:line="256" w:lineRule="auto"/>
              <w:ind w:left="80"/>
              <w:jc w:val="center"/>
              <w:rPr>
                <w:sz w:val="20"/>
                <w:szCs w:val="20"/>
                <w:highlight w:val="white"/>
              </w:rPr>
            </w:pPr>
            <w:r>
              <w:rPr>
                <w:sz w:val="20"/>
                <w:szCs w:val="20"/>
              </w:rPr>
              <w:t>Média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1D890C2"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4C36430F" w14:textId="77777777" w:rsidR="00BF0C07" w:rsidRDefault="00CF2E2C">
            <w:pPr>
              <w:spacing w:before="0" w:after="0" w:line="256" w:lineRule="auto"/>
              <w:ind w:left="80"/>
              <w:jc w:val="center"/>
              <w:rPr>
                <w:sz w:val="20"/>
                <w:szCs w:val="20"/>
                <w:highlight w:val="white"/>
              </w:rPr>
            </w:pPr>
            <w:r>
              <w:rPr>
                <w:sz w:val="20"/>
                <w:szCs w:val="20"/>
              </w:rPr>
              <w:t>Erro de acesso, indisponibilidade do ambiente de nuvem ou defeito identificado no dia da aula.</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58B77575" w14:textId="77777777" w:rsidR="00BF0C07" w:rsidRDefault="00CF2E2C">
            <w:pPr>
              <w:spacing w:before="0" w:after="0" w:line="256" w:lineRule="auto"/>
              <w:ind w:left="80"/>
              <w:jc w:val="center"/>
              <w:rPr>
                <w:sz w:val="20"/>
                <w:szCs w:val="20"/>
                <w:highlight w:val="white"/>
              </w:rPr>
            </w:pPr>
            <w:r>
              <w:rPr>
                <w:sz w:val="20"/>
                <w:szCs w:val="20"/>
              </w:rPr>
              <w:t>Realizar teste completo do ambiente na véspera da aula, manter uma instância local de contingência e preparar uma versão impressa do estudo de caso que permita a realização da atividade sem a ferramenta.</w:t>
            </w:r>
          </w:p>
        </w:tc>
      </w:tr>
    </w:tbl>
    <w:p w14:paraId="49A938F0" w14:textId="77777777" w:rsidR="00BF0C07" w:rsidRDefault="00CF2E2C">
      <w:pPr>
        <w:jc w:val="center"/>
        <w:rPr>
          <w:highlight w:val="white"/>
        </w:rPr>
      </w:pPr>
      <w:r>
        <w:rPr>
          <w:highlight w:val="white"/>
        </w:rPr>
        <w:t>Fonte: Autoria Própria</w:t>
      </w:r>
    </w:p>
    <w:p w14:paraId="7BFA2F78" w14:textId="77777777" w:rsidR="00BF0C07" w:rsidRDefault="00CF2E2C">
      <w:pPr>
        <w:pStyle w:val="Ttulo1"/>
        <w:ind w:firstLine="720"/>
        <w:rPr>
          <w:highlight w:val="white"/>
        </w:rPr>
      </w:pPr>
      <w:bookmarkStart w:id="15" w:name="_jjmgl0maz74d" w:colFirst="0" w:colLast="0"/>
      <w:bookmarkEnd w:id="15"/>
      <w:r>
        <w:rPr>
          <w:highlight w:val="white"/>
        </w:rPr>
        <w:t xml:space="preserve">2 FUNDAMENTAÇÃO </w:t>
      </w:r>
      <w:commentRangeStart w:id="16"/>
      <w:r>
        <w:rPr>
          <w:highlight w:val="white"/>
        </w:rPr>
        <w:t>TEÓRICA</w:t>
      </w:r>
    </w:p>
    <w:p w14:paraId="47FBF818" w14:textId="7CBEF4E3" w:rsidR="00BF0C07" w:rsidRDefault="00CF2E2C">
      <w:pPr>
        <w:ind w:firstLine="720"/>
        <w:rPr>
          <w:highlight w:val="white"/>
        </w:rPr>
      </w:pPr>
      <w:r>
        <w:rPr>
          <w:highlight w:val="white"/>
        </w:rPr>
        <w:t>Neste capítulo serão introduzidos os principais estudos e embasamentos que serão utilizados na construção e na implementação do projeto. O primeiro tópico explicará o que seria ITSM e ITIL, incluindo a gestão da estratégia de serviço na ITIL 4 e os fundamentos de design instrucional que orientam a construção da unidade de aprendizagem. O segundo tópico trata da capacitação em ITIL e do estado atual do ensino formal dessas práticas. Por fim, o terceiro tópico define o que se entende por ferramenta educaciona</w:t>
      </w:r>
      <w:r>
        <w:rPr>
          <w:highlight w:val="white"/>
        </w:rPr>
        <w:t>l e quais características permitem classificar um recurso como tal, fundamentando a análise das ferramentas de ITSM utilizadas neste trabalho.</w:t>
      </w:r>
      <w:commentRangeEnd w:id="16"/>
      <w:r w:rsidR="009E299F">
        <w:rPr>
          <w:rStyle w:val="Refdecomentrio"/>
          <w:sz w:val="24"/>
          <w:szCs w:val="24"/>
          <w:highlight w:val="white"/>
        </w:rPr>
        <w:commentReference w:id="16"/>
      </w:r>
    </w:p>
    <w:p w14:paraId="286980F8" w14:textId="3E23C164" w:rsidR="00BF0C07" w:rsidRDefault="009E299F">
      <w:pPr>
        <w:pStyle w:val="Ttulo2"/>
        <w:rPr>
          <w:highlight w:val="white"/>
        </w:rPr>
      </w:pPr>
      <w:bookmarkStart w:id="17" w:name="_g6vp5sir5gj5" w:colFirst="0" w:colLast="0"/>
      <w:bookmarkEnd w:id="17"/>
      <w:r>
        <w:rPr>
          <w:highlight w:val="white"/>
        </w:rPr>
        <w:t>2.1 Gerenciamento de Serviços de TI (ITSM)</w:t>
      </w:r>
    </w:p>
    <w:p w14:paraId="7285722C" w14:textId="77777777" w:rsidR="00BF0C07" w:rsidRDefault="00CF2E2C">
      <w:pPr>
        <w:pStyle w:val="Ttulo3"/>
        <w:rPr>
          <w:highlight w:val="white"/>
        </w:rPr>
      </w:pPr>
      <w:bookmarkStart w:id="18" w:name="_1ynycg573qzp" w:colFirst="0" w:colLast="0"/>
      <w:bookmarkEnd w:id="18"/>
      <w:r>
        <w:rPr>
          <w:highlight w:val="white"/>
        </w:rPr>
        <w:t>2.1.1 Definição de Gerenciamento de Serviços de TI (ITSM)</w:t>
      </w:r>
    </w:p>
    <w:p w14:paraId="0479F826" w14:textId="77777777" w:rsidR="00BF0C07" w:rsidRDefault="00CF2E2C">
      <w:pPr>
        <w:ind w:firstLine="720"/>
        <w:rPr>
          <w:highlight w:val="white"/>
        </w:rPr>
      </w:pPr>
      <w:r>
        <w:rPr>
          <w:highlight w:val="white"/>
        </w:rPr>
        <w:t xml:space="preserve">O Gerenciamento de Serviços de Tecnologia da Informação (ITSM) pode ser entendido como um conjunto de práticas voltadas ao planejamento, entrega, operação e melhoria dos serviços de TI, sempre buscando atender às necessidades do negócio (CARDOSO </w:t>
      </w:r>
      <w:r>
        <w:rPr>
          <w:i/>
          <w:iCs/>
          <w:highlight w:val="white"/>
        </w:rPr>
        <w:t>et al.</w:t>
      </w:r>
      <w:r>
        <w:rPr>
          <w:highlight w:val="white"/>
        </w:rPr>
        <w:t xml:space="preserve">, 2021). Diferente de uma abordagem focada apenas na tecnologia, o ITSM integra pessoas, processos e ferramentas para garantir que os serviços sejam eficientes e gerem valor para os usuários (AL MOURAD; HUSSAIN, 2014). Nesse contexto, atividades como gestão de incidentes, problemas, mudanças e níveis de serviço são essenciais para manter a qualidade e a continuidade dos serviços (AL-ASHMOERY </w:t>
      </w:r>
      <w:r>
        <w:rPr>
          <w:i/>
          <w:iCs/>
          <w:highlight w:val="white"/>
        </w:rPr>
        <w:t>et al.</w:t>
      </w:r>
      <w:r>
        <w:rPr>
          <w:highlight w:val="white"/>
        </w:rPr>
        <w:t xml:space="preserve">, 2021). Além disso, o uso de indicadores de desempenho contribui para maior controle e apoio na tomada de decisão, sendo um dos benefícios mais citados na literatura sobre implementação de ITSM (CARDOSO </w:t>
      </w:r>
      <w:r>
        <w:rPr>
          <w:i/>
          <w:iCs/>
          <w:highlight w:val="white"/>
        </w:rPr>
        <w:t>et al.</w:t>
      </w:r>
      <w:r>
        <w:rPr>
          <w:highlight w:val="white"/>
        </w:rPr>
        <w:t xml:space="preserve">, 2021; YORDANOV, 2022). </w:t>
      </w:r>
    </w:p>
    <w:p w14:paraId="56318E83" w14:textId="77777777" w:rsidR="00BF0C07" w:rsidRDefault="00CF2E2C">
      <w:pPr>
        <w:pStyle w:val="Ttulo4"/>
        <w:rPr>
          <w:highlight w:val="white"/>
        </w:rPr>
      </w:pPr>
      <w:r>
        <w:rPr>
          <w:highlight w:val="white"/>
        </w:rPr>
        <w:t>2.1.2 Contexto de ITIL</w:t>
      </w:r>
    </w:p>
    <w:p w14:paraId="46352715" w14:textId="77777777" w:rsidR="00BF0C07" w:rsidRDefault="00CF2E2C">
      <w:pPr>
        <w:spacing w:before="240" w:after="240"/>
        <w:ind w:firstLine="720"/>
        <w:rPr>
          <w:highlight w:val="white"/>
        </w:rPr>
      </w:pPr>
      <w:r>
        <w:rPr>
          <w:highlight w:val="white"/>
        </w:rPr>
        <w:t xml:space="preserve">O ITIL, sigla para Information Technology Infrastructure Library (Biblioteca de Infraestrutura de Tecnologia da Informação), é um conjunto de boas práticas que orienta as organizações sobre como gerenciar seus serviços de TI de forma eficiente (AL MOURAD; HUSSAIN, 2014; CARDOSO </w:t>
      </w:r>
      <w:r>
        <w:rPr>
          <w:i/>
          <w:iCs/>
          <w:highlight w:val="white"/>
        </w:rPr>
        <w:t>et al.</w:t>
      </w:r>
      <w:r>
        <w:rPr>
          <w:highlight w:val="white"/>
        </w:rPr>
        <w:t xml:space="preserve">, 2021). Em outras palavras, o ITIL funciona como um guia que ajuda as empresas a planejar, entregar e melhorar os serviços de tecnologia que oferecem aos seus clientes e usuários (YORDANOV, 2022). </w:t>
      </w:r>
    </w:p>
    <w:p w14:paraId="00293543" w14:textId="77777777" w:rsidR="00BF0C07" w:rsidRDefault="00CF2E2C">
      <w:pPr>
        <w:spacing w:before="240" w:after="240"/>
        <w:ind w:firstLine="720"/>
        <w:rPr>
          <w:highlight w:val="white"/>
        </w:rPr>
      </w:pPr>
      <w:r>
        <w:rPr>
          <w:highlight w:val="white"/>
        </w:rPr>
        <w:t>É importante entender que o ITIL não é uma regra obrigatória. Ele é uma recomendação, um conjunto de orientações que podem ser adaptadas à realidade de cada organização, independentemente do seu tamanho ou setor de atuação. Conforme destacam Al Mourad e Hussain (2014), o ITIL é a abordagem de gerenciamento de serviços de TI mais aceita no mundo, reunindo boas práticas desenvolvidas a partir da experiência de organizações dos setores público e privado ao longo de décadas.</w:t>
      </w:r>
    </w:p>
    <w:p w14:paraId="47ECFCA4" w14:textId="77777777" w:rsidR="00BF0C07" w:rsidRDefault="00CF2E2C">
      <w:pPr>
        <w:spacing w:before="240" w:after="240"/>
        <w:ind w:firstLine="720"/>
        <w:rPr>
          <w:highlight w:val="white"/>
        </w:rPr>
      </w:pPr>
      <w:r>
        <w:rPr>
          <w:highlight w:val="white"/>
        </w:rPr>
        <w:t>O ITIL surgiu na década de 1980, no Reino Unido, quando o governo britânico percebeu a necessidade de padronizar a forma como os serviços de TI eram gerenciados. Desde então, ele passou por diversas atualizações para acompanhar as mudanças do mercado e da tecnologia. Cardoso et al. (2021) explicam que o ITIL se consolidou como o framework de ITSM mais adotado globalmente, sendo utilizado como referência por organizações que buscam melhorar a qualidade dos seus serviços de TI, reduzir custos e alinhar a tecn</w:t>
      </w:r>
      <w:r>
        <w:rPr>
          <w:highlight w:val="white"/>
        </w:rPr>
        <w:t>ologia com os objetivos do negócio.</w:t>
      </w:r>
    </w:p>
    <w:p w14:paraId="69A50D59" w14:textId="77777777" w:rsidR="00BF0C07" w:rsidRDefault="00CF2E2C">
      <w:pPr>
        <w:spacing w:before="240" w:after="240"/>
        <w:ind w:firstLine="720"/>
        <w:rPr>
          <w:highlight w:val="white"/>
        </w:rPr>
      </w:pPr>
      <w:r>
        <w:rPr>
          <w:highlight w:val="white"/>
        </w:rPr>
        <w:t>Ao longo dos anos, o ITIL evoluiu por várias versões. A versão 2, lançada em 2001, foi a que popularizou o framework no mercado. Em 2007, surgiu a versão 3, que organizou as boas práticas em cinco fases de um ciclo de vida: Estratégia de Serviço, Desenho de Serviço, Transição de Serviço, Operação de Serviço e Melhoria Contínua de Serviço. Saraiva e Ribeiro (2025) apontam que essa estrutura em ciclo de vida trouxe uma visão mais completa do gerenciamento de serviços, pois mostrava que cada serviço de TI pass</w:t>
      </w:r>
      <w:r>
        <w:rPr>
          <w:highlight w:val="white"/>
        </w:rPr>
        <w:t>a por diversas etapas, desde o planejamento estratégico até a operação do dia a dia.</w:t>
      </w:r>
    </w:p>
    <w:p w14:paraId="7BFDFB86" w14:textId="77777777" w:rsidR="00BF0C07" w:rsidRDefault="00CF2E2C">
      <w:pPr>
        <w:spacing w:before="240" w:after="240"/>
        <w:ind w:firstLine="720"/>
        <w:rPr>
          <w:highlight w:val="white"/>
        </w:rPr>
      </w:pPr>
      <w:r>
        <w:rPr>
          <w:highlight w:val="white"/>
        </w:rPr>
        <w:t xml:space="preserve">Em 2019, foi lançado o ITIL 4. Essa atualização trouxe mudanças significativas na forma de pensar o gerenciamento de serviços. Saraiva e Ribeiro (2025) explicam que o ITIL 4 substituiu o ciclo de vida linear da versão 3 pelo Service Value System (SVS), um modelo mais </w:t>
      </w:r>
      <w:r>
        <w:rPr>
          <w:highlight w:val="white"/>
        </w:rPr>
        <w:t>flexível que mostra como todos os componentes de uma organização trabalham juntos para criar valor. Além disso, os 26 processos da versão 3 foram reorganizados em 34 práticas, divididas em três categorias: práticas gerais de gerenciamento, práticas de gerenciamento de serviços e práticas de gerenciamento técnico. Essa mudança reflete uma visão mais moderna, que integra conceitos de Agile, DevOps e Lean ao gerenciamento de serviços de TI.</w:t>
      </w:r>
    </w:p>
    <w:p w14:paraId="59A74EF8" w14:textId="77777777" w:rsidR="00BF0C07" w:rsidRDefault="00CF2E2C">
      <w:pPr>
        <w:spacing w:before="240" w:after="240"/>
        <w:ind w:firstLine="720"/>
        <w:rPr>
          <w:highlight w:val="white"/>
        </w:rPr>
      </w:pPr>
      <w:r>
        <w:rPr>
          <w:highlight w:val="white"/>
        </w:rPr>
        <w:t>Yordanov (2022) reforça que o ITIL é considerado o padrão atual para operar serviços de TI, mas destaca que ele não define exatamente como cada prática deve ser executada, nem exige que todas sejam implementadas. Isso dá às organizações a liberdade de escolher quais práticas fazem mais sentido para a sua realidade e adaptá-las conforme suas necessidades. Essa flexibilidade é uma das razões pelas quais o ITIL continua sendo tão utilizado, mesmo depois de mais de 30 anos desde a sua criação.</w:t>
      </w:r>
    </w:p>
    <w:p w14:paraId="028D73B6" w14:textId="77777777" w:rsidR="00BF0C07" w:rsidRDefault="00CF2E2C">
      <w:pPr>
        <w:spacing w:before="240" w:after="240"/>
        <w:ind w:firstLine="720"/>
        <w:rPr>
          <w:highlight w:val="white"/>
        </w:rPr>
      </w:pPr>
      <w:r>
        <w:rPr>
          <w:highlight w:val="white"/>
        </w:rPr>
        <w:t>Em resumo, o ITIL é um guia de boas práticas que ajuda as organizações a gerenciar seus serviços de TI de forma organizada, eficiente e alinhada com os objetivos do negócio. Ele não é uma metodologia rígida, mas sim um conjunto de recomendações que podem ser adaptadas a diferentes contextos, servindo como base para que a TI deixe de ser vista apenas como suporte técnico e passe a atuar como um parceiro estratégico dentro da organização.</w:t>
      </w:r>
    </w:p>
    <w:p w14:paraId="079CCB03" w14:textId="77777777" w:rsidR="00BF0C07" w:rsidRDefault="00CF2E2C">
      <w:pPr>
        <w:pStyle w:val="Ttulo4"/>
        <w:spacing w:before="240" w:after="240"/>
        <w:rPr>
          <w:highlight w:val="white"/>
        </w:rPr>
      </w:pPr>
      <w:bookmarkStart w:id="19" w:name="_bwvtzkfn57uy" w:colFirst="0" w:colLast="0"/>
      <w:bookmarkEnd w:id="19"/>
      <w:r>
        <w:rPr>
          <w:highlight w:val="white"/>
        </w:rPr>
        <w:t>2.1.3 A Gestão de Estratégia na ITIL v4</w:t>
      </w:r>
    </w:p>
    <w:p w14:paraId="2524E6EB" w14:textId="77777777" w:rsidR="00BF0C07" w:rsidRDefault="00CF2E2C">
      <w:pPr>
        <w:rPr>
          <w:highlight w:val="white"/>
        </w:rPr>
      </w:pPr>
      <w:r>
        <w:rPr>
          <w:highlight w:val="white"/>
        </w:rPr>
        <w:tab/>
      </w:r>
      <w:r>
        <w:rPr>
          <w:highlight w:val="white"/>
        </w:rPr>
        <w:t>A gestão de estratégia é a prática responsável por definir a direção dos serviços de TI dentro de uma organização. De forma simples, ela responde perguntas como: quais serviços vamos oferecer? Para quem? Esses serviços estão alinhados com os objetivos do negócio?</w:t>
      </w:r>
    </w:p>
    <w:p w14:paraId="13BB9204" w14:textId="77777777" w:rsidR="00BF0C07" w:rsidRDefault="00CF2E2C">
      <w:pPr>
        <w:spacing w:before="240" w:after="240"/>
        <w:ind w:firstLine="720"/>
        <w:rPr>
          <w:highlight w:val="white"/>
        </w:rPr>
      </w:pPr>
      <w:r>
        <w:rPr>
          <w:highlight w:val="white"/>
        </w:rPr>
        <w:t>No ITIL V3, a estratégia era tratada como a primeira fase do ciclo de vida, com cinco processos separados: Gerenciamento de Estratégia, Portfólio de Serviços, Financeiro, Demanda e Relacionamento com o Negócio. Al Mourad e Hussain (2014) explicam que esses processos tinham como papel organizar os serviços oferecidos, controlar custos, antecipar demandas e manter a comunicação entre a TI e as áreas de negócio.</w:t>
      </w:r>
    </w:p>
    <w:p w14:paraId="1DDD6714" w14:textId="77777777" w:rsidR="00BF0C07" w:rsidRDefault="00CF2E2C">
      <w:pPr>
        <w:spacing w:before="240" w:after="240"/>
        <w:ind w:firstLine="720"/>
        <w:rPr>
          <w:highlight w:val="white"/>
        </w:rPr>
      </w:pPr>
      <w:r>
        <w:rPr>
          <w:highlight w:val="white"/>
        </w:rPr>
        <w:t>Com o ITIL 4, essa estrutura mudou. Saraiva e Ribeiro (2025) explicam que o ciclo de vida linear foi substituído pelo SVS, um modelo mais flexível. A estratégia deixou de ser uma fase isolada no início e passou a estar presente em práticas contínuas como Strategy Management, Portfolio Management, Relationship Management e Service Financial Management. Isso significa que a estratégia não é mais algo que se define uma vez — ela é revisada e ajustada constantemente conforme o negócio evolui.</w:t>
      </w:r>
    </w:p>
    <w:p w14:paraId="51C82E43" w14:textId="77777777" w:rsidR="00BF0C07" w:rsidRDefault="00CF2E2C">
      <w:pPr>
        <w:spacing w:before="240" w:after="240"/>
        <w:ind w:firstLine="720"/>
        <w:rPr>
          <w:highlight w:val="white"/>
        </w:rPr>
      </w:pPr>
      <w:r>
        <w:rPr>
          <w:highlight w:val="white"/>
        </w:rPr>
        <w:t xml:space="preserve">Essa mudança exige dos profissionais de TI uma visão mais ampla, que vá além dos aspectos técnicos. Cardoso et al. (2021) reforçam que considerar a estratégia e a visão de TI da organização é uma das práticas mais importantes na implementação do ITSM, pois sem esse olhar estratégico os resultados ficam limitados. Yordanov (2022) complementa ao constatar que muitas instituições de ensino superior não possuem profissionais capacitados para aplicar essas práticas estratégicas, o que faz com que decisões sobre </w:t>
      </w:r>
      <w:r>
        <w:rPr>
          <w:highlight w:val="white"/>
        </w:rPr>
        <w:t>tecnologia sejam tomadas de forma desconectada dos objetivos da organização.</w:t>
      </w:r>
    </w:p>
    <w:p w14:paraId="07A3A72F" w14:textId="77777777" w:rsidR="00BF0C07" w:rsidRDefault="00CF2E2C">
      <w:pPr>
        <w:spacing w:before="240" w:after="240"/>
        <w:ind w:firstLine="720"/>
        <w:rPr>
          <w:highlight w:val="white"/>
        </w:rPr>
      </w:pPr>
      <w:r>
        <w:rPr>
          <w:highlight w:val="white"/>
        </w:rPr>
        <w:t xml:space="preserve">Para compreender o que efetivamente compõe a prática de Gerenciamento da Estratégia, é necessário detalhar os elementos que a estruturam. Um dos conceitos fundamentais, que já orientava a fase de Estratégia de Serviço na ITIL V3 e permanece como base conceitual da prática de Strategy Management na ITIL 4, é o modelo dos 4 Ps da estratégia: Perspectiva, Posição, Plano e Padrão. A Perspectiva corresponde à visão e à direção fundamental da organização, definindo o propósito dos serviços de TI e a forma como a </w:t>
      </w:r>
      <w:r>
        <w:rPr>
          <w:highlight w:val="white"/>
        </w:rPr>
        <w:t>organização pretende se relacionar com seus stakeholders. A Posição refere-se à base sobre a qual a organização vai se diferenciar de seus concorrentes, orientando decisões sobre o que fazer e, igualmente importante, o que não fazer. O Plano representa o conjunto de ações necessárias para alcançar a visão estabelecida, incluindo o orçamento financeiro, o portfólio de serviços e as estratégias de desenvolvimento de novos serviços. Por fim, o Padrão diz respeito à consistência das decisões e comportamentos da</w:t>
      </w:r>
      <w:r>
        <w:rPr>
          <w:highlight w:val="white"/>
        </w:rPr>
        <w:t xml:space="preserve"> organização ao longo do tempo, revelando, na prática, qual é a estratégia real seguida pela organização, independentemente do que foi formalmente planejado (KNOWLEDGEHUT, 2026; EASYVISTA, 2026).</w:t>
      </w:r>
    </w:p>
    <w:p w14:paraId="2C5161FC" w14:textId="77777777" w:rsidR="00BF0C07" w:rsidRDefault="00CF2E2C">
      <w:pPr>
        <w:spacing w:before="240" w:after="240"/>
        <w:ind w:firstLine="720"/>
        <w:rPr>
          <w:highlight w:val="white"/>
        </w:rPr>
      </w:pPr>
      <w:r>
        <w:rPr>
          <w:highlight w:val="white"/>
        </w:rPr>
        <w:t>Esses quatro elementos não existem isoladamente: eles se conectam ao Sistema de Valor do Serviço (Service Value System – SVS) da ITIL 4, apresentado na Seção 2.1.2. Dentro do SVS, a estratégia formulada pela prática de Gerenciamento da Estratégia orienta principalmente a atividade "Planejar" da Cadeia de Valor do Serviço, mas seus efeitos se propagam por toda a cadeia: os princípios orientadores, a governança e as demais atividades de valor (Engajar, Projetar e Transicionar, Obter/Construir, Entregar e Supo</w:t>
      </w:r>
      <w:r>
        <w:rPr>
          <w:highlight w:val="white"/>
        </w:rPr>
        <w:t>rtar) devem estar alinhados à direção estratégica definida. Dessa forma, a estratégia atua como um elemento integrador, garantindo que decisões operacionais e táticas estejam conectadas a um propósito organizacional comum (SARAIVA; RIBEIRO, 2025).</w:t>
      </w:r>
    </w:p>
    <w:p w14:paraId="4928C4F5" w14:textId="77777777" w:rsidR="00BF0C07" w:rsidRDefault="00CF2E2C">
      <w:pPr>
        <w:spacing w:before="240" w:after="240"/>
        <w:ind w:firstLine="720"/>
        <w:rPr>
          <w:highlight w:val="white"/>
        </w:rPr>
      </w:pPr>
      <w:r>
        <w:rPr>
          <w:highlight w:val="white"/>
        </w:rPr>
        <w:t>Uma das perguntas centrais que a gestão de estratégia busca responder é: quais serviços de TI a organização deve oferecer? Essa decisão não é trivial, pois envolve avaliar a demanda existente, os recursos disponíveis e o valor que cada serviço pode gerar para o negócio. Por isso, a definição do portfólio de serviços de TI — quais serviços manter, descontinuar, desenvolver ou receber mais investimento — é tratada, no âmbito da prática de Gerenciamento da Estratégia, como uma de suas decisões centrais: defini</w:t>
      </w:r>
      <w:r>
        <w:rPr>
          <w:highlight w:val="white"/>
        </w:rPr>
        <w:t>r quais serviços fazem sentido para a organização, e por quê, é uma escolha fundamentalmente estratégica, que direciona toda a atuação da TI junto ao negócio.</w:t>
      </w:r>
    </w:p>
    <w:p w14:paraId="3C18BEA0" w14:textId="77777777" w:rsidR="00BF0C07" w:rsidRDefault="00CF2E2C">
      <w:pPr>
        <w:spacing w:before="240" w:after="240"/>
        <w:ind w:firstLine="720"/>
        <w:rPr>
          <w:highlight w:val="white"/>
        </w:rPr>
      </w:pPr>
      <w:r>
        <w:rPr>
          <w:highlight w:val="white"/>
        </w:rPr>
        <w:t>Essa relação evidencia por que o portfólio de serviços de TI deve estar alinhado ao plano estratégico da empresa: se um serviço de TI não contribui para os objetivos estratégicos definidos pela organização, seu valor se torna questionável, mesmo que ele funcione tecnicamente bem. Cardoso et al. (2021) reforçam esse ponto ao destacar que um dos desafios mais recorrentes na implementação do ITSM é justamente a falta de alinhamento entre as iniciativas de TI e os objetivos de negócio, o que resulta em investim</w:t>
      </w:r>
      <w:r>
        <w:rPr>
          <w:highlight w:val="white"/>
        </w:rPr>
        <w:t>entos que não geram o retorno esperado. Um portfólio bem alinhado, por outro lado, funciona como uma ponte entre a estratégia formulada e a entrega prática de valor ao negócio.</w:t>
      </w:r>
    </w:p>
    <w:p w14:paraId="1C55CEE1" w14:textId="77777777" w:rsidR="00BF0C07" w:rsidRDefault="00CF2E2C">
      <w:pPr>
        <w:spacing w:before="240" w:after="240"/>
        <w:ind w:firstLine="720"/>
        <w:rPr>
          <w:highlight w:val="white"/>
        </w:rPr>
      </w:pPr>
      <w:r>
        <w:rPr>
          <w:highlight w:val="white"/>
        </w:rPr>
        <w:t>Antes de definir ou revisar a estratégia, a organização precisa avaliar tanto o ambiente externo quanto o ambiente interno em que atua. A avaliação do ambiente externo busca identificar oportunidades e ameaças que podem impactar os serviços de TI, considerando fatores como mudanças tecnológicas, movimentos da concorrência, exigências regulatórias e expectativas dos clientes. Já a avaliação do ambiente interno examina a capacidade da própria organização de executar a estratégia, considerando as quatro dimens</w:t>
      </w:r>
      <w:r>
        <w:rPr>
          <w:highlight w:val="white"/>
        </w:rPr>
        <w:t>ões do gerenciamento de serviços definidas pela ITIL 4: organizações e pessoas, informação e tecnologia, parceiros e fornecedores, e fluxos de valor e processos. Essa avaliação, que pode ser conduzida por meio de ferramentas como a análise SWOT (forças, fraquezas, oportunidades e ameaças), fornece a base factual sobre a qual as decisões estratégicas são tomadas, evitando que a estratégia seja definida de forma desconectada da realidade da organização.</w:t>
      </w:r>
    </w:p>
    <w:p w14:paraId="22EE3D8B" w14:textId="77777777" w:rsidR="00BF0C07" w:rsidRDefault="00CF2E2C">
      <w:pPr>
        <w:spacing w:before="240" w:after="240"/>
        <w:ind w:firstLine="720"/>
        <w:rPr>
          <w:highlight w:val="white"/>
        </w:rPr>
      </w:pPr>
      <w:r>
        <w:rPr>
          <w:highlight w:val="white"/>
        </w:rPr>
        <w:t xml:space="preserve">Por fim, a gestão de estratégia depende de indicadores que permitam acompanhar se os objetivos estabelecidos estão sendo alcançados. Esses indicadores, que podem ser organizados por meio de instrumentos como um Balanced Scorecard ou um conjunto de OKRs (Objectives and Key Results), fornecem dados objetivos para a tomada de decisão, permitindo à organização identificar rapidamente quando um serviço ou uma iniciativa estratégica está fora do rumo </w:t>
      </w:r>
      <w:r>
        <w:rPr>
          <w:highlight w:val="white"/>
        </w:rPr>
        <w:t>esperado. Esses dados alimentam o modelo de melhoria contínua da ITIL 4, segundo o qual a estratégia não deve ser tratada como um documento estático, mas como um ciclo constante de avaliação, ajuste e nova execução. Assim, os indicadores não servem apenas para medir resultados passados, mas para orientar decisões futuras, fechando o ciclo entre planejamento estratégico e execução prática.</w:t>
      </w:r>
    </w:p>
    <w:p w14:paraId="28BBD2FE" w14:textId="77777777" w:rsidR="00BF0C07" w:rsidRDefault="00CF2E2C">
      <w:pPr>
        <w:spacing w:before="240" w:after="240"/>
        <w:ind w:firstLine="720"/>
        <w:rPr>
          <w:highlight w:val="white"/>
        </w:rPr>
      </w:pPr>
      <w:r>
        <w:rPr>
          <w:highlight w:val="white"/>
        </w:rPr>
        <w:t>Em resumo, a gestão de estratégia na ITIL v4 é uma atividade contínua e integrada que parte da avaliação do ambiente organizacional interno e externo, passa pela formulação da direção estratégica por meio dos 4 Ps (Perspectiva, Posição, Plano e Padrão), orienta as decisões sobre quais serviços de TI compõem o portfólio da organização e se retroalimenta constantemente por meio de indicadores de desempenho e melhoria contínua. Trata-se de uma prática que exige profissionais com competências tanto técnicas qua</w:t>
      </w:r>
      <w:r>
        <w:rPr>
          <w:highlight w:val="white"/>
        </w:rPr>
        <w:t>nto estratégicas, sendo essencial para que a TI atue como parceira do negócio e não apenas como suporte operacional.</w:t>
      </w:r>
    </w:p>
    <w:p w14:paraId="489A176A" w14:textId="77777777" w:rsidR="00BF0C07" w:rsidRDefault="00BF0C07">
      <w:pPr>
        <w:spacing w:before="240" w:after="240"/>
        <w:ind w:firstLine="720"/>
        <w:rPr>
          <w:highlight w:val="white"/>
        </w:rPr>
      </w:pPr>
    </w:p>
    <w:p w14:paraId="5A811FBD" w14:textId="77777777" w:rsidR="00BF0C07" w:rsidRDefault="00CF2E2C">
      <w:pPr>
        <w:pStyle w:val="Ttulo4"/>
        <w:spacing w:before="240" w:after="240"/>
        <w:rPr>
          <w:highlight w:val="white"/>
        </w:rPr>
      </w:pPr>
      <w:bookmarkStart w:id="20" w:name="_p7t67vr4b2jo" w:colFirst="0" w:colLast="0"/>
      <w:bookmarkEnd w:id="20"/>
      <w:r>
        <w:rPr>
          <w:highlight w:val="white"/>
        </w:rPr>
        <w:t>2.1.4 Design Instrucional</w:t>
      </w:r>
    </w:p>
    <w:p w14:paraId="26AB7485" w14:textId="77777777" w:rsidR="00BF0C07" w:rsidRDefault="00CF2E2C">
      <w:pPr>
        <w:spacing w:before="240" w:after="240"/>
        <w:ind w:firstLine="708"/>
        <w:rPr>
          <w:highlight w:val="white"/>
        </w:rPr>
      </w:pPr>
      <w:r>
        <w:rPr>
          <w:highlight w:val="white"/>
        </w:rPr>
        <w:t>O Design Instrucional (DI) é, de forma simples, o processo de planejar, desenvolver e organizar experiências de aprendizagem de maneira estruturada. A ideia é pensar com cuidado em como um conteúdo será ensinado, quais recursos serão usados e como o aluno vai interagir com esse conteúdo, para que o aprendizado seja o mais eficiente possível.</w:t>
      </w:r>
    </w:p>
    <w:p w14:paraId="1AA1EA82" w14:textId="77777777" w:rsidR="00BF0C07" w:rsidRDefault="00CF2E2C">
      <w:pPr>
        <w:spacing w:before="240" w:after="240"/>
        <w:ind w:firstLine="708"/>
        <w:rPr>
          <w:highlight w:val="white"/>
        </w:rPr>
      </w:pPr>
      <w:r>
        <w:rPr>
          <w:highlight w:val="white"/>
        </w:rPr>
        <w:t>Segundo Filatro (2008), o design instrucional é a ação intencional de planejar, desenvolver e aplicar situações didáticas que utilizem métodos, técnicas e atividades de ensino, apoiadas por tecnologia, com o objetivo de facilitar a aprendizagem. Ou seja, não se trata apenas de criar um material bonito, mas de pensar em todo o caminho que o aluno vai percorrer para aprender algo.</w:t>
      </w:r>
    </w:p>
    <w:p w14:paraId="50AE4F0C" w14:textId="77777777" w:rsidR="00BF0C07" w:rsidRDefault="00CF2E2C">
      <w:pPr>
        <w:spacing w:before="240" w:after="240"/>
        <w:ind w:firstLine="708"/>
        <w:rPr>
          <w:highlight w:val="white"/>
        </w:rPr>
      </w:pPr>
      <w:r>
        <w:rPr>
          <w:highlight w:val="white"/>
        </w:rPr>
        <w:t>Um dos modelos mais conhecidos e utilizados no design instrucional é o modelo ADDIE, que organiza o processo em cinco etapas: Análise (Analysis), Design, Desenvolvimento (Development), Implementação (Implementation) e Avaliação (Evaluation). Bomfim da Silva et al. (2023) explicam que esse modelo oferece uma estrutura clara para a criação de materiais e experiências educacionais, partindo da identificação das necessidades dos alunos até a avaliação dos resultados alcançados. Cada etapa alimenta a seguinte, f</w:t>
      </w:r>
      <w:r>
        <w:rPr>
          <w:highlight w:val="white"/>
        </w:rPr>
        <w:t>ormando um ciclo que permite ajustes e melhorias contínuas.</w:t>
      </w:r>
    </w:p>
    <w:p w14:paraId="4A1B66AF" w14:textId="77777777" w:rsidR="00BF0C07" w:rsidRDefault="00CF2E2C">
      <w:pPr>
        <w:spacing w:before="240" w:after="240"/>
        <w:ind w:firstLine="708"/>
        <w:rPr>
          <w:highlight w:val="white"/>
        </w:rPr>
      </w:pPr>
      <w:r>
        <w:rPr>
          <w:highlight w:val="white"/>
        </w:rPr>
        <w:t>Viana et al. (2020, apud Santos et al., 2024) reforçam que o DI é uma metodologia voltada para a elaboração de materiais didáticos, com o objetivo principal de otimizar o processo de ensino e aprendizagem. Essa abordagem se caracteriza por planejar e aplicar métodos que favoreçam a contextualização do aprendizado, ou seja, que conectem o conteúdo à realidade e às necessidades do aluno.</w:t>
      </w:r>
    </w:p>
    <w:p w14:paraId="183F33EC" w14:textId="77777777" w:rsidR="00BF0C07" w:rsidRDefault="00CF2E2C">
      <w:pPr>
        <w:spacing w:before="240" w:after="240"/>
        <w:ind w:firstLine="708"/>
        <w:rPr>
          <w:highlight w:val="white"/>
        </w:rPr>
      </w:pPr>
      <w:commentRangeStart w:id="21"/>
      <w:r>
        <w:rPr>
          <w:highlight w:val="white"/>
        </w:rPr>
        <w:t>No contexto deste trabalho, o DI é relevante porque o objetivo é promover o ensino da gestão de estratégia de serviços de TI em cursos superiores. Para que esse ensino seja efetivo, não basta apenas reunir o conteúdo sobre ITIL e ferramentas de ITSM — é preciso organizar esse conteúdo de forma pedagógica, definindo objetivos claros de aprendizagem, escolhendo os métodos e recursos mais adequados e avaliando se os alunos realmente desenvolveram as competências esperadas (FILATRO, 2008). O design instrucional</w:t>
      </w:r>
      <w:r>
        <w:rPr>
          <w:highlight w:val="white"/>
        </w:rPr>
        <w:t xml:space="preserve"> oferece justamente essa estrutura para transformar conhecimento técnico em uma experiência de aprendizagem bem planejada. Essa estruturação é reforçada por Branch (2009), para quem o modelo ADDIE deve ser compreendido menos como uma sequência rígida de etapas e mais como um processo iterativo e orientado a resultados, o que permite ajustar o planejamento à medida que as necessidades de aprendizagem são mais bem compreendidas. Na mesma direção, Merrill (2002) sintetiza princípios comuns às principais teoria</w:t>
      </w:r>
      <w:r>
        <w:rPr>
          <w:highlight w:val="white"/>
        </w:rPr>
        <w:t xml:space="preserve">s de design instrucional e defende que a aprendizagem é promovida quando o aluno é envolvido na resolução de problemas do mundo real, quando o conhecimento prévio é ativado e quando o novo conhecimento é demonstrado, aplicado e integrado à sua realidade — princípios diretamente aplicáveis ao ensino da gestão de estratégia de serviços de TI, em que os conceitos da ITIL 4 só ganham sentido quando confrontados com situações organizacionais concretas. Bomfim da Silva et al. (2023) complementam essa perspectiva </w:t>
      </w:r>
      <w:r>
        <w:rPr>
          <w:highlight w:val="white"/>
        </w:rPr>
        <w:t>ao destacar que a contextualização e a personalização do conteúdo são fatores determinantes para a efetividade do design instrucional.</w:t>
      </w:r>
      <w:commentRangeEnd w:id="21"/>
      <w:r w:rsidR="00D6668D">
        <w:rPr>
          <w:rStyle w:val="Refdecomentrio"/>
          <w:sz w:val="24"/>
          <w:szCs w:val="24"/>
          <w:highlight w:val="white"/>
        </w:rPr>
        <w:commentReference w:id="21"/>
      </w:r>
    </w:p>
    <w:p w14:paraId="4BB7B13C" w14:textId="506CBE2A" w:rsidR="00BF0C07" w:rsidRDefault="00CF2E2C">
      <w:pPr>
        <w:spacing w:before="240" w:after="240"/>
        <w:ind w:firstLine="708"/>
        <w:rPr>
          <w:highlight w:val="white"/>
        </w:rPr>
      </w:pPr>
      <w:commentRangeStart w:id="22"/>
      <w:r>
        <w:rPr>
          <w:highlight w:val="white"/>
        </w:rPr>
        <w:t xml:space="preserve">Um dos instrumentos mais utilizados no </w:t>
      </w:r>
      <w:commentRangeStart w:id="23"/>
      <w:r>
        <w:rPr>
          <w:highlight w:val="white"/>
        </w:rPr>
        <w:t xml:space="preserve">design instrucional para a </w:t>
      </w:r>
      <w:r w:rsidR="00494FAC">
        <w:rPr>
          <w:highlight w:val="white"/>
        </w:rPr>
        <w:t>definição</w:t>
      </w:r>
      <w:r>
        <w:rPr>
          <w:highlight w:val="white"/>
        </w:rPr>
        <w:t xml:space="preserve"> de objetivos de aprendizagem é a Taxonomia de Bloom, originalmente proposta por Bloom et al. (1956) e revisada por Anderson e Krathwohl (2001). A taxonomia organiza os processos cognitivos envolvidos na aprendizagem em seis níveis hierárquicos e progressivos: Lembrar, Compreender, Aplicar, Analisar, Avaliar e Criar. Cada nível é associado a verbos de ação específicos, que orientam a redação de objetivos de aprendizagem mensuráveis e observáveis, permitindo verificar se o aluno de fato desenvolveu a competê</w:t>
      </w:r>
      <w:r>
        <w:rPr>
          <w:highlight w:val="white"/>
        </w:rPr>
        <w:t>ncia esperada. Neste trabalho, a Taxonomia de Bloom foi utilizada como referência para estruturar as competências a serem desenvolvidas na unidade de aprendizagem (Seção 4.2), de modo que os objetivos evoluam progressivamente de níveis cognitivos mais simples, como compreender e explicar conceitos, para níveis mais complexos, como analisar cenários organizacionais e propor decisões estratégicas.</w:t>
      </w:r>
      <w:commentRangeEnd w:id="23"/>
      <w:r w:rsidR="00494FAC">
        <w:rPr>
          <w:rStyle w:val="Refdecomentrio"/>
          <w:sz w:val="24"/>
          <w:szCs w:val="24"/>
          <w:highlight w:val="white"/>
        </w:rPr>
        <w:commentReference w:id="23"/>
      </w:r>
      <w:commentRangeEnd w:id="22"/>
      <w:r w:rsidR="00D6668D">
        <w:rPr>
          <w:rStyle w:val="Refdecomentrio"/>
          <w:sz w:val="24"/>
          <w:szCs w:val="24"/>
          <w:highlight w:val="white"/>
        </w:rPr>
        <w:commentReference w:id="22"/>
      </w:r>
    </w:p>
    <w:p w14:paraId="62734DE9" w14:textId="77777777" w:rsidR="00BF0C07" w:rsidRDefault="00CF2E2C">
      <w:pPr>
        <w:spacing w:before="240" w:after="240"/>
        <w:ind w:firstLine="708"/>
        <w:rPr>
          <w:highlight w:val="white"/>
        </w:rPr>
      </w:pPr>
      <w:r>
        <w:rPr>
          <w:highlight w:val="white"/>
        </w:rPr>
        <w:t>O nível "Compreender" merece atenção especial neste trabalho, pois é o ponto de partida das competências definidas para a unidade de aprendizagem (Seção 4.2): antes de analisar cenários organizacionais ou propor decisões estratégicas, o aluno precisa primeiro compreender o papel do gerenciamento da estratégia dentro do Sistema de Valor do Serviço, sendo capaz de explicar esse papel com suas próprias palavras. A título de exemplo, um objetivo redigido no nível "Lembrar" poderia ser "listar os quatro elemento</w:t>
      </w:r>
      <w:r>
        <w:rPr>
          <w:highlight w:val="white"/>
        </w:rPr>
        <w:t xml:space="preserve">s que compõem a estratégia formulada (4 Ps)"; já um objetivo no nível "Compreender" avança para "explicar como os 4 Ps se relacionam </w:t>
      </w:r>
      <w:r>
        <w:rPr>
          <w:highlight w:val="white"/>
        </w:rPr>
        <w:t>entre si dentro do Sistema de Valor do Serviço"; e um objetivo no nível "Analisar", mais complexo, corresponde a "identificar, em um cenário organizacional fictício, qual dos 4 Ps está ausente ou mal definido". Essa progressão de exemplos ilustra por que a unidade de aprendizagem inicia com atividades expositivas voltadas à compreensão dos conceitos (Blocos 1 a 3) antes de avançar para o estudo de caso integrado (Bloco 4), que exige análise e proposição.</w:t>
      </w:r>
    </w:p>
    <w:p w14:paraId="61173618" w14:textId="77777777" w:rsidR="00BF0C07" w:rsidRDefault="00CF2E2C">
      <w:pPr>
        <w:pStyle w:val="Ttulo3"/>
        <w:spacing w:before="240" w:after="240"/>
        <w:rPr>
          <w:highlight w:val="white"/>
        </w:rPr>
      </w:pPr>
      <w:r>
        <w:rPr>
          <w:highlight w:val="white"/>
        </w:rPr>
        <w:t>2.2 Capacitação em ITIL</w:t>
      </w:r>
    </w:p>
    <w:p w14:paraId="528314C1" w14:textId="77777777" w:rsidR="00BF0C07" w:rsidRDefault="00CF2E2C">
      <w:pPr>
        <w:spacing w:before="240" w:after="240"/>
        <w:ind w:firstLine="708"/>
        <w:rPr>
          <w:highlight w:val="white"/>
        </w:rPr>
      </w:pPr>
      <w:r>
        <w:rPr>
          <w:highlight w:val="white"/>
        </w:rPr>
        <w:t>Embora o ITIL seja o framework de gerenciamento de serviços de TI mais adotado no mundo, o conhecimento sobre suas práticas não nasce de forma espontânea nas organizações. Ele precisa ser ensinado, aprendido e certificado. Yordanov (2022) destaca que muitas organizações, especialmente instituições de ensino superior, não possuem profissionais com a expertise necessária para implementar padrões de gerenciamento de serviços de TI, o que leva a uma gestão improvisada e desalinhada dos objetivos estratégicos. I</w:t>
      </w:r>
      <w:r>
        <w:rPr>
          <w:highlight w:val="white"/>
        </w:rPr>
        <w:t>sso mostra que a capacitação formal é um passo fundamental para que as boas práticas do ITIL sejam aplicadas de verdade.</w:t>
      </w:r>
    </w:p>
    <w:p w14:paraId="09C00862" w14:textId="77777777" w:rsidR="00BF0C07" w:rsidRDefault="00CF2E2C">
      <w:pPr>
        <w:spacing w:before="240" w:after="240"/>
        <w:ind w:firstLine="708"/>
        <w:rPr>
          <w:highlight w:val="white"/>
        </w:rPr>
      </w:pPr>
      <w:r>
        <w:rPr>
          <w:highlight w:val="white"/>
        </w:rPr>
        <w:t>A principal forma de capacitação formal em ITIL é por meio do esquema de certificações profissionais, gerenciado atualmente pela PeopleCert (https://www.peoplecert.org/). O esquema de certificação do ITIL 4 é organizado de forma modular e progressiva, permitindo que o profissional escolha um caminho de acordo com seus objetivos de carreira.</w:t>
      </w:r>
    </w:p>
    <w:p w14:paraId="270E4A08" w14:textId="77777777" w:rsidR="00BF0C07" w:rsidRDefault="00CF2E2C">
      <w:pPr>
        <w:spacing w:before="240" w:after="240"/>
        <w:ind w:firstLine="708"/>
        <w:rPr>
          <w:highlight w:val="white"/>
        </w:rPr>
      </w:pPr>
      <w:r>
        <w:rPr>
          <w:highlight w:val="white"/>
        </w:rPr>
        <w:t>O ponto de entrada é a certificação ITIL 4 Fundamentos (Foundation), que cobre os conceitos básicos do framework, como o Sistema de Valor do Serviço, os princípios orientadores e as práticas de gerenciamento. O exame consiste em 40 questões de múltipla escolha, com 60 minutos de duração e exigência de 65% de acerto. A partir do nível Fundamentos, o profissional pode seguir por três caminhos distintos. O primeiro é o Profissional de Gerenciamento (Managing Professional), voltado para quem atua diretamente na</w:t>
      </w:r>
      <w:r>
        <w:rPr>
          <w:highlight w:val="white"/>
        </w:rPr>
        <w:t xml:space="preserve"> entrega e operação de serviços de TI, composto por quatro módulos que cobrem desde a criação e suporte de serviços até o relacionamento com as partes interessadas. O segundo é o Líder Estratégico (Strategic Leader), direcionado a profissionais que atuam no nível estratégico, conectando a TI à estratégia do negócio, com foco em planejamento, governança e estratégia digital. O terceiro é o Gerente de Práticas (Practice Manager), que oferece certificações focadas </w:t>
      </w:r>
      <w:r>
        <w:rPr>
          <w:highlight w:val="white"/>
        </w:rPr>
        <w:t xml:space="preserve">em práticas específicas, como gerenciamento de incidentes, mudanças e monitoramento. Por fim, o ITIL Mestre (Master) é o nível mais alto, concedido a profissionais que completaram todos os caminhos anteriores e demonstram capacidade de aplicar a ITIL em situações reais. </w:t>
      </w:r>
    </w:p>
    <w:p w14:paraId="6A3AD1BF" w14:textId="77777777" w:rsidR="00BF0C07" w:rsidRDefault="00CF2E2C">
      <w:pPr>
        <w:spacing w:before="240" w:after="240"/>
        <w:ind w:firstLine="708"/>
        <w:rPr>
          <w:highlight w:val="white"/>
        </w:rPr>
      </w:pPr>
      <w:r>
        <w:rPr>
          <w:highlight w:val="white"/>
        </w:rPr>
        <w:t>Cardoso et al. (2021) apontam que a falta de conhecimento sobre frameworks como o ITIL é um dos desafios mais comuns enfrentados pelas organizações na hora de implementar práticas de ITSM. Segundo os autores, investir em treinamento e capacitação da equipe é uma das práticas de implementação mais recomendadas, pois sem pessoas preparadas, até a melhor ferramenta de ITSM perde sua eficácia.</w:t>
      </w:r>
    </w:p>
    <w:p w14:paraId="6D8D791B" w14:textId="77777777" w:rsidR="00BF0C07" w:rsidRDefault="00CF2E2C">
      <w:pPr>
        <w:spacing w:before="240" w:after="240"/>
        <w:ind w:firstLine="708"/>
        <w:rPr>
          <w:highlight w:val="white"/>
        </w:rPr>
      </w:pPr>
      <w:r>
        <w:rPr>
          <w:highlight w:val="white"/>
        </w:rPr>
        <w:t>Apesar da existência dessas certificações profissionais, Saraiva e Ribeiro (2025) observam que a transição do ITIL V3 para o ITIL 4 trouxe mudanças conceituais significativas, o que exige atualização constante dos profissionais. Muitas organizações ainda operam com conceitos da versão 3, e os profissionais precisam entender como as práticas estratégicas foram reorganizadas no novo modelo para aplicá-las corretamente. Al Mourad e Hussain (2014) reforçam esse ponto ao mostrar que, mesmo em organizações que já</w:t>
      </w:r>
      <w:r>
        <w:rPr>
          <w:highlight w:val="white"/>
        </w:rPr>
        <w:t xml:space="preserve"> utilizam o ITIL, os profissionais precisam de capacitação adicional quando novas tecnologias são adotadas, pois os processos estratégicos precisam ser revisados e adaptados.</w:t>
      </w:r>
    </w:p>
    <w:p w14:paraId="676BF026" w14:textId="77777777" w:rsidR="00BF0C07" w:rsidRDefault="00CF2E2C">
      <w:pPr>
        <w:spacing w:before="240" w:after="240"/>
        <w:ind w:firstLine="708"/>
        <w:rPr>
          <w:highlight w:val="white"/>
        </w:rPr>
      </w:pPr>
      <w:r>
        <w:rPr>
          <w:highlight w:val="white"/>
        </w:rPr>
        <w:t>No entanto, apesar de toda essa estrutura de certificação profissional, o ensino formal da ITIL nos cursos superiores na área de TI ainda é limitado. A maioria dos profissionais aprende sobre ITIL somente no mercado de trabalho ou por meio de certificações pagas, e não durante a graduação (YORDANOV, 2022; VELDYAEVA; FITZ; SCHEEG, 2024). Isso cria uma ausência na formação, pois os futuros profissionais chegam ao mercado sem competências em gestão estratégica de serviços, uma habilidade cada vez mais valoriza</w:t>
      </w:r>
      <w:r>
        <w:rPr>
          <w:highlight w:val="white"/>
        </w:rPr>
        <w:t xml:space="preserve">da pelas organizações (CARDOSO </w:t>
      </w:r>
      <w:r>
        <w:rPr>
          <w:i/>
          <w:iCs/>
          <w:highlight w:val="white"/>
        </w:rPr>
        <w:t>et al.</w:t>
      </w:r>
      <w:r>
        <w:rPr>
          <w:highlight w:val="white"/>
        </w:rPr>
        <w:t xml:space="preserve">, 2021). Cabe esclarecer que esta pesquisa não se propõe a substituir um programa completo de certificação profissional em ITIL, mas sim a introduzir os conceitos fundamentais da prática de gerenciamento da estratégia de serviço em uma carga horária de quatro horas aula. Essa carga horária é viável porque a unidade de aprendizagem foca em uma única prática do ITIL, e não no framework inteiro. Experiências internacionais corroboram essa viabilidade, como o caso da Brandenburg University of Applied Sciences, </w:t>
      </w:r>
      <w:r>
        <w:rPr>
          <w:highlight w:val="white"/>
        </w:rPr>
        <w:t xml:space="preserve">na Alemanha, que integra o ensino de práticas de ITSM baseadas no ITIL 4 em módulos compactos dentro de disciplinas de graduação (VELDYAEVA; FITZ; SCHEEG, 2024). </w:t>
      </w:r>
    </w:p>
    <w:p w14:paraId="7C80CABE" w14:textId="77777777" w:rsidR="00BF0C07" w:rsidRDefault="00CF2E2C">
      <w:pPr>
        <w:pStyle w:val="Ttulo3"/>
        <w:spacing w:before="240" w:after="240"/>
        <w:rPr>
          <w:highlight w:val="white"/>
        </w:rPr>
      </w:pPr>
      <w:bookmarkStart w:id="24" w:name="_sl0ausxens6k" w:colFirst="0" w:colLast="0"/>
      <w:bookmarkEnd w:id="24"/>
      <w:r>
        <w:rPr>
          <w:highlight w:val="white"/>
        </w:rPr>
        <w:t>2.3 Ferramentas Educacionais</w:t>
      </w:r>
    </w:p>
    <w:p w14:paraId="73EED8D3" w14:textId="77777777" w:rsidR="00BF0C07" w:rsidRDefault="00CF2E2C">
      <w:pPr>
        <w:spacing w:before="240" w:after="240"/>
        <w:ind w:firstLine="708"/>
        <w:rPr>
          <w:highlight w:val="white"/>
        </w:rPr>
      </w:pPr>
      <w:r>
        <w:rPr>
          <w:highlight w:val="white"/>
        </w:rPr>
        <w:t>Uma ferramenta educacional pode ser definida como qualquer recurso, físico ou digital, utilizado com o propósito explícito de apoiar o processo de ensino e aprendizagem, e não apenas de executar uma função operacional ou administrativa. Kenski (2007) destaca que a evolução das tecnologias sempre trouxe consigo novas possibilidades para o ensino, redesenhando a forma como o conhecimento é construído e compartilhado em sala de aula. Nesse sentido, uma ferramenta se torna educacional não por sua natureza técni</w:t>
      </w:r>
      <w:r>
        <w:rPr>
          <w:highlight w:val="white"/>
        </w:rPr>
        <w:t>ca, mas pelo uso pedagógico que se faz dela.</w:t>
      </w:r>
    </w:p>
    <w:p w14:paraId="2D0115F5" w14:textId="77777777" w:rsidR="00BF0C07" w:rsidRDefault="00CF2E2C">
      <w:pPr>
        <w:spacing w:before="240" w:after="240"/>
        <w:ind w:firstLine="708"/>
        <w:rPr>
          <w:highlight w:val="white"/>
        </w:rPr>
      </w:pPr>
      <w:r>
        <w:rPr>
          <w:highlight w:val="white"/>
        </w:rPr>
        <w:t>De acordo com Valente (2014), o uso de tecnologias digitais de informação e comunicação (TDIC) no ensino é mais eficaz quando combinado a uma intenção pedagógica clara, como ocorre em modelos de ensino híbrido (blended learning), nos quais a tecnologia apoia — mas não substitui — a mediação do professor. A partir dessa perspectiva, é possível identificar um conjunto de características que definem uma ferramenta como educacional, mesmo quando ela não foi originalmente concebida para esse fim: (i) alinhamento</w:t>
      </w:r>
      <w:r>
        <w:rPr>
          <w:highlight w:val="white"/>
        </w:rPr>
        <w:t xml:space="preserve"> a objetivos de aprendizagem claros, permitindo que seu uso seja avaliado quanto ao desenvolvimento de competências específicas; (ii) interatividade, oferecendo ao aluno um papel ativo na construção do conhecimento, em vez de uma postura passiva; (iii) feedback, fornecendo retorno sobre o desempenho do aluno de forma que ele possa corrigir e ajustar sua compreensão; e (iv) contextualização, aproximando o conteúdo teórico de cenários práticos e realistas, o que facilita a transferência do aprendizado para si</w:t>
      </w:r>
      <w:r>
        <w:rPr>
          <w:highlight w:val="white"/>
        </w:rPr>
        <w:t>tuações reais de trabalho.</w:t>
      </w:r>
    </w:p>
    <w:p w14:paraId="1DB422DC" w14:textId="77777777" w:rsidR="00BF0C07" w:rsidRDefault="00CF2E2C">
      <w:pPr>
        <w:spacing w:before="240" w:after="240"/>
        <w:ind w:firstLine="708"/>
        <w:rPr>
          <w:highlight w:val="white"/>
        </w:rPr>
      </w:pPr>
      <w:r>
        <w:rPr>
          <w:highlight w:val="white"/>
        </w:rPr>
        <w:t>É sob essa ótica que este trabalho analisa as ferramentas de ITSM apresentadas na Seção 4.3.5: embora tenham sido originalmente projetadas para uso operacional em ambientes corporativos, elas assumem um caráter educacional quando incorporadas à unidade de aprendizagem com o propósito explícito de demonstrar, de forma interativa e contextualizada, como os conceitos de gestão da estratégia de serviço se materializam na prática — alinhando-se, assim, aos objetivos de aprendizagem definidos na Seção 4.2.</w:t>
      </w:r>
    </w:p>
    <w:p w14:paraId="32E8DF03" w14:textId="77777777" w:rsidR="00BF0C07" w:rsidRDefault="00CF2E2C">
      <w:pPr>
        <w:pStyle w:val="Ttulo1"/>
        <w:rPr>
          <w:highlight w:val="white"/>
        </w:rPr>
      </w:pPr>
      <w:bookmarkStart w:id="25" w:name="_5oeck2f0c52v" w:colFirst="0" w:colLast="0"/>
      <w:bookmarkEnd w:id="25"/>
      <w:r>
        <w:rPr>
          <w:highlight w:val="white"/>
        </w:rPr>
        <w:t>3 TRABALHOS RELACIONADOS</w:t>
      </w:r>
    </w:p>
    <w:p w14:paraId="2AC03D93" w14:textId="77777777" w:rsidR="00BF0C07" w:rsidRDefault="00CF2E2C">
      <w:pPr>
        <w:ind w:firstLine="720"/>
        <w:rPr>
          <w:highlight w:val="white"/>
        </w:rPr>
      </w:pPr>
      <w:r>
        <w:rPr>
          <w:highlight w:val="white"/>
        </w:rPr>
        <w:t xml:space="preserve">Este capítulo tem por objetivo a apresentação de trabalhos relacionados que abordam temas de ITSM (Gerenciamento de Serviços de TI), ITIL e Estratégia de Serviços. A seleção dos trabalhos foi feita com o intuito de identificar pesquisas que contribuam para o entendimento do cenário atual da gestão da estratégia de serviço de TI, tanto na prática profissional quanto no ensino acadêmico. </w:t>
      </w:r>
    </w:p>
    <w:p w14:paraId="2C06EED2" w14:textId="77777777" w:rsidR="00BF0C07" w:rsidRDefault="00CF2E2C">
      <w:pPr>
        <w:pStyle w:val="Ttulo2"/>
        <w:keepNext w:val="0"/>
        <w:keepLines w:val="0"/>
        <w:spacing w:before="240" w:after="40"/>
        <w:rPr>
          <w:highlight w:val="white"/>
        </w:rPr>
      </w:pPr>
      <w:bookmarkStart w:id="26" w:name="_z1m7vsdiy997" w:colFirst="0" w:colLast="0"/>
      <w:bookmarkEnd w:id="26"/>
      <w:r>
        <w:rPr>
          <w:highlight w:val="white"/>
        </w:rPr>
        <w:t>3.1 Objetivo da Pesquisa dos Trabalhos Correlatos</w:t>
      </w:r>
    </w:p>
    <w:p w14:paraId="2104AD88" w14:textId="77777777" w:rsidR="00BF0C07" w:rsidRDefault="00CF2E2C">
      <w:pPr>
        <w:spacing w:before="240" w:after="240"/>
        <w:ind w:firstLine="708"/>
        <w:rPr>
          <w:highlight w:val="white"/>
        </w:rPr>
      </w:pPr>
      <w:r>
        <w:rPr>
          <w:highlight w:val="white"/>
        </w:rPr>
        <w:t>O objetivo dos trabalhos correlatos é entender três questões de pesquisa (QP):</w:t>
      </w:r>
    </w:p>
    <w:p w14:paraId="4B81F992" w14:textId="77777777" w:rsidR="00BF0C07" w:rsidRDefault="00CF2E2C">
      <w:pPr>
        <w:spacing w:before="240" w:after="240"/>
        <w:ind w:firstLine="708"/>
        <w:rPr>
          <w:highlight w:val="white"/>
        </w:rPr>
      </w:pPr>
      <w:r>
        <w:rPr>
          <w:b/>
          <w:bCs/>
          <w:highlight w:val="white"/>
        </w:rPr>
        <w:t>QP01:</w:t>
      </w:r>
      <w:r>
        <w:rPr>
          <w:highlight w:val="white"/>
        </w:rPr>
        <w:t xml:space="preserve"> Como a gestão da estratégia de serviço de TI vem sendo aplicada por organizações na prática?</w:t>
      </w:r>
    </w:p>
    <w:p w14:paraId="54503499" w14:textId="77777777" w:rsidR="00BF0C07" w:rsidRDefault="00CF2E2C">
      <w:pPr>
        <w:spacing w:before="240" w:after="240"/>
        <w:ind w:firstLine="708"/>
        <w:rPr>
          <w:highlight w:val="white"/>
        </w:rPr>
      </w:pPr>
      <w:r>
        <w:rPr>
          <w:b/>
          <w:bCs/>
          <w:highlight w:val="white"/>
        </w:rPr>
        <w:t>QP02:</w:t>
      </w:r>
      <w:r>
        <w:rPr>
          <w:highlight w:val="white"/>
        </w:rPr>
        <w:t xml:space="preserve"> Como a gestão da estratégia de serviço de TI vem sendo ensinada em cursos superiores na área da computação?</w:t>
      </w:r>
    </w:p>
    <w:p w14:paraId="23FEB444" w14:textId="77777777" w:rsidR="00BF0C07" w:rsidRDefault="00CF2E2C">
      <w:pPr>
        <w:spacing w:before="240" w:after="240"/>
        <w:ind w:firstLine="708"/>
        <w:rPr>
          <w:highlight w:val="white"/>
        </w:rPr>
      </w:pPr>
      <w:r>
        <w:rPr>
          <w:b/>
          <w:bCs/>
          <w:highlight w:val="white"/>
        </w:rPr>
        <w:t>QP03:</w:t>
      </w:r>
      <w:r>
        <w:rPr>
          <w:highlight w:val="white"/>
        </w:rPr>
        <w:t xml:space="preserve"> Quais ferramentas vêm sendo utilizadas para apoiar a execução da gestão da estratégia de TI?</w:t>
      </w:r>
    </w:p>
    <w:p w14:paraId="7D5650A4" w14:textId="77777777" w:rsidR="00BF0C07" w:rsidRDefault="00CF2E2C">
      <w:pPr>
        <w:spacing w:before="240" w:after="240"/>
        <w:ind w:firstLine="708"/>
        <w:rPr>
          <w:highlight w:val="white"/>
        </w:rPr>
      </w:pPr>
      <w:r>
        <w:rPr>
          <w:highlight w:val="white"/>
        </w:rPr>
        <w:t>Para responder essas perguntas, serão extraídas dos artigos as seguintes informações:</w:t>
      </w:r>
    </w:p>
    <w:p w14:paraId="7360AFC4" w14:textId="77777777" w:rsidR="00BF0C07" w:rsidRDefault="00CF2E2C">
      <w:pPr>
        <w:spacing w:before="0" w:after="0"/>
        <w:jc w:val="center"/>
        <w:rPr>
          <w:highlight w:val="white"/>
        </w:rPr>
      </w:pPr>
      <w:r>
        <w:rPr>
          <w:highlight w:val="white"/>
        </w:rPr>
        <w:t>Quadro 3 - Perguntas e Informações extraídas</w:t>
      </w:r>
    </w:p>
    <w:tbl>
      <w:tblPr>
        <w:tblStyle w:val="af2"/>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6"/>
        <w:gridCol w:w="3025"/>
        <w:gridCol w:w="3025"/>
      </w:tblGrid>
      <w:tr w:rsidR="00BF0C07" w14:paraId="6738D21C" w14:textId="77777777">
        <w:tc>
          <w:tcPr>
            <w:tcW w:w="3025" w:type="dxa"/>
            <w:tcMar>
              <w:top w:w="100" w:type="dxa"/>
              <w:left w:w="100" w:type="dxa"/>
              <w:bottom w:w="100" w:type="dxa"/>
              <w:right w:w="100" w:type="dxa"/>
            </w:tcMar>
          </w:tcPr>
          <w:p w14:paraId="5F43ECB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Informação Extraída </w:t>
            </w:r>
          </w:p>
        </w:tc>
        <w:tc>
          <w:tcPr>
            <w:tcW w:w="3025" w:type="dxa"/>
            <w:tcMar>
              <w:top w:w="100" w:type="dxa"/>
              <w:left w:w="100" w:type="dxa"/>
              <w:bottom w:w="100" w:type="dxa"/>
              <w:right w:w="100" w:type="dxa"/>
            </w:tcMar>
          </w:tcPr>
          <w:p w14:paraId="4BDCDB5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3025" w:type="dxa"/>
            <w:tcMar>
              <w:top w:w="100" w:type="dxa"/>
              <w:left w:w="100" w:type="dxa"/>
              <w:bottom w:w="100" w:type="dxa"/>
              <w:right w:w="100" w:type="dxa"/>
            </w:tcMar>
          </w:tcPr>
          <w:p w14:paraId="72D818B5"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QP Relacionada </w:t>
            </w:r>
          </w:p>
        </w:tc>
      </w:tr>
      <w:tr w:rsidR="00BF0C07" w14:paraId="340AE224" w14:textId="77777777">
        <w:tc>
          <w:tcPr>
            <w:tcW w:w="3025" w:type="dxa"/>
            <w:tcMar>
              <w:top w:w="100" w:type="dxa"/>
              <w:left w:w="100" w:type="dxa"/>
              <w:bottom w:w="100" w:type="dxa"/>
              <w:right w:w="100" w:type="dxa"/>
            </w:tcMar>
          </w:tcPr>
          <w:p w14:paraId="09E16DD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Contexto de aplicação </w:t>
            </w:r>
          </w:p>
        </w:tc>
        <w:tc>
          <w:tcPr>
            <w:tcW w:w="3025" w:type="dxa"/>
            <w:tcMar>
              <w:top w:w="100" w:type="dxa"/>
              <w:left w:w="100" w:type="dxa"/>
              <w:bottom w:w="100" w:type="dxa"/>
              <w:right w:w="100" w:type="dxa"/>
            </w:tcMar>
          </w:tcPr>
          <w:p w14:paraId="283F99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Em que tipo de organização ou ambiente o trabalho foi realizado (empresa, instituição de ensino, governo). </w:t>
            </w:r>
          </w:p>
        </w:tc>
        <w:tc>
          <w:tcPr>
            <w:tcW w:w="3025" w:type="dxa"/>
            <w:tcMar>
              <w:top w:w="100" w:type="dxa"/>
              <w:left w:w="100" w:type="dxa"/>
              <w:bottom w:w="100" w:type="dxa"/>
              <w:right w:w="100" w:type="dxa"/>
            </w:tcMar>
          </w:tcPr>
          <w:p w14:paraId="2AF5D5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w:t>
            </w:r>
          </w:p>
        </w:tc>
      </w:tr>
      <w:tr w:rsidR="00BF0C07" w14:paraId="6CEFF632" w14:textId="77777777">
        <w:tc>
          <w:tcPr>
            <w:tcW w:w="3025" w:type="dxa"/>
            <w:tcMar>
              <w:top w:w="100" w:type="dxa"/>
              <w:left w:w="100" w:type="dxa"/>
              <w:bottom w:w="100" w:type="dxa"/>
              <w:right w:w="100" w:type="dxa"/>
            </w:tcMar>
          </w:tcPr>
          <w:p w14:paraId="2092437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Versão do ITIL utilizada </w:t>
            </w:r>
          </w:p>
        </w:tc>
        <w:tc>
          <w:tcPr>
            <w:tcW w:w="3025" w:type="dxa"/>
            <w:tcMar>
              <w:top w:w="100" w:type="dxa"/>
              <w:left w:w="100" w:type="dxa"/>
              <w:bottom w:w="100" w:type="dxa"/>
              <w:right w:w="100" w:type="dxa"/>
            </w:tcMar>
          </w:tcPr>
          <w:p w14:paraId="2633E60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Qual versão do ITIL o trabalho adota como referência (V3, 4 ou ambas). </w:t>
            </w:r>
          </w:p>
        </w:tc>
        <w:tc>
          <w:tcPr>
            <w:tcW w:w="3025" w:type="dxa"/>
            <w:tcMar>
              <w:top w:w="100" w:type="dxa"/>
              <w:left w:w="100" w:type="dxa"/>
              <w:bottom w:w="100" w:type="dxa"/>
              <w:right w:w="100" w:type="dxa"/>
            </w:tcMar>
          </w:tcPr>
          <w:p w14:paraId="300C8F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r w:rsidR="00BF0C07" w14:paraId="5AA53791" w14:textId="77777777">
        <w:tc>
          <w:tcPr>
            <w:tcW w:w="3025" w:type="dxa"/>
            <w:tcMar>
              <w:top w:w="100" w:type="dxa"/>
              <w:left w:w="100" w:type="dxa"/>
              <w:bottom w:w="100" w:type="dxa"/>
              <w:right w:w="100" w:type="dxa"/>
            </w:tcMar>
          </w:tcPr>
          <w:p w14:paraId="4CC4D8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Processos ou práticas estratégicas abordadas </w:t>
            </w:r>
          </w:p>
        </w:tc>
        <w:tc>
          <w:tcPr>
            <w:tcW w:w="3025" w:type="dxa"/>
            <w:tcMar>
              <w:top w:w="100" w:type="dxa"/>
              <w:left w:w="100" w:type="dxa"/>
              <w:bottom w:w="100" w:type="dxa"/>
              <w:right w:w="100" w:type="dxa"/>
            </w:tcMar>
          </w:tcPr>
          <w:p w14:paraId="36A01B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processos ou práticas da estratégia de serviço são tratados no trabalho (Strategy Management, Portfolio Management, Financial Management, Demand Management, Relationship Management). </w:t>
            </w:r>
          </w:p>
        </w:tc>
        <w:tc>
          <w:tcPr>
            <w:tcW w:w="3025" w:type="dxa"/>
            <w:tcMar>
              <w:top w:w="100" w:type="dxa"/>
              <w:left w:w="100" w:type="dxa"/>
              <w:bottom w:w="100" w:type="dxa"/>
              <w:right w:w="100" w:type="dxa"/>
            </w:tcMar>
          </w:tcPr>
          <w:p w14:paraId="3747DAE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QP03 </w:t>
            </w:r>
          </w:p>
        </w:tc>
      </w:tr>
      <w:tr w:rsidR="00BF0C07" w14:paraId="1C9ED5BC" w14:textId="77777777">
        <w:tc>
          <w:tcPr>
            <w:tcW w:w="3025" w:type="dxa"/>
            <w:tcMar>
              <w:top w:w="100" w:type="dxa"/>
              <w:left w:w="100" w:type="dxa"/>
              <w:bottom w:w="100" w:type="dxa"/>
              <w:right w:w="100" w:type="dxa"/>
            </w:tcMar>
          </w:tcPr>
          <w:p w14:paraId="0F518E3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Ferramentas de ITSM mencionadas </w:t>
            </w:r>
          </w:p>
        </w:tc>
        <w:tc>
          <w:tcPr>
            <w:tcW w:w="3025" w:type="dxa"/>
            <w:tcMar>
              <w:top w:w="100" w:type="dxa"/>
              <w:left w:w="100" w:type="dxa"/>
              <w:bottom w:w="100" w:type="dxa"/>
              <w:right w:w="100" w:type="dxa"/>
            </w:tcMar>
          </w:tcPr>
          <w:p w14:paraId="46CAAE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menciona ou utiliza alguma ferramenta de ITSM para apoiar a gestão da estratégia de serviço. </w:t>
            </w:r>
          </w:p>
        </w:tc>
        <w:tc>
          <w:tcPr>
            <w:tcW w:w="3025" w:type="dxa"/>
            <w:tcMar>
              <w:top w:w="100" w:type="dxa"/>
              <w:left w:w="100" w:type="dxa"/>
              <w:bottom w:w="100" w:type="dxa"/>
              <w:right w:w="100" w:type="dxa"/>
            </w:tcMar>
          </w:tcPr>
          <w:p w14:paraId="68A1A7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QP03 </w:t>
            </w:r>
          </w:p>
        </w:tc>
      </w:tr>
      <w:tr w:rsidR="00BF0C07" w14:paraId="30E0338B" w14:textId="77777777">
        <w:tc>
          <w:tcPr>
            <w:tcW w:w="3025" w:type="dxa"/>
            <w:tcMar>
              <w:top w:w="100" w:type="dxa"/>
              <w:left w:w="100" w:type="dxa"/>
              <w:bottom w:w="100" w:type="dxa"/>
              <w:right w:w="100" w:type="dxa"/>
            </w:tcMar>
          </w:tcPr>
          <w:p w14:paraId="147A483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ensino ou capacitação </w:t>
            </w:r>
          </w:p>
        </w:tc>
        <w:tc>
          <w:tcPr>
            <w:tcW w:w="3025" w:type="dxa"/>
            <w:tcMar>
              <w:top w:w="100" w:type="dxa"/>
              <w:left w:w="100" w:type="dxa"/>
              <w:bottom w:w="100" w:type="dxa"/>
              <w:right w:w="100" w:type="dxa"/>
            </w:tcMar>
          </w:tcPr>
          <w:p w14:paraId="323050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aborda alguma forma de ensino, treinamento ou capacitação relacionada à gestão da estratégia de serviço. </w:t>
            </w:r>
          </w:p>
        </w:tc>
        <w:tc>
          <w:tcPr>
            <w:tcW w:w="3025" w:type="dxa"/>
            <w:tcMar>
              <w:top w:w="100" w:type="dxa"/>
              <w:left w:w="100" w:type="dxa"/>
              <w:bottom w:w="100" w:type="dxa"/>
              <w:right w:w="100" w:type="dxa"/>
            </w:tcMar>
          </w:tcPr>
          <w:p w14:paraId="029889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QP02 </w:t>
            </w:r>
          </w:p>
        </w:tc>
      </w:tr>
      <w:tr w:rsidR="00BF0C07" w14:paraId="20757379" w14:textId="77777777">
        <w:tc>
          <w:tcPr>
            <w:tcW w:w="3025" w:type="dxa"/>
            <w:tcMar>
              <w:top w:w="100" w:type="dxa"/>
              <w:left w:w="100" w:type="dxa"/>
              <w:bottom w:w="100" w:type="dxa"/>
              <w:right w:w="100" w:type="dxa"/>
            </w:tcMar>
          </w:tcPr>
          <w:p w14:paraId="242623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Resultados e contribuições </w:t>
            </w:r>
          </w:p>
        </w:tc>
        <w:tc>
          <w:tcPr>
            <w:tcW w:w="3025" w:type="dxa"/>
            <w:tcMar>
              <w:top w:w="100" w:type="dxa"/>
              <w:left w:w="100" w:type="dxa"/>
              <w:bottom w:w="100" w:type="dxa"/>
              <w:right w:w="100" w:type="dxa"/>
            </w:tcMar>
          </w:tcPr>
          <w:p w14:paraId="663B4B0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foram os principais resultados e contribuições do trabalho para o tema da gestão da estratégia de serviço. </w:t>
            </w:r>
          </w:p>
        </w:tc>
        <w:tc>
          <w:tcPr>
            <w:tcW w:w="3025" w:type="dxa"/>
            <w:tcMar>
              <w:top w:w="100" w:type="dxa"/>
              <w:left w:w="100" w:type="dxa"/>
              <w:bottom w:w="100" w:type="dxa"/>
              <w:right w:w="100" w:type="dxa"/>
            </w:tcMar>
          </w:tcPr>
          <w:p w14:paraId="0BBB032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bl>
    <w:p w14:paraId="54DB9D2E" w14:textId="77777777" w:rsidR="00BF0C07" w:rsidRDefault="00CF2E2C">
      <w:pPr>
        <w:ind w:firstLine="720"/>
        <w:jc w:val="center"/>
        <w:rPr>
          <w:highlight w:val="white"/>
        </w:rPr>
      </w:pPr>
      <w:r>
        <w:rPr>
          <w:highlight w:val="white"/>
        </w:rPr>
        <w:t>Fonte: Autoria própria</w:t>
      </w:r>
    </w:p>
    <w:p w14:paraId="0829DEB5" w14:textId="77777777" w:rsidR="00BF0C07" w:rsidRDefault="00CF2E2C">
      <w:pPr>
        <w:spacing w:before="240" w:after="240"/>
        <w:ind w:firstLine="708"/>
        <w:rPr>
          <w:highlight w:val="white"/>
        </w:rPr>
      </w:pPr>
      <w:r>
        <w:rPr>
          <w:highlight w:val="white"/>
        </w:rPr>
        <w:t xml:space="preserve">No Quadro 4 a seguir, é apresentado um resumo de como cada trabalho correlato contribui para responder às questões de pesquisa. </w:t>
      </w:r>
    </w:p>
    <w:p w14:paraId="495175EF" w14:textId="77777777" w:rsidR="00BF0C07" w:rsidRDefault="00CF2E2C">
      <w:pPr>
        <w:spacing w:before="0" w:after="0"/>
        <w:jc w:val="center"/>
        <w:rPr>
          <w:highlight w:val="white"/>
        </w:rPr>
      </w:pPr>
      <w:r>
        <w:rPr>
          <w:highlight w:val="white"/>
        </w:rPr>
        <w:t>Quadro 4 - Contribuição dos trabalhos correlatos para as questões de pesquisa</w:t>
      </w:r>
    </w:p>
    <w:tbl>
      <w:tblPr>
        <w:tblStyle w:val="af3"/>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9"/>
        <w:gridCol w:w="2269"/>
        <w:gridCol w:w="2269"/>
        <w:gridCol w:w="2269"/>
      </w:tblGrid>
      <w:tr w:rsidR="00BF0C07" w14:paraId="025704BF" w14:textId="77777777">
        <w:trPr>
          <w:trHeight w:val="1844"/>
        </w:trPr>
        <w:tc>
          <w:tcPr>
            <w:tcW w:w="2269" w:type="dxa"/>
            <w:tcMar>
              <w:top w:w="100" w:type="dxa"/>
              <w:left w:w="100" w:type="dxa"/>
              <w:bottom w:w="100" w:type="dxa"/>
              <w:right w:w="100" w:type="dxa"/>
            </w:tcMar>
          </w:tcPr>
          <w:p w14:paraId="552623CB" w14:textId="77777777" w:rsidR="00BF0C07" w:rsidRDefault="00CF2E2C">
            <w:pPr>
              <w:widowControl w:val="0"/>
              <w:spacing w:before="0" w:after="0"/>
              <w:jc w:val="left"/>
              <w:rPr>
                <w:b/>
                <w:bCs/>
                <w:sz w:val="20"/>
                <w:szCs w:val="20"/>
                <w:highlight w:val="white"/>
              </w:rPr>
            </w:pPr>
            <w:r>
              <w:rPr>
                <w:b/>
                <w:bCs/>
                <w:sz w:val="20"/>
                <w:szCs w:val="20"/>
                <w:highlight w:val="white"/>
              </w:rPr>
              <w:t xml:space="preserve">Trabalho </w:t>
            </w:r>
          </w:p>
        </w:tc>
        <w:tc>
          <w:tcPr>
            <w:tcW w:w="2269" w:type="dxa"/>
            <w:tcMar>
              <w:top w:w="100" w:type="dxa"/>
              <w:left w:w="100" w:type="dxa"/>
              <w:bottom w:w="100" w:type="dxa"/>
              <w:right w:w="100" w:type="dxa"/>
            </w:tcMar>
          </w:tcPr>
          <w:p w14:paraId="33381803"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aplicada por organizações na prática?</w:t>
            </w:r>
          </w:p>
        </w:tc>
        <w:tc>
          <w:tcPr>
            <w:tcW w:w="2269" w:type="dxa"/>
            <w:tcMar>
              <w:top w:w="100" w:type="dxa"/>
              <w:left w:w="100" w:type="dxa"/>
              <w:bottom w:w="100" w:type="dxa"/>
              <w:right w:w="100" w:type="dxa"/>
            </w:tcMar>
          </w:tcPr>
          <w:p w14:paraId="09FDE8D6"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ensinada em cursos superiores na área da computação?</w:t>
            </w:r>
          </w:p>
        </w:tc>
        <w:tc>
          <w:tcPr>
            <w:tcW w:w="2269" w:type="dxa"/>
            <w:tcMar>
              <w:top w:w="100" w:type="dxa"/>
              <w:left w:w="100" w:type="dxa"/>
              <w:bottom w:w="100" w:type="dxa"/>
              <w:right w:w="100" w:type="dxa"/>
            </w:tcMar>
          </w:tcPr>
          <w:p w14:paraId="6CDA00A1" w14:textId="77777777" w:rsidR="00BF0C07" w:rsidRDefault="00CF2E2C">
            <w:pPr>
              <w:spacing w:before="240" w:after="240"/>
              <w:jc w:val="left"/>
              <w:rPr>
                <w:b/>
                <w:bCs/>
                <w:sz w:val="20"/>
                <w:szCs w:val="20"/>
                <w:highlight w:val="white"/>
              </w:rPr>
            </w:pPr>
            <w:r>
              <w:rPr>
                <w:b/>
                <w:bCs/>
                <w:sz w:val="20"/>
                <w:szCs w:val="20"/>
                <w:highlight w:val="white"/>
              </w:rPr>
              <w:t>Quais ferramentas vêm sendo utilizadas para apoiar a execução da gestão da estratégia de TI?</w:t>
            </w:r>
          </w:p>
        </w:tc>
      </w:tr>
      <w:tr w:rsidR="00BF0C07" w14:paraId="7C0863EF" w14:textId="77777777">
        <w:tc>
          <w:tcPr>
            <w:tcW w:w="2269" w:type="dxa"/>
            <w:tcMar>
              <w:top w:w="100" w:type="dxa"/>
              <w:left w:w="100" w:type="dxa"/>
              <w:bottom w:w="100" w:type="dxa"/>
              <w:right w:w="100" w:type="dxa"/>
            </w:tcMar>
          </w:tcPr>
          <w:p w14:paraId="5F5DC85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Al Mourad e Hussain (2014) </w:t>
            </w:r>
          </w:p>
        </w:tc>
        <w:tc>
          <w:tcPr>
            <w:tcW w:w="2269" w:type="dxa"/>
            <w:tcMar>
              <w:top w:w="100" w:type="dxa"/>
              <w:left w:w="100" w:type="dxa"/>
              <w:bottom w:w="100" w:type="dxa"/>
              <w:right w:w="100" w:type="dxa"/>
            </w:tcMar>
          </w:tcPr>
          <w:p w14:paraId="2BDC5B6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3FAA363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7FEE824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34C0FE81" w14:textId="77777777">
        <w:tc>
          <w:tcPr>
            <w:tcW w:w="2269" w:type="dxa"/>
            <w:tcMar>
              <w:top w:w="100" w:type="dxa"/>
              <w:left w:w="100" w:type="dxa"/>
              <w:bottom w:w="100" w:type="dxa"/>
              <w:right w:w="100" w:type="dxa"/>
            </w:tcMar>
          </w:tcPr>
          <w:p w14:paraId="68EEC42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Saraiva e Ribeiro (2025) </w:t>
            </w:r>
          </w:p>
        </w:tc>
        <w:tc>
          <w:tcPr>
            <w:tcW w:w="2269" w:type="dxa"/>
            <w:tcMar>
              <w:top w:w="100" w:type="dxa"/>
              <w:left w:w="100" w:type="dxa"/>
              <w:bottom w:w="100" w:type="dxa"/>
              <w:right w:w="100" w:type="dxa"/>
            </w:tcMar>
          </w:tcPr>
          <w:p w14:paraId="2AE70D0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7CEB22E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63A7BB1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646B31F7" w14:textId="77777777">
        <w:tc>
          <w:tcPr>
            <w:tcW w:w="2269" w:type="dxa"/>
            <w:tcMar>
              <w:top w:w="100" w:type="dxa"/>
              <w:left w:w="100" w:type="dxa"/>
              <w:bottom w:w="100" w:type="dxa"/>
              <w:right w:w="100" w:type="dxa"/>
            </w:tcMar>
          </w:tcPr>
          <w:p w14:paraId="6AF0679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Cardoso et al. (2021) </w:t>
            </w:r>
          </w:p>
        </w:tc>
        <w:tc>
          <w:tcPr>
            <w:tcW w:w="2269" w:type="dxa"/>
            <w:tcMar>
              <w:top w:w="100" w:type="dxa"/>
              <w:left w:w="100" w:type="dxa"/>
              <w:bottom w:w="100" w:type="dxa"/>
              <w:right w:w="100" w:type="dxa"/>
            </w:tcMar>
          </w:tcPr>
          <w:p w14:paraId="23C2E5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06F2AF6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27402F8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FA66020" w14:textId="77777777">
        <w:tc>
          <w:tcPr>
            <w:tcW w:w="2269" w:type="dxa"/>
            <w:tcMar>
              <w:top w:w="100" w:type="dxa"/>
              <w:left w:w="100" w:type="dxa"/>
              <w:bottom w:w="100" w:type="dxa"/>
              <w:right w:w="100" w:type="dxa"/>
            </w:tcMar>
          </w:tcPr>
          <w:p w14:paraId="7F68C338"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Yordanov (2022) </w:t>
            </w:r>
          </w:p>
        </w:tc>
        <w:tc>
          <w:tcPr>
            <w:tcW w:w="2269" w:type="dxa"/>
            <w:tcMar>
              <w:top w:w="100" w:type="dxa"/>
              <w:left w:w="100" w:type="dxa"/>
              <w:bottom w:w="100" w:type="dxa"/>
              <w:right w:w="100" w:type="dxa"/>
            </w:tcMar>
          </w:tcPr>
          <w:p w14:paraId="71162A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c>
          <w:tcPr>
            <w:tcW w:w="2269" w:type="dxa"/>
            <w:tcMar>
              <w:top w:w="100" w:type="dxa"/>
              <w:left w:w="100" w:type="dxa"/>
              <w:bottom w:w="100" w:type="dxa"/>
              <w:right w:w="100" w:type="dxa"/>
            </w:tcMar>
          </w:tcPr>
          <w:p w14:paraId="7A5C5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3E6931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7E366C3" w14:textId="77777777">
        <w:tc>
          <w:tcPr>
            <w:tcW w:w="2269" w:type="dxa"/>
            <w:tcMar>
              <w:top w:w="100" w:type="dxa"/>
              <w:left w:w="100" w:type="dxa"/>
              <w:bottom w:w="100" w:type="dxa"/>
              <w:right w:w="100" w:type="dxa"/>
            </w:tcMar>
          </w:tcPr>
          <w:p w14:paraId="2CC2AC5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Veldyaeva, Fitz e Scheeg (2024) </w:t>
            </w:r>
          </w:p>
        </w:tc>
        <w:tc>
          <w:tcPr>
            <w:tcW w:w="2269" w:type="dxa"/>
            <w:tcMar>
              <w:top w:w="100" w:type="dxa"/>
              <w:left w:w="100" w:type="dxa"/>
              <w:bottom w:w="100" w:type="dxa"/>
              <w:right w:w="100" w:type="dxa"/>
            </w:tcMar>
          </w:tcPr>
          <w:p w14:paraId="435AD4E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0EA79F4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F973BF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AC11A3" w14:paraId="04690DE6" w14:textId="77777777">
        <w:trPr>
          <w:ins w:id="27" w:author="Bernardo Sachet Braga" w:date="2026-09-02T20:57:00Z" w16du:dateUtc="2026-09-02T23:57:00Z"/>
        </w:trPr>
        <w:tc>
          <w:tcPr>
            <w:tcW w:w="2269" w:type="dxa"/>
            <w:tcMar>
              <w:top w:w="100" w:type="dxa"/>
              <w:left w:w="100" w:type="dxa"/>
              <w:bottom w:w="100" w:type="dxa"/>
              <w:right w:w="100" w:type="dxa"/>
            </w:tcMar>
          </w:tcPr>
          <w:p w14:paraId="72B2717B" w14:textId="3B9F59D9" w:rsidR="00AC11A3" w:rsidRDefault="00AC11A3">
            <w:pPr>
              <w:widowControl w:val="0"/>
              <w:spacing w:before="0" w:after="0" w:line="240" w:lineRule="auto"/>
              <w:jc w:val="left"/>
              <w:rPr>
                <w:ins w:id="28" w:author="Bernardo Sachet Braga" w:date="2026-09-02T20:57:00Z" w16du:dateUtc="2026-09-02T23:57:00Z"/>
                <w:b/>
                <w:bCs/>
                <w:sz w:val="20"/>
                <w:szCs w:val="20"/>
                <w:highlight w:val="white"/>
              </w:rPr>
            </w:pPr>
            <w:ins w:id="29" w:author="Bernardo Sachet Braga" w:date="2026-09-02T20:57:00Z" w16du:dateUtc="2026-09-02T23:57:00Z">
              <w:r>
                <w:rPr>
                  <w:b/>
                  <w:bCs/>
                  <w:sz w:val="20"/>
                  <w:szCs w:val="20"/>
                  <w:highlight w:val="white"/>
                </w:rPr>
                <w:t>Trinidad, Orta e Ruiz (2021)</w:t>
              </w:r>
            </w:ins>
          </w:p>
        </w:tc>
        <w:tc>
          <w:tcPr>
            <w:tcW w:w="2269" w:type="dxa"/>
            <w:tcMar>
              <w:top w:w="100" w:type="dxa"/>
              <w:left w:w="100" w:type="dxa"/>
              <w:bottom w:w="100" w:type="dxa"/>
              <w:right w:w="100" w:type="dxa"/>
            </w:tcMar>
          </w:tcPr>
          <w:p w14:paraId="42B86854" w14:textId="6B46A3C9" w:rsidR="00AC11A3" w:rsidRDefault="00AC11A3">
            <w:pPr>
              <w:widowControl w:val="0"/>
              <w:spacing w:before="0" w:after="0" w:line="240" w:lineRule="auto"/>
              <w:jc w:val="left"/>
              <w:rPr>
                <w:ins w:id="30" w:author="Bernardo Sachet Braga" w:date="2026-09-02T20:57:00Z" w16du:dateUtc="2026-09-02T23:57:00Z"/>
                <w:sz w:val="20"/>
                <w:szCs w:val="20"/>
                <w:highlight w:val="white"/>
              </w:rPr>
            </w:pPr>
            <w:ins w:id="31"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3787470B" w14:textId="10063A94" w:rsidR="00AC11A3" w:rsidRDefault="00AC11A3">
            <w:pPr>
              <w:widowControl w:val="0"/>
              <w:spacing w:before="0" w:after="0" w:line="240" w:lineRule="auto"/>
              <w:jc w:val="left"/>
              <w:rPr>
                <w:ins w:id="32" w:author="Bernardo Sachet Braga" w:date="2026-09-02T20:57:00Z" w16du:dateUtc="2026-09-02T23:57:00Z"/>
                <w:sz w:val="20"/>
                <w:szCs w:val="20"/>
                <w:highlight w:val="white"/>
              </w:rPr>
            </w:pPr>
            <w:ins w:id="33"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BBD3362" w14:textId="5A01EA40" w:rsidR="00AC11A3" w:rsidRDefault="00AC11A3">
            <w:pPr>
              <w:widowControl w:val="0"/>
              <w:spacing w:before="0" w:after="0" w:line="240" w:lineRule="auto"/>
              <w:jc w:val="left"/>
              <w:rPr>
                <w:ins w:id="34" w:author="Bernardo Sachet Braga" w:date="2026-09-02T20:57:00Z" w16du:dateUtc="2026-09-02T23:57:00Z"/>
                <w:sz w:val="20"/>
                <w:szCs w:val="20"/>
                <w:highlight w:val="white"/>
              </w:rPr>
            </w:pPr>
            <w:ins w:id="35" w:author="Bernardo Sachet Braga" w:date="2026-09-02T20:57:00Z" w16du:dateUtc="2026-09-02T23:57:00Z">
              <w:r>
                <w:rPr>
                  <w:sz w:val="20"/>
                  <w:szCs w:val="20"/>
                  <w:highlight w:val="white"/>
                </w:rPr>
                <w:t>Parcial</w:t>
              </w:r>
            </w:ins>
          </w:p>
        </w:tc>
      </w:tr>
      <w:tr w:rsidR="00AC11A3" w14:paraId="3141E845" w14:textId="77777777">
        <w:trPr>
          <w:ins w:id="36" w:author="Bernardo Sachet Braga" w:date="2026-09-02T20:57:00Z" w16du:dateUtc="2026-09-02T23:57:00Z"/>
        </w:trPr>
        <w:tc>
          <w:tcPr>
            <w:tcW w:w="2269" w:type="dxa"/>
            <w:tcMar>
              <w:top w:w="100" w:type="dxa"/>
              <w:left w:w="100" w:type="dxa"/>
              <w:bottom w:w="100" w:type="dxa"/>
              <w:right w:w="100" w:type="dxa"/>
            </w:tcMar>
          </w:tcPr>
          <w:p w14:paraId="420050B5" w14:textId="4878736F" w:rsidR="00AC11A3" w:rsidRDefault="00AC11A3">
            <w:pPr>
              <w:widowControl w:val="0"/>
              <w:spacing w:before="0" w:after="0" w:line="240" w:lineRule="auto"/>
              <w:jc w:val="left"/>
              <w:rPr>
                <w:ins w:id="37" w:author="Bernardo Sachet Braga" w:date="2026-09-02T20:57:00Z" w16du:dateUtc="2026-09-02T23:57:00Z"/>
                <w:b/>
                <w:bCs/>
                <w:sz w:val="20"/>
                <w:szCs w:val="20"/>
                <w:highlight w:val="white"/>
              </w:rPr>
            </w:pPr>
            <w:ins w:id="38" w:author="Bernardo Sachet Braga" w:date="2026-09-02T20:57:00Z" w16du:dateUtc="2026-09-02T23:57:00Z">
              <w:r>
                <w:rPr>
                  <w:b/>
                  <w:bCs/>
                  <w:sz w:val="20"/>
                  <w:szCs w:val="20"/>
                  <w:highlight w:val="white"/>
                </w:rPr>
                <w:t>Sarto et al. (2025)</w:t>
              </w:r>
            </w:ins>
          </w:p>
        </w:tc>
        <w:tc>
          <w:tcPr>
            <w:tcW w:w="2269" w:type="dxa"/>
            <w:tcMar>
              <w:top w:w="100" w:type="dxa"/>
              <w:left w:w="100" w:type="dxa"/>
              <w:bottom w:w="100" w:type="dxa"/>
              <w:right w:w="100" w:type="dxa"/>
            </w:tcMar>
          </w:tcPr>
          <w:p w14:paraId="2124F6A3" w14:textId="4FF15765" w:rsidR="00AC11A3" w:rsidRDefault="00AC11A3">
            <w:pPr>
              <w:widowControl w:val="0"/>
              <w:spacing w:before="0" w:after="0" w:line="240" w:lineRule="auto"/>
              <w:jc w:val="left"/>
              <w:rPr>
                <w:ins w:id="39" w:author="Bernardo Sachet Braga" w:date="2026-09-02T20:57:00Z" w16du:dateUtc="2026-09-02T23:57:00Z"/>
                <w:sz w:val="20"/>
                <w:szCs w:val="20"/>
                <w:highlight w:val="white"/>
              </w:rPr>
            </w:pPr>
            <w:ins w:id="40" w:author="Bernardo Sachet Braga" w:date="2026-09-02T20:57:00Z" w16du:dateUtc="2026-09-02T23:57:00Z">
              <w:r>
                <w:rPr>
                  <w:sz w:val="20"/>
                  <w:szCs w:val="20"/>
                  <w:highlight w:val="white"/>
                </w:rPr>
                <w:t>Sim</w:t>
              </w:r>
            </w:ins>
          </w:p>
        </w:tc>
        <w:tc>
          <w:tcPr>
            <w:tcW w:w="2269" w:type="dxa"/>
            <w:tcMar>
              <w:top w:w="100" w:type="dxa"/>
              <w:left w:w="100" w:type="dxa"/>
              <w:bottom w:w="100" w:type="dxa"/>
              <w:right w:w="100" w:type="dxa"/>
            </w:tcMar>
          </w:tcPr>
          <w:p w14:paraId="22169E9D" w14:textId="78B29102" w:rsidR="00AC11A3" w:rsidRDefault="00AC11A3">
            <w:pPr>
              <w:widowControl w:val="0"/>
              <w:spacing w:before="0" w:after="0" w:line="240" w:lineRule="auto"/>
              <w:jc w:val="left"/>
              <w:rPr>
                <w:ins w:id="41" w:author="Bernardo Sachet Braga" w:date="2026-09-02T20:57:00Z" w16du:dateUtc="2026-09-02T23:57:00Z"/>
                <w:sz w:val="20"/>
                <w:szCs w:val="20"/>
                <w:highlight w:val="white"/>
              </w:rPr>
            </w:pPr>
            <w:ins w:id="42"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8CFA6E1" w14:textId="7571F954" w:rsidR="00AC11A3" w:rsidRDefault="00AC11A3">
            <w:pPr>
              <w:widowControl w:val="0"/>
              <w:spacing w:before="0" w:after="0" w:line="240" w:lineRule="auto"/>
              <w:jc w:val="left"/>
              <w:rPr>
                <w:ins w:id="43" w:author="Bernardo Sachet Braga" w:date="2026-09-02T20:57:00Z" w16du:dateUtc="2026-09-02T23:57:00Z"/>
                <w:sz w:val="20"/>
                <w:szCs w:val="20"/>
                <w:highlight w:val="white"/>
              </w:rPr>
            </w:pPr>
            <w:ins w:id="44" w:author="Bernardo Sachet Braga" w:date="2026-09-02T20:57:00Z" w16du:dateUtc="2026-09-02T23:57:00Z">
              <w:r>
                <w:rPr>
                  <w:sz w:val="20"/>
                  <w:szCs w:val="20"/>
                  <w:highlight w:val="white"/>
                </w:rPr>
                <w:t>Sim</w:t>
              </w:r>
            </w:ins>
          </w:p>
        </w:tc>
      </w:tr>
      <w:tr w:rsidR="00AC11A3" w14:paraId="2572DCCE" w14:textId="77777777">
        <w:trPr>
          <w:ins w:id="45" w:author="Bernardo Sachet Braga" w:date="2026-09-02T20:57:00Z" w16du:dateUtc="2026-09-02T23:57:00Z"/>
        </w:trPr>
        <w:tc>
          <w:tcPr>
            <w:tcW w:w="2269" w:type="dxa"/>
            <w:tcMar>
              <w:top w:w="100" w:type="dxa"/>
              <w:left w:w="100" w:type="dxa"/>
              <w:bottom w:w="100" w:type="dxa"/>
              <w:right w:w="100" w:type="dxa"/>
            </w:tcMar>
          </w:tcPr>
          <w:p w14:paraId="5FEA2EA9" w14:textId="428DA1AE" w:rsidR="00AC11A3" w:rsidRDefault="00AC11A3">
            <w:pPr>
              <w:widowControl w:val="0"/>
              <w:spacing w:before="0" w:after="0" w:line="240" w:lineRule="auto"/>
              <w:jc w:val="left"/>
              <w:rPr>
                <w:ins w:id="46" w:author="Bernardo Sachet Braga" w:date="2026-09-02T20:57:00Z" w16du:dateUtc="2026-09-02T23:57:00Z"/>
                <w:b/>
                <w:bCs/>
                <w:sz w:val="20"/>
                <w:szCs w:val="20"/>
                <w:highlight w:val="white"/>
              </w:rPr>
            </w:pPr>
            <w:ins w:id="47" w:author="Bernardo Sachet Braga" w:date="2026-09-02T20:57:00Z" w16du:dateUtc="2026-09-02T23:57:00Z">
              <w:r>
                <w:rPr>
                  <w:b/>
                  <w:bCs/>
                  <w:sz w:val="20"/>
                  <w:szCs w:val="20"/>
                  <w:highlight w:val="white"/>
                </w:rPr>
                <w:t>Ayofe e Ajetola (2009)</w:t>
              </w:r>
            </w:ins>
          </w:p>
        </w:tc>
        <w:tc>
          <w:tcPr>
            <w:tcW w:w="2269" w:type="dxa"/>
            <w:tcMar>
              <w:top w:w="100" w:type="dxa"/>
              <w:left w:w="100" w:type="dxa"/>
              <w:bottom w:w="100" w:type="dxa"/>
              <w:right w:w="100" w:type="dxa"/>
            </w:tcMar>
          </w:tcPr>
          <w:p w14:paraId="360CE987" w14:textId="4E8057B1" w:rsidR="00AC11A3" w:rsidRDefault="00AC11A3">
            <w:pPr>
              <w:widowControl w:val="0"/>
              <w:spacing w:before="0" w:after="0" w:line="240" w:lineRule="auto"/>
              <w:jc w:val="left"/>
              <w:rPr>
                <w:ins w:id="48" w:author="Bernardo Sachet Braga" w:date="2026-09-02T20:57:00Z" w16du:dateUtc="2026-09-02T23:57:00Z"/>
                <w:sz w:val="20"/>
                <w:szCs w:val="20"/>
                <w:highlight w:val="white"/>
              </w:rPr>
            </w:pPr>
            <w:ins w:id="49"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2867BB9B" w14:textId="2CB10615" w:rsidR="00AC11A3" w:rsidRDefault="00AC11A3">
            <w:pPr>
              <w:widowControl w:val="0"/>
              <w:spacing w:before="0" w:after="0" w:line="240" w:lineRule="auto"/>
              <w:jc w:val="left"/>
              <w:rPr>
                <w:ins w:id="50" w:author="Bernardo Sachet Braga" w:date="2026-09-02T20:57:00Z" w16du:dateUtc="2026-09-02T23:57:00Z"/>
                <w:sz w:val="20"/>
                <w:szCs w:val="20"/>
                <w:highlight w:val="white"/>
              </w:rPr>
            </w:pPr>
            <w:ins w:id="51"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2E9501CD" w14:textId="1E4312DF" w:rsidR="00AC11A3" w:rsidRDefault="00AC11A3">
            <w:pPr>
              <w:widowControl w:val="0"/>
              <w:spacing w:before="0" w:after="0" w:line="240" w:lineRule="auto"/>
              <w:jc w:val="left"/>
              <w:rPr>
                <w:ins w:id="52" w:author="Bernardo Sachet Braga" w:date="2026-09-02T20:57:00Z" w16du:dateUtc="2026-09-02T23:57:00Z"/>
                <w:sz w:val="20"/>
                <w:szCs w:val="20"/>
                <w:highlight w:val="white"/>
              </w:rPr>
            </w:pPr>
            <w:ins w:id="53" w:author="Bernardo Sachet Braga" w:date="2026-09-02T20:57:00Z" w16du:dateUtc="2026-09-02T23:57:00Z">
              <w:r>
                <w:rPr>
                  <w:sz w:val="20"/>
                  <w:szCs w:val="20"/>
                  <w:highlight w:val="white"/>
                </w:rPr>
                <w:t>Não</w:t>
              </w:r>
            </w:ins>
          </w:p>
        </w:tc>
      </w:tr>
      <w:tr w:rsidR="00AC11A3" w14:paraId="64463B7F" w14:textId="77777777">
        <w:trPr>
          <w:ins w:id="54" w:author="Bernardo Sachet Braga" w:date="2026-09-02T20:57:00Z" w16du:dateUtc="2026-09-02T23:57:00Z"/>
        </w:trPr>
        <w:tc>
          <w:tcPr>
            <w:tcW w:w="2269" w:type="dxa"/>
            <w:tcMar>
              <w:top w:w="100" w:type="dxa"/>
              <w:left w:w="100" w:type="dxa"/>
              <w:bottom w:w="100" w:type="dxa"/>
              <w:right w:w="100" w:type="dxa"/>
            </w:tcMar>
          </w:tcPr>
          <w:p w14:paraId="30B26550" w14:textId="75656BDF" w:rsidR="00AC11A3" w:rsidRDefault="00AC11A3">
            <w:pPr>
              <w:widowControl w:val="0"/>
              <w:spacing w:before="0" w:after="0" w:line="240" w:lineRule="auto"/>
              <w:jc w:val="left"/>
              <w:rPr>
                <w:ins w:id="55" w:author="Bernardo Sachet Braga" w:date="2026-09-02T20:57:00Z" w16du:dateUtc="2026-09-02T23:57:00Z"/>
                <w:b/>
                <w:bCs/>
                <w:sz w:val="20"/>
                <w:szCs w:val="20"/>
                <w:highlight w:val="white"/>
              </w:rPr>
            </w:pPr>
            <w:ins w:id="56" w:author="Bernardo Sachet Braga" w:date="2026-09-02T20:57:00Z" w16du:dateUtc="2026-09-02T23:57:00Z">
              <w:r>
                <w:rPr>
                  <w:b/>
                  <w:bCs/>
                  <w:sz w:val="20"/>
                  <w:szCs w:val="20"/>
                  <w:highlight w:val="white"/>
                </w:rPr>
                <w:t>Slonka et al. (2021)</w:t>
              </w:r>
            </w:ins>
          </w:p>
        </w:tc>
        <w:tc>
          <w:tcPr>
            <w:tcW w:w="2269" w:type="dxa"/>
            <w:tcMar>
              <w:top w:w="100" w:type="dxa"/>
              <w:left w:w="100" w:type="dxa"/>
              <w:bottom w:w="100" w:type="dxa"/>
              <w:right w:w="100" w:type="dxa"/>
            </w:tcMar>
          </w:tcPr>
          <w:p w14:paraId="46E58222" w14:textId="4EE84A10" w:rsidR="00AC11A3" w:rsidRDefault="00AC11A3">
            <w:pPr>
              <w:widowControl w:val="0"/>
              <w:spacing w:before="0" w:after="0" w:line="240" w:lineRule="auto"/>
              <w:jc w:val="left"/>
              <w:rPr>
                <w:ins w:id="57" w:author="Bernardo Sachet Braga" w:date="2026-09-02T20:57:00Z" w16du:dateUtc="2026-09-02T23:57:00Z"/>
                <w:sz w:val="20"/>
                <w:szCs w:val="20"/>
                <w:highlight w:val="white"/>
              </w:rPr>
            </w:pPr>
            <w:ins w:id="58"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6DBE248C" w14:textId="406E31FC" w:rsidR="00AC11A3" w:rsidRDefault="00AC11A3">
            <w:pPr>
              <w:widowControl w:val="0"/>
              <w:spacing w:before="0" w:after="0" w:line="240" w:lineRule="auto"/>
              <w:jc w:val="left"/>
              <w:rPr>
                <w:ins w:id="59" w:author="Bernardo Sachet Braga" w:date="2026-09-02T20:57:00Z" w16du:dateUtc="2026-09-02T23:57:00Z"/>
                <w:sz w:val="20"/>
                <w:szCs w:val="20"/>
                <w:highlight w:val="white"/>
              </w:rPr>
            </w:pPr>
            <w:ins w:id="60"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328CF2AA" w14:textId="5E807925" w:rsidR="00AC11A3" w:rsidRDefault="00AC11A3">
            <w:pPr>
              <w:widowControl w:val="0"/>
              <w:spacing w:before="0" w:after="0" w:line="240" w:lineRule="auto"/>
              <w:jc w:val="left"/>
              <w:rPr>
                <w:ins w:id="61" w:author="Bernardo Sachet Braga" w:date="2026-09-02T20:57:00Z" w16du:dateUtc="2026-09-02T23:57:00Z"/>
                <w:sz w:val="20"/>
                <w:szCs w:val="20"/>
                <w:highlight w:val="white"/>
              </w:rPr>
            </w:pPr>
            <w:ins w:id="62" w:author="Bernardo Sachet Braga" w:date="2026-09-02T20:57:00Z" w16du:dateUtc="2026-09-02T23:57:00Z">
              <w:r>
                <w:rPr>
                  <w:sz w:val="20"/>
                  <w:szCs w:val="20"/>
                  <w:highlight w:val="white"/>
                </w:rPr>
                <w:t>Não</w:t>
              </w:r>
            </w:ins>
          </w:p>
        </w:tc>
      </w:tr>
    </w:tbl>
    <w:p w14:paraId="69EA3B5A" w14:textId="77777777" w:rsidR="00BF0C07" w:rsidRDefault="00CF2E2C">
      <w:pPr>
        <w:ind w:firstLine="720"/>
        <w:jc w:val="center"/>
        <w:rPr>
          <w:highlight w:val="white"/>
        </w:rPr>
      </w:pPr>
      <w:r>
        <w:rPr>
          <w:highlight w:val="white"/>
        </w:rPr>
        <w:t>Fonte: Autoria própria</w:t>
      </w:r>
    </w:p>
    <w:p w14:paraId="59F3D6EB" w14:textId="6553E970" w:rsidR="00BF0C07" w:rsidRDefault="00AC11A3">
      <w:pPr>
        <w:ind w:firstLine="720"/>
        <w:rPr>
          <w:highlight w:val="white"/>
        </w:rPr>
      </w:pPr>
      <w:ins w:id="63" w:author="Bernardo Sachet Braga" w:date="2026-09-02T20:57:00Z" w16du:dateUtc="2026-09-02T23:57:00Z">
        <w:r>
          <w:rPr>
            <w:highlight w:val="white"/>
          </w:rPr>
          <w:t>Conforme mostra o Quadro 4, a QP01 é contemplada principalmente pelos estudos voltados à aplicação organizacional do ITIL. A QP02 é abordada diretamente por Yordanov (2022) e por Veldyaeva, Fitz e Scheeg (2024), e recebe evidências complementares de Trinidad, Orta e Ruiz (2021), Sarto et al. (2025), Ayofe e Ajetola (2009) e Slonka et al. (2021). A QP03 aparece de forma parcial em parte dos trabalhos, indicando que o uso de ferramentas no apoio à estratégia de serviço ainda carece de estudos mais aprofundados.</w:t>
        </w:r>
      </w:ins>
      <w:del w:id="64" w:author="Bernardo Sachet Braga" w:date="2026-09-02T20:57:00Z" w16du:dateUtc="2026-09-02T23:57:00Z">
        <w:r w:rsidR="00CF2E2C" w:rsidDel="00AC11A3">
          <w:rPr>
            <w:highlight w:val="white"/>
          </w:rPr>
          <w:delText>Conforme mostra o Quadro 4, a QP01 é a mais contemplada dentre os trabalhos selecionados, o que indica que a literatura tem se dedicado a estudar como a estratégia de serviço é aplicada nas organizações. A QP02, por outro lado, é abordada por apenas dois trabalhos, o que reforça a lacuna identificada nesta pesquisa: o ensino da gestão da estratégia de serviço em cursos superiores ainda é um tema pouco explorado na literatura acadêmica. A QP03 aparece de forma parcial em alguns trabalhos, indicando que o uso</w:delText>
        </w:r>
        <w:r w:rsidR="00CF2E2C" w:rsidDel="00AC11A3">
          <w:rPr>
            <w:highlight w:val="white"/>
          </w:rPr>
          <w:delText xml:space="preserve"> de ferramentas de ITSM no apoio à estratégia de serviço ainda carece de estudos mais aprofundados. </w:delText>
        </w:r>
      </w:del>
    </w:p>
    <w:p w14:paraId="7A88CC6F" w14:textId="77777777" w:rsidR="00BF0C07" w:rsidRDefault="00CF2E2C">
      <w:pPr>
        <w:pStyle w:val="Ttulo2"/>
        <w:rPr>
          <w:highlight w:val="white"/>
        </w:rPr>
      </w:pPr>
      <w:bookmarkStart w:id="65" w:name="_9ggnlsykrtnn" w:colFirst="0" w:colLast="0"/>
      <w:bookmarkEnd w:id="65"/>
      <w:r>
        <w:rPr>
          <w:highlight w:val="white"/>
        </w:rPr>
        <w:t>3.2 PROCESSO DE BUSCA DOS TRABALHOS CORRELATOS</w:t>
      </w:r>
    </w:p>
    <w:p w14:paraId="6D17C112" w14:textId="0F481078" w:rsidR="00BF0C07" w:rsidRDefault="00AC11A3">
      <w:pPr>
        <w:spacing w:before="240" w:after="240"/>
        <w:ind w:firstLine="708"/>
        <w:rPr>
          <w:highlight w:val="white"/>
        </w:rPr>
      </w:pPr>
      <w:ins w:id="66" w:author="Bernardo Sachet Braga" w:date="2026-09-02T20:57:00Z" w16du:dateUtc="2026-09-02T23:57:00Z">
        <w:r>
          <w:rPr>
            <w:highlight w:val="white"/>
          </w:rPr>
          <w:t>A etapa inicial da busca dos trabalhos correlatos foi realizada entre março e abril de 2026 e recebeu uma atualização em julho de 2026. Foram consultadas as bases IEEE Xplore, Springer Link, ScienceDirect (Elsevier), MDPI, AIS Electronic Library (AISeL), Google Scholar, arXiv e Issues in Information Systems (IACIS). A atualização sobre a ITIL 5, apresentada na Seção 3.12, utilizou fontes técnicas e foi mantida fora do conjunto de estudos acadêmicos correlatos.</w:t>
        </w:r>
      </w:ins>
      <w:del w:id="67" w:author="Bernardo Sachet Braga" w:date="2026-09-02T20:57:00Z" w16du:dateUtc="2026-09-02T23:57:00Z">
        <w:r w:rsidR="00CF2E2C" w:rsidDel="00AC11A3">
          <w:rPr>
            <w:highlight w:val="white"/>
          </w:rPr>
          <w:delText>A busca dos trabalhos correlatos foi realizada no período de março a abril de 2026, utilizando bases de dados acadêmicas reconhecidas na área de Computação e Sistemas de Informação. As bases consultadas foram: IEEE Xplore, Springer, ScienceDirect (Elsevier), MDPI, AIS Electronic Library (AISeL) e Google Scholar. A escolha dessas bases se deu pela sua relevância na publicação de artigos relacionados a gerenciamento de serviços de TI, ITIL e ensino de TI.</w:delText>
        </w:r>
      </w:del>
    </w:p>
    <w:p w14:paraId="4356CE65" w14:textId="77777777" w:rsidR="00BF0C07" w:rsidRDefault="00CF2E2C">
      <w:pPr>
        <w:spacing w:before="240" w:after="240"/>
        <w:ind w:firstLine="708"/>
        <w:rPr>
          <w:highlight w:val="white"/>
        </w:rPr>
      </w:pPr>
      <w:r>
        <w:rPr>
          <w:highlight w:val="white"/>
        </w:rPr>
        <w:t>Para realizar as buscas, foram definidas strings de busca combinando termos em inglês e português, uma vez que o objetivo era encontrar tanto trabalhos internacionais quanto trabalhos brasileiros sobre o tema. As principais strings utilizadas foram:</w:t>
      </w:r>
    </w:p>
    <w:p w14:paraId="7438C018" w14:textId="77777777" w:rsidR="00BF0C07" w:rsidRDefault="00CF2E2C">
      <w:pPr>
        <w:spacing w:before="0" w:after="0"/>
        <w:jc w:val="center"/>
        <w:rPr>
          <w:highlight w:val="white"/>
        </w:rPr>
      </w:pPr>
      <w:r>
        <w:rPr>
          <w:highlight w:val="white"/>
        </w:rPr>
        <w:t>Quadro 5 - Textos de busca utilizadas</w:t>
      </w:r>
    </w:p>
    <w:tbl>
      <w:tblPr>
        <w:tblStyle w:val="af4"/>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8"/>
        <w:gridCol w:w="4538"/>
      </w:tblGrid>
      <w:tr w:rsidR="00BF0C07" w14:paraId="3A868660" w14:textId="77777777">
        <w:tc>
          <w:tcPr>
            <w:tcW w:w="4538" w:type="dxa"/>
            <w:tcMar>
              <w:top w:w="100" w:type="dxa"/>
              <w:left w:w="100" w:type="dxa"/>
              <w:bottom w:w="100" w:type="dxa"/>
              <w:right w:w="100" w:type="dxa"/>
            </w:tcMar>
          </w:tcPr>
          <w:p w14:paraId="402E5CE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String </w:t>
            </w:r>
          </w:p>
        </w:tc>
        <w:tc>
          <w:tcPr>
            <w:tcW w:w="4538" w:type="dxa"/>
            <w:tcMar>
              <w:top w:w="100" w:type="dxa"/>
              <w:left w:w="100" w:type="dxa"/>
              <w:bottom w:w="100" w:type="dxa"/>
              <w:right w:w="100" w:type="dxa"/>
            </w:tcMar>
          </w:tcPr>
          <w:p w14:paraId="4DAE808D"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r>
      <w:tr w:rsidR="00BF0C07" w14:paraId="2B257188" w14:textId="77777777">
        <w:tc>
          <w:tcPr>
            <w:tcW w:w="4538" w:type="dxa"/>
            <w:tcMar>
              <w:top w:w="100" w:type="dxa"/>
              <w:left w:w="100" w:type="dxa"/>
              <w:bottom w:w="100" w:type="dxa"/>
              <w:right w:w="100" w:type="dxa"/>
            </w:tcMar>
          </w:tcPr>
          <w:p w14:paraId="55DDF2F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"service strategy" </w:t>
            </w:r>
          </w:p>
        </w:tc>
        <w:tc>
          <w:tcPr>
            <w:tcW w:w="4538" w:type="dxa"/>
            <w:tcMar>
              <w:top w:w="100" w:type="dxa"/>
              <w:left w:w="100" w:type="dxa"/>
              <w:bottom w:w="100" w:type="dxa"/>
              <w:right w:w="100" w:type="dxa"/>
            </w:tcMar>
          </w:tcPr>
          <w:p w14:paraId="3EBE71E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ScienceDirect </w:t>
            </w:r>
          </w:p>
        </w:tc>
      </w:tr>
      <w:tr w:rsidR="00BF0C07" w14:paraId="6F7F6421" w14:textId="77777777">
        <w:tc>
          <w:tcPr>
            <w:tcW w:w="4538" w:type="dxa"/>
            <w:tcMar>
              <w:top w:w="100" w:type="dxa"/>
              <w:left w:w="100" w:type="dxa"/>
              <w:bottom w:w="100" w:type="dxa"/>
              <w:right w:w="100" w:type="dxa"/>
            </w:tcMar>
          </w:tcPr>
          <w:p w14:paraId="56813F7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"ITSM" AND "service strategy" AND "tools" </w:t>
            </w:r>
          </w:p>
        </w:tc>
        <w:tc>
          <w:tcPr>
            <w:tcW w:w="4538" w:type="dxa"/>
            <w:tcMar>
              <w:top w:w="100" w:type="dxa"/>
              <w:left w:w="100" w:type="dxa"/>
              <w:bottom w:w="100" w:type="dxa"/>
              <w:right w:w="100" w:type="dxa"/>
            </w:tcMar>
          </w:tcPr>
          <w:p w14:paraId="376D19B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Google Scholar </w:t>
            </w:r>
          </w:p>
        </w:tc>
      </w:tr>
      <w:tr w:rsidR="00BF0C07" w14:paraId="67326725" w14:textId="77777777">
        <w:tc>
          <w:tcPr>
            <w:tcW w:w="4538" w:type="dxa"/>
            <w:tcMar>
              <w:top w:w="100" w:type="dxa"/>
              <w:left w:w="100" w:type="dxa"/>
              <w:bottom w:w="100" w:type="dxa"/>
              <w:right w:w="100" w:type="dxa"/>
            </w:tcMar>
          </w:tcPr>
          <w:p w14:paraId="0531351C"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AND "ITSM" AND "education" OR "teaching" </w:t>
            </w:r>
          </w:p>
        </w:tc>
        <w:tc>
          <w:tcPr>
            <w:tcW w:w="4538" w:type="dxa"/>
            <w:tcMar>
              <w:top w:w="100" w:type="dxa"/>
              <w:left w:w="100" w:type="dxa"/>
              <w:bottom w:w="100" w:type="dxa"/>
              <w:right w:w="100" w:type="dxa"/>
            </w:tcMar>
          </w:tcPr>
          <w:p w14:paraId="4BCF350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BF0C07" w14:paraId="0D612D12" w14:textId="77777777">
        <w:tc>
          <w:tcPr>
            <w:tcW w:w="4538" w:type="dxa"/>
            <w:tcMar>
              <w:top w:w="100" w:type="dxa"/>
              <w:left w:w="100" w:type="dxa"/>
              <w:bottom w:w="100" w:type="dxa"/>
              <w:right w:w="100" w:type="dxa"/>
            </w:tcMar>
          </w:tcPr>
          <w:p w14:paraId="13ABDE3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 service management" AND "higher education" </w:t>
            </w:r>
          </w:p>
        </w:tc>
        <w:tc>
          <w:tcPr>
            <w:tcW w:w="4538" w:type="dxa"/>
            <w:tcMar>
              <w:top w:w="100" w:type="dxa"/>
              <w:left w:w="100" w:type="dxa"/>
              <w:bottom w:w="100" w:type="dxa"/>
              <w:right w:w="100" w:type="dxa"/>
            </w:tcMar>
          </w:tcPr>
          <w:p w14:paraId="4378D3C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Springer, AISeL </w:t>
            </w:r>
          </w:p>
        </w:tc>
      </w:tr>
      <w:tr w:rsidR="00BF0C07" w14:paraId="339D4443" w14:textId="77777777">
        <w:tc>
          <w:tcPr>
            <w:tcW w:w="4538" w:type="dxa"/>
            <w:tcMar>
              <w:top w:w="100" w:type="dxa"/>
              <w:left w:w="100" w:type="dxa"/>
              <w:bottom w:w="100" w:type="dxa"/>
              <w:right w:w="100" w:type="dxa"/>
            </w:tcMar>
          </w:tcPr>
          <w:p w14:paraId="640AD2B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V3" AND "ITIL 4" AND "transition" OR "comparison" </w:t>
            </w:r>
          </w:p>
        </w:tc>
        <w:tc>
          <w:tcPr>
            <w:tcW w:w="4538" w:type="dxa"/>
            <w:tcMar>
              <w:top w:w="100" w:type="dxa"/>
              <w:left w:w="100" w:type="dxa"/>
              <w:bottom w:w="100" w:type="dxa"/>
              <w:right w:w="100" w:type="dxa"/>
            </w:tcMar>
          </w:tcPr>
          <w:p w14:paraId="0E42CC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ScienceDirect, Google Scholar </w:t>
            </w:r>
          </w:p>
        </w:tc>
      </w:tr>
      <w:tr w:rsidR="00BF0C07" w14:paraId="195C781B" w14:textId="77777777">
        <w:tc>
          <w:tcPr>
            <w:tcW w:w="4538" w:type="dxa"/>
            <w:tcMar>
              <w:top w:w="100" w:type="dxa"/>
              <w:left w:w="100" w:type="dxa"/>
              <w:bottom w:w="100" w:type="dxa"/>
              <w:right w:w="100" w:type="dxa"/>
            </w:tcMar>
          </w:tcPr>
          <w:p w14:paraId="33507C02"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"service portfolio management" AND "ITIL" </w:t>
            </w:r>
          </w:p>
        </w:tc>
        <w:tc>
          <w:tcPr>
            <w:tcW w:w="4538" w:type="dxa"/>
            <w:tcMar>
              <w:top w:w="100" w:type="dxa"/>
              <w:left w:w="100" w:type="dxa"/>
              <w:bottom w:w="100" w:type="dxa"/>
              <w:right w:w="100" w:type="dxa"/>
            </w:tcMar>
          </w:tcPr>
          <w:p w14:paraId="31B21F0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w:t>
            </w:r>
          </w:p>
        </w:tc>
      </w:tr>
      <w:tr w:rsidR="00BF0C07" w14:paraId="55CC5AC5" w14:textId="77777777">
        <w:tc>
          <w:tcPr>
            <w:tcW w:w="4538" w:type="dxa"/>
            <w:tcMar>
              <w:top w:w="100" w:type="dxa"/>
              <w:left w:w="100" w:type="dxa"/>
              <w:bottom w:w="100" w:type="dxa"/>
              <w:right w:w="100" w:type="dxa"/>
            </w:tcMar>
          </w:tcPr>
          <w:p w14:paraId="0B78584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"gestão de serviços" AND "estratégia" </w:t>
            </w:r>
          </w:p>
        </w:tc>
        <w:tc>
          <w:tcPr>
            <w:tcW w:w="4538" w:type="dxa"/>
            <w:tcMar>
              <w:top w:w="100" w:type="dxa"/>
              <w:left w:w="100" w:type="dxa"/>
              <w:bottom w:w="100" w:type="dxa"/>
              <w:right w:w="100" w:type="dxa"/>
            </w:tcMar>
          </w:tcPr>
          <w:p w14:paraId="22DEBB8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Google Scholar </w:t>
            </w:r>
          </w:p>
        </w:tc>
      </w:tr>
      <w:tr w:rsidR="00BF0C07" w14:paraId="65ADC55E" w14:textId="77777777">
        <w:tc>
          <w:tcPr>
            <w:tcW w:w="4538" w:type="dxa"/>
            <w:tcMar>
              <w:top w:w="100" w:type="dxa"/>
              <w:left w:w="100" w:type="dxa"/>
              <w:bottom w:w="100" w:type="dxa"/>
              <w:right w:w="100" w:type="dxa"/>
            </w:tcMar>
          </w:tcPr>
          <w:p w14:paraId="1BC30AA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"gamification" AND "ITSM" AND "education" </w:t>
            </w:r>
          </w:p>
        </w:tc>
        <w:tc>
          <w:tcPr>
            <w:tcW w:w="4538" w:type="dxa"/>
            <w:tcMar>
              <w:top w:w="100" w:type="dxa"/>
              <w:left w:w="100" w:type="dxa"/>
              <w:bottom w:w="100" w:type="dxa"/>
              <w:right w:w="100" w:type="dxa"/>
            </w:tcMar>
          </w:tcPr>
          <w:p w14:paraId="247CE01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AC11A3" w14:paraId="233E16C3" w14:textId="77777777">
        <w:trPr>
          <w:ins w:id="68" w:author="Bernardo Sachet Braga" w:date="2026-09-02T20:57:00Z" w16du:dateUtc="2026-09-02T23:57:00Z"/>
        </w:trPr>
        <w:tc>
          <w:tcPr>
            <w:tcW w:w="4538" w:type="dxa"/>
            <w:tcMar>
              <w:top w:w="100" w:type="dxa"/>
              <w:left w:w="100" w:type="dxa"/>
              <w:bottom w:w="100" w:type="dxa"/>
              <w:right w:w="100" w:type="dxa"/>
            </w:tcMar>
          </w:tcPr>
          <w:p w14:paraId="64D45478" w14:textId="1FFC0A9D" w:rsidR="00AC11A3" w:rsidRPr="00781917" w:rsidRDefault="00AC11A3">
            <w:pPr>
              <w:widowControl w:val="0"/>
              <w:spacing w:before="0" w:after="0" w:line="240" w:lineRule="auto"/>
              <w:jc w:val="left"/>
              <w:rPr>
                <w:ins w:id="69" w:author="Bernardo Sachet Braga" w:date="2026-09-02T20:57:00Z" w16du:dateUtc="2026-09-02T23:57:00Z"/>
                <w:sz w:val="20"/>
                <w:szCs w:val="20"/>
                <w:highlight w:val="white"/>
                <w:lang w:val="en-US"/>
              </w:rPr>
            </w:pPr>
            <w:ins w:id="70" w:author="Bernardo Sachet Braga" w:date="2026-09-02T20:57:00Z" w16du:dateUtc="2026-09-02T23:57:00Z">
              <w:r>
                <w:rPr>
                  <w:sz w:val="20"/>
                  <w:szCs w:val="20"/>
                  <w:highlight w:val="white"/>
                  <w:lang w:val="en-US"/>
                </w:rPr>
                <w:t>"computer science curriculum" AND "industry" AND "skills gap"</w:t>
              </w:r>
            </w:ins>
          </w:p>
        </w:tc>
        <w:tc>
          <w:tcPr>
            <w:tcW w:w="4538" w:type="dxa"/>
            <w:tcMar>
              <w:top w:w="100" w:type="dxa"/>
              <w:left w:w="100" w:type="dxa"/>
              <w:bottom w:w="100" w:type="dxa"/>
              <w:right w:w="100" w:type="dxa"/>
            </w:tcMar>
          </w:tcPr>
          <w:p w14:paraId="40B963FF" w14:textId="232FDF5C" w:rsidR="00AC11A3" w:rsidRDefault="00AC11A3">
            <w:pPr>
              <w:widowControl w:val="0"/>
              <w:spacing w:before="0" w:after="0" w:line="240" w:lineRule="auto"/>
              <w:jc w:val="left"/>
              <w:rPr>
                <w:ins w:id="71" w:author="Bernardo Sachet Braga" w:date="2026-09-02T20:57:00Z" w16du:dateUtc="2026-09-02T23:57:00Z"/>
                <w:sz w:val="20"/>
                <w:szCs w:val="20"/>
                <w:highlight w:val="white"/>
              </w:rPr>
            </w:pPr>
            <w:ins w:id="72" w:author="Bernardo Sachet Braga" w:date="2026-09-02T20:57:00Z" w16du:dateUtc="2026-09-02T23:57:00Z">
              <w:r>
                <w:rPr>
                  <w:sz w:val="20"/>
                  <w:szCs w:val="20"/>
                  <w:highlight w:val="white"/>
                </w:rPr>
                <w:t>arXiv, Google Scholar</w:t>
              </w:r>
            </w:ins>
          </w:p>
        </w:tc>
      </w:tr>
      <w:tr w:rsidR="00AC11A3" w14:paraId="6819A69E" w14:textId="77777777">
        <w:trPr>
          <w:ins w:id="73" w:author="Bernardo Sachet Braga" w:date="2026-09-02T20:57:00Z" w16du:dateUtc="2026-09-02T23:57:00Z"/>
        </w:trPr>
        <w:tc>
          <w:tcPr>
            <w:tcW w:w="4538" w:type="dxa"/>
            <w:tcMar>
              <w:top w:w="100" w:type="dxa"/>
              <w:left w:w="100" w:type="dxa"/>
              <w:bottom w:w="100" w:type="dxa"/>
              <w:right w:w="100" w:type="dxa"/>
            </w:tcMar>
          </w:tcPr>
          <w:p w14:paraId="4BAFC9F0" w14:textId="3B19D71C" w:rsidR="00AC11A3" w:rsidRDefault="00AC11A3">
            <w:pPr>
              <w:widowControl w:val="0"/>
              <w:spacing w:before="0" w:after="0" w:line="240" w:lineRule="auto"/>
              <w:jc w:val="left"/>
              <w:rPr>
                <w:ins w:id="74" w:author="Bernardo Sachet Braga" w:date="2026-09-02T20:57:00Z" w16du:dateUtc="2026-09-02T23:57:00Z"/>
                <w:sz w:val="20"/>
                <w:szCs w:val="20"/>
                <w:highlight w:val="white"/>
                <w:lang w:val="en-US"/>
              </w:rPr>
            </w:pPr>
            <w:ins w:id="75" w:author="Bernardo Sachet Braga" w:date="2026-09-02T20:57:00Z" w16du:dateUtc="2026-09-02T23:57:00Z">
              <w:r>
                <w:rPr>
                  <w:sz w:val="20"/>
                  <w:szCs w:val="20"/>
                  <w:highlight w:val="white"/>
                  <w:lang w:val="en-US"/>
                </w:rPr>
                <w:t>"IT skills gap" AND "students" AND "key domains"</w:t>
              </w:r>
            </w:ins>
          </w:p>
        </w:tc>
        <w:tc>
          <w:tcPr>
            <w:tcW w:w="4538" w:type="dxa"/>
            <w:tcMar>
              <w:top w:w="100" w:type="dxa"/>
              <w:left w:w="100" w:type="dxa"/>
              <w:bottom w:w="100" w:type="dxa"/>
              <w:right w:w="100" w:type="dxa"/>
            </w:tcMar>
          </w:tcPr>
          <w:p w14:paraId="31E2E28A" w14:textId="695E3399" w:rsidR="00AC11A3" w:rsidRDefault="00AC11A3">
            <w:pPr>
              <w:widowControl w:val="0"/>
              <w:spacing w:before="0" w:after="0" w:line="240" w:lineRule="auto"/>
              <w:jc w:val="left"/>
              <w:rPr>
                <w:ins w:id="76" w:author="Bernardo Sachet Braga" w:date="2026-09-02T20:57:00Z" w16du:dateUtc="2026-09-02T23:57:00Z"/>
                <w:sz w:val="20"/>
                <w:szCs w:val="20"/>
                <w:highlight w:val="white"/>
              </w:rPr>
            </w:pPr>
            <w:ins w:id="77" w:author="Bernardo Sachet Braga" w:date="2026-09-02T20:57:00Z" w16du:dateUtc="2026-09-02T23:57:00Z">
              <w:r>
                <w:rPr>
                  <w:sz w:val="20"/>
                  <w:szCs w:val="20"/>
                  <w:highlight w:val="white"/>
                </w:rPr>
                <w:t>Issues in Information Systems (IACIS), Google Scholar</w:t>
              </w:r>
            </w:ins>
          </w:p>
        </w:tc>
      </w:tr>
      <w:tr w:rsidR="00AC11A3" w14:paraId="58522F10" w14:textId="77777777">
        <w:trPr>
          <w:ins w:id="78" w:author="Bernardo Sachet Braga" w:date="2026-09-02T20:57:00Z" w16du:dateUtc="2026-09-02T23:57:00Z"/>
        </w:trPr>
        <w:tc>
          <w:tcPr>
            <w:tcW w:w="4538" w:type="dxa"/>
            <w:tcMar>
              <w:top w:w="100" w:type="dxa"/>
              <w:left w:w="100" w:type="dxa"/>
              <w:bottom w:w="100" w:type="dxa"/>
              <w:right w:w="100" w:type="dxa"/>
            </w:tcMar>
          </w:tcPr>
          <w:p w14:paraId="690BF8B9" w14:textId="63E4617C" w:rsidR="00AC11A3" w:rsidRDefault="00AC11A3">
            <w:pPr>
              <w:widowControl w:val="0"/>
              <w:spacing w:before="0" w:after="0" w:line="240" w:lineRule="auto"/>
              <w:jc w:val="left"/>
              <w:rPr>
                <w:ins w:id="79" w:author="Bernardo Sachet Braga" w:date="2026-09-02T20:57:00Z" w16du:dateUtc="2026-09-02T23:57:00Z"/>
                <w:sz w:val="20"/>
                <w:szCs w:val="20"/>
                <w:highlight w:val="white"/>
                <w:lang w:val="en-US"/>
              </w:rPr>
            </w:pPr>
            <w:ins w:id="80" w:author="Bernardo Sachet Braga" w:date="2026-09-02T20:57:00Z" w16du:dateUtc="2026-09-02T23:57:00Z">
              <w:r>
                <w:rPr>
                  <w:sz w:val="20"/>
                  <w:szCs w:val="20"/>
                  <w:highlight w:val="white"/>
                  <w:lang w:val="en-US"/>
                </w:rPr>
                <w:t>"ITIL 5" AND "release" OR "framework update"</w:t>
              </w:r>
            </w:ins>
          </w:p>
        </w:tc>
        <w:tc>
          <w:tcPr>
            <w:tcW w:w="4538" w:type="dxa"/>
            <w:tcMar>
              <w:top w:w="100" w:type="dxa"/>
              <w:left w:w="100" w:type="dxa"/>
              <w:bottom w:w="100" w:type="dxa"/>
              <w:right w:w="100" w:type="dxa"/>
            </w:tcMar>
          </w:tcPr>
          <w:p w14:paraId="0B51B324" w14:textId="4B7CC8BC" w:rsidR="00AC11A3" w:rsidRDefault="00AC11A3">
            <w:pPr>
              <w:widowControl w:val="0"/>
              <w:spacing w:before="0" w:after="0" w:line="240" w:lineRule="auto"/>
              <w:jc w:val="left"/>
              <w:rPr>
                <w:ins w:id="81" w:author="Bernardo Sachet Braga" w:date="2026-09-02T20:57:00Z" w16du:dateUtc="2026-09-02T23:57:00Z"/>
                <w:sz w:val="20"/>
                <w:szCs w:val="20"/>
                <w:highlight w:val="white"/>
              </w:rPr>
            </w:pPr>
            <w:ins w:id="82" w:author="Bernardo Sachet Braga" w:date="2026-09-02T20:57:00Z" w16du:dateUtc="2026-09-02T23:57:00Z">
              <w:r>
                <w:rPr>
                  <w:sz w:val="20"/>
                  <w:szCs w:val="20"/>
                  <w:highlight w:val="white"/>
                </w:rPr>
                <w:t>Fontes técnicas consultadas para atualização contextual</w:t>
              </w:r>
            </w:ins>
          </w:p>
        </w:tc>
      </w:tr>
    </w:tbl>
    <w:p w14:paraId="5679A062" w14:textId="77777777" w:rsidR="00BF0C07" w:rsidRDefault="00CF2E2C">
      <w:pPr>
        <w:ind w:firstLine="720"/>
        <w:jc w:val="center"/>
        <w:rPr>
          <w:b/>
          <w:bCs/>
          <w:highlight w:val="white"/>
        </w:rPr>
      </w:pPr>
      <w:r>
        <w:rPr>
          <w:highlight w:val="white"/>
        </w:rPr>
        <w:t>Fonte: Autoria própria</w:t>
      </w:r>
    </w:p>
    <w:p w14:paraId="130AA566" w14:textId="7990CCDA" w:rsidR="00BF0C07" w:rsidRDefault="00AC11A3">
      <w:pPr>
        <w:spacing w:before="240" w:after="240"/>
        <w:ind w:firstLine="708"/>
        <w:rPr>
          <w:highlight w:val="white"/>
        </w:rPr>
      </w:pPr>
      <w:ins w:id="83" w:author="Bernardo Sachet Braga" w:date="2026-09-02T20:57:00Z" w16du:dateUtc="2026-09-02T23:57:00Z">
        <w:r>
          <w:rPr>
            <w:highlight w:val="white"/>
          </w:rPr>
          <w:t>O conjunto de estudos acadêmicos analisados abrange publicações de 2009 a 2025. A etapa inicial priorizou o intervalo de 2010 a 2025, suficiente para contemplar estudos sobre a ITIL V3 e a ITIL 4. Na atualização de julho de 2026, o estudo de Ayofe e Ajetola (2009) foi incorporado por sua contribuição histórica para a discussão sobre a lacuna entre currículo e mercado. As fontes de 2026 utilizadas na Seção 3.12 têm caráter exclusivamente contextual e não integram o conjunto de trabalhos correlatos.</w:t>
        </w:r>
      </w:ins>
      <w:del w:id="84" w:author="Bernardo Sachet Braga" w:date="2026-09-02T20:57:00Z" w16du:dateUtc="2026-09-02T23:57:00Z">
        <w:r w:rsidR="00CF2E2C" w:rsidDel="00AC11A3">
          <w:rPr>
            <w:highlight w:val="white"/>
          </w:rPr>
          <w:delText>O intervalo de publicação dos trabalhos considerados foi de 2010 a 2025, um período de 15 anos que permite abranger tanto estudos sobre o ITIL V3 (publicado em 2007 e atualizado em 2011) quanto estudos sobre o ITIL 4 (publicado em 2019). Essa janela temporal foi definida para garantir que os trabalhos mais relevantes de ambas as versões do framework fossem considerados.</w:delText>
        </w:r>
      </w:del>
    </w:p>
    <w:p w14:paraId="1A77ECB5" w14:textId="77777777" w:rsidR="00BF0C07" w:rsidRDefault="00CF2E2C">
      <w:pPr>
        <w:spacing w:before="240" w:after="240"/>
        <w:ind w:firstLine="708"/>
        <w:rPr>
          <w:highlight w:val="white"/>
        </w:rPr>
      </w:pPr>
      <w:r>
        <w:rPr>
          <w:highlight w:val="white"/>
        </w:rPr>
        <w:t>Os critérios de inclusão adotados para a seleção dos trabalhos foram:</w:t>
      </w:r>
    </w:p>
    <w:p w14:paraId="05C0AD81" w14:textId="77777777" w:rsidR="00BF0C07" w:rsidRDefault="00CF2E2C">
      <w:pPr>
        <w:numPr>
          <w:ilvl w:val="0"/>
          <w:numId w:val="7"/>
        </w:numPr>
        <w:spacing w:before="240" w:after="0"/>
        <w:rPr>
          <w:highlight w:val="white"/>
        </w:rPr>
      </w:pPr>
      <w:r>
        <w:rPr>
          <w:highlight w:val="white"/>
        </w:rPr>
        <w:t>O trabalho deve abordar diretamente o tema de gerenciamento de serviços de TI (ITSM) com base no framework ITIL.</w:t>
      </w:r>
    </w:p>
    <w:p w14:paraId="4BCCE7DB" w14:textId="77777777" w:rsidR="00BF0C07" w:rsidRDefault="00CF2E2C">
      <w:pPr>
        <w:numPr>
          <w:ilvl w:val="0"/>
          <w:numId w:val="7"/>
        </w:numPr>
        <w:spacing w:before="0" w:after="0"/>
        <w:rPr>
          <w:highlight w:val="white"/>
        </w:rPr>
      </w:pPr>
      <w:r>
        <w:rPr>
          <w:highlight w:val="white"/>
        </w:rPr>
        <w:t>O trabalho deve tratar de pelo menos um dos seguintes temas: gestão da estratégia de serviço, aplicação prática do ITIL em organizações, ensino de ITSM em cursos superiores ou ferramentas de apoio à gestão estratégica de TI.</w:t>
      </w:r>
    </w:p>
    <w:p w14:paraId="0EE7AD07" w14:textId="77777777" w:rsidR="00BF0C07" w:rsidRDefault="00CF2E2C">
      <w:pPr>
        <w:numPr>
          <w:ilvl w:val="0"/>
          <w:numId w:val="7"/>
        </w:numPr>
        <w:spacing w:before="0" w:after="0"/>
        <w:rPr>
          <w:highlight w:val="white"/>
        </w:rPr>
      </w:pPr>
      <w:r>
        <w:rPr>
          <w:highlight w:val="white"/>
        </w:rPr>
        <w:t>O trabalho deve estar publicado em periódico, conferência ou repositório acadêmico com revisão por pares.</w:t>
      </w:r>
    </w:p>
    <w:p w14:paraId="68E5B1AB" w14:textId="77777777" w:rsidR="00BF0C07" w:rsidRDefault="00CF2E2C">
      <w:pPr>
        <w:numPr>
          <w:ilvl w:val="0"/>
          <w:numId w:val="7"/>
        </w:numPr>
        <w:spacing w:before="0" w:after="240"/>
        <w:rPr>
          <w:highlight w:val="white"/>
        </w:rPr>
      </w:pPr>
      <w:r>
        <w:rPr>
          <w:highlight w:val="white"/>
        </w:rPr>
        <w:t>O trabalho deve estar disponível em texto completo para leitura e análise.</w:t>
      </w:r>
    </w:p>
    <w:p w14:paraId="4EDDDBF1" w14:textId="77777777" w:rsidR="00BF0C07" w:rsidRDefault="00CF2E2C">
      <w:pPr>
        <w:spacing w:before="240" w:after="240"/>
        <w:rPr>
          <w:highlight w:val="white"/>
        </w:rPr>
      </w:pPr>
      <w:r>
        <w:rPr>
          <w:highlight w:val="white"/>
        </w:rPr>
        <w:t>Os critérios de exclusão adotados foram:</w:t>
      </w:r>
    </w:p>
    <w:p w14:paraId="304B78D4" w14:textId="77777777" w:rsidR="00BF0C07" w:rsidRDefault="00CF2E2C">
      <w:pPr>
        <w:numPr>
          <w:ilvl w:val="0"/>
          <w:numId w:val="6"/>
        </w:numPr>
        <w:spacing w:before="240" w:after="0"/>
        <w:jc w:val="left"/>
        <w:rPr>
          <w:highlight w:val="white"/>
        </w:rPr>
      </w:pPr>
      <w:r>
        <w:rPr>
          <w:highlight w:val="white"/>
        </w:rPr>
        <w:t>Trabalhos que abordam o ITIL apenas de forma superficial, sem aprofundamento nos processos ou práticas.</w:t>
      </w:r>
    </w:p>
    <w:p w14:paraId="5A673368" w14:textId="77777777" w:rsidR="00BF0C07" w:rsidRDefault="00CF2E2C">
      <w:pPr>
        <w:numPr>
          <w:ilvl w:val="0"/>
          <w:numId w:val="6"/>
        </w:numPr>
        <w:spacing w:before="0" w:after="0"/>
        <w:jc w:val="left"/>
        <w:rPr>
          <w:highlight w:val="white"/>
        </w:rPr>
      </w:pPr>
      <w:r>
        <w:rPr>
          <w:highlight w:val="white"/>
        </w:rPr>
        <w:t>Trabalhos focados exclusivamente na operação de serviços (incidentes, problemas, mudanças) sem relação com a parte estratégica.</w:t>
      </w:r>
    </w:p>
    <w:p w14:paraId="442C072E" w14:textId="77777777" w:rsidR="00BF0C07" w:rsidRDefault="00CF2E2C">
      <w:pPr>
        <w:numPr>
          <w:ilvl w:val="0"/>
          <w:numId w:val="6"/>
        </w:numPr>
        <w:spacing w:before="0" w:after="0"/>
        <w:jc w:val="left"/>
        <w:rPr>
          <w:highlight w:val="white"/>
        </w:rPr>
      </w:pPr>
      <w:r>
        <w:rPr>
          <w:highlight w:val="white"/>
        </w:rPr>
        <w:t>Trabalhos duplicados encontrados em mais de uma base de dados.</w:t>
      </w:r>
    </w:p>
    <w:p w14:paraId="681C46DA" w14:textId="77777777" w:rsidR="00BF0C07" w:rsidRDefault="00CF2E2C">
      <w:pPr>
        <w:numPr>
          <w:ilvl w:val="0"/>
          <w:numId w:val="6"/>
        </w:numPr>
        <w:spacing w:before="0" w:after="240"/>
        <w:jc w:val="left"/>
        <w:rPr>
          <w:highlight w:val="white"/>
        </w:rPr>
      </w:pPr>
      <w:r>
        <w:rPr>
          <w:highlight w:val="white"/>
        </w:rPr>
        <w:t>Trabalhos publicados em idiomas diferentes de inglês e português.</w:t>
      </w:r>
    </w:p>
    <w:p w14:paraId="1FD6FC8D" w14:textId="15F2F18D" w:rsidR="00BF0C07" w:rsidRDefault="00AC11A3">
      <w:pPr>
        <w:spacing w:before="240" w:after="240"/>
        <w:ind w:firstLine="708"/>
        <w:rPr>
          <w:highlight w:val="white"/>
        </w:rPr>
      </w:pPr>
      <w:ins w:id="85" w:author="Bernardo Sachet Braga" w:date="2026-09-02T20:57:00Z" w16du:dateUtc="2026-09-02T23:57:00Z">
        <w:r>
          <w:rPr>
            <w:highlight w:val="white"/>
          </w:rPr>
          <w:t>Na etapa inicial, a aplicação das strings de busca retornou 38 trabalhos. Após a leitura dos títulos e resumos, 24 foram excluídos, restando 14 para leitura completa. Desses, cinco foram selecionados por responderem diretamente às questões de pesquisa. Na atualização realizada em julho de 2026, quatro estudos acadêmicos adicionais foram incorporados, totalizando nove trabalhos correlatos. Também foi incluída uma atualização contextual sobre o lançamento da ITIL 5, apresentada separadamente na Seção 3.12. O processo consolidado é ilustrado no Quadro 6.</w:t>
        </w:r>
      </w:ins>
      <w:del w:id="86" w:author="Bernardo Sachet Braga" w:date="2026-09-02T20:57:00Z" w16du:dateUtc="2026-09-02T23:57:00Z">
        <w:r w:rsidR="00CF2E2C" w:rsidDel="00AC11A3">
          <w:rPr>
            <w:highlight w:val="white"/>
          </w:rPr>
          <w:delText>A partir da aplicação das strings de busca nas bases de dados, foram encontrados inicialmente 38 trabalhos. Após a leitura dos títulos e resumos, foram descartados 24 trabalhos que não atendiam aos critérios de inclusão, restando 14 trabalhos para leitura completa. Após a leitura integral, foram selecionados 5 trabalhos que melhor respondem às questões de pesquisa definidas na seção anterior. O processo de seleção é ilustrado no Quadro 5.</w:delText>
        </w:r>
      </w:del>
    </w:p>
    <w:p w14:paraId="15A38185" w14:textId="77777777" w:rsidR="00BF0C07" w:rsidRDefault="00CF2E2C">
      <w:pPr>
        <w:spacing w:before="0" w:after="0"/>
        <w:jc w:val="center"/>
        <w:rPr>
          <w:highlight w:val="white"/>
        </w:rPr>
      </w:pPr>
      <w:r>
        <w:rPr>
          <w:highlight w:val="white"/>
        </w:rPr>
        <w:t>Quadro 6 - Processo de seleção dos trabalhos correlatos</w:t>
      </w:r>
    </w:p>
    <w:tbl>
      <w:tblPr>
        <w:tblStyle w:val="af5"/>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2820"/>
      </w:tblGrid>
      <w:tr w:rsidR="00BF0C07" w14:paraId="22042FE9" w14:textId="77777777">
        <w:tc>
          <w:tcPr>
            <w:tcW w:w="6195" w:type="dxa"/>
            <w:tcMar>
              <w:top w:w="100" w:type="dxa"/>
              <w:left w:w="100" w:type="dxa"/>
              <w:bottom w:w="100" w:type="dxa"/>
              <w:right w:w="100" w:type="dxa"/>
            </w:tcMar>
          </w:tcPr>
          <w:p w14:paraId="3CAC8C0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Etapa </w:t>
            </w:r>
          </w:p>
        </w:tc>
        <w:tc>
          <w:tcPr>
            <w:tcW w:w="2820" w:type="dxa"/>
            <w:tcMar>
              <w:top w:w="100" w:type="dxa"/>
              <w:left w:w="100" w:type="dxa"/>
              <w:bottom w:w="100" w:type="dxa"/>
              <w:right w:w="100" w:type="dxa"/>
            </w:tcMar>
          </w:tcPr>
          <w:p w14:paraId="4285CC87"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Quantidade </w:t>
            </w:r>
          </w:p>
        </w:tc>
      </w:tr>
      <w:tr w:rsidR="00BF0C07" w14:paraId="7DD8AD60" w14:textId="77777777">
        <w:tc>
          <w:tcPr>
            <w:tcW w:w="6195" w:type="dxa"/>
            <w:tcMar>
              <w:top w:w="100" w:type="dxa"/>
              <w:left w:w="100" w:type="dxa"/>
              <w:bottom w:w="100" w:type="dxa"/>
              <w:right w:w="100" w:type="dxa"/>
            </w:tcMar>
          </w:tcPr>
          <w:p w14:paraId="15AEC17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Trabalhos encontrados nas bases de dados </w:t>
            </w:r>
          </w:p>
        </w:tc>
        <w:tc>
          <w:tcPr>
            <w:tcW w:w="2820" w:type="dxa"/>
            <w:tcMar>
              <w:top w:w="100" w:type="dxa"/>
              <w:left w:w="100" w:type="dxa"/>
              <w:bottom w:w="100" w:type="dxa"/>
              <w:right w:w="100" w:type="dxa"/>
            </w:tcMar>
          </w:tcPr>
          <w:p w14:paraId="6C4067B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38 </w:t>
            </w:r>
          </w:p>
        </w:tc>
      </w:tr>
      <w:tr w:rsidR="00BF0C07" w14:paraId="1198F626" w14:textId="77777777">
        <w:tc>
          <w:tcPr>
            <w:tcW w:w="6195" w:type="dxa"/>
            <w:tcMar>
              <w:top w:w="100" w:type="dxa"/>
              <w:left w:w="100" w:type="dxa"/>
              <w:bottom w:w="100" w:type="dxa"/>
              <w:right w:w="100" w:type="dxa"/>
            </w:tcMar>
          </w:tcPr>
          <w:p w14:paraId="7C80357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de título e resumo </w:t>
            </w:r>
          </w:p>
        </w:tc>
        <w:tc>
          <w:tcPr>
            <w:tcW w:w="2820" w:type="dxa"/>
            <w:tcMar>
              <w:top w:w="100" w:type="dxa"/>
              <w:left w:w="100" w:type="dxa"/>
              <w:bottom w:w="100" w:type="dxa"/>
              <w:right w:w="100" w:type="dxa"/>
            </w:tcMar>
          </w:tcPr>
          <w:p w14:paraId="5D90A86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24 </w:t>
            </w:r>
          </w:p>
        </w:tc>
      </w:tr>
      <w:tr w:rsidR="00BF0C07" w14:paraId="5C906B53" w14:textId="77777777">
        <w:tc>
          <w:tcPr>
            <w:tcW w:w="6195" w:type="dxa"/>
            <w:tcMar>
              <w:top w:w="100" w:type="dxa"/>
              <w:left w:w="100" w:type="dxa"/>
              <w:bottom w:w="100" w:type="dxa"/>
              <w:right w:w="100" w:type="dxa"/>
            </w:tcMar>
          </w:tcPr>
          <w:p w14:paraId="3427BFE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Selecionados para leitura completa </w:t>
            </w:r>
          </w:p>
        </w:tc>
        <w:tc>
          <w:tcPr>
            <w:tcW w:w="2820" w:type="dxa"/>
            <w:tcMar>
              <w:top w:w="100" w:type="dxa"/>
              <w:left w:w="100" w:type="dxa"/>
              <w:bottom w:w="100" w:type="dxa"/>
              <w:right w:w="100" w:type="dxa"/>
            </w:tcMar>
          </w:tcPr>
          <w:p w14:paraId="73FA18A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14 </w:t>
            </w:r>
          </w:p>
        </w:tc>
      </w:tr>
      <w:tr w:rsidR="00BF0C07" w14:paraId="228ADBE0" w14:textId="77777777">
        <w:tc>
          <w:tcPr>
            <w:tcW w:w="6195" w:type="dxa"/>
            <w:tcMar>
              <w:top w:w="100" w:type="dxa"/>
              <w:left w:w="100" w:type="dxa"/>
              <w:bottom w:w="100" w:type="dxa"/>
              <w:right w:w="100" w:type="dxa"/>
            </w:tcMar>
          </w:tcPr>
          <w:p w14:paraId="2B7232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completa </w:t>
            </w:r>
          </w:p>
        </w:tc>
        <w:tc>
          <w:tcPr>
            <w:tcW w:w="2820" w:type="dxa"/>
            <w:tcMar>
              <w:top w:w="100" w:type="dxa"/>
              <w:left w:w="100" w:type="dxa"/>
              <w:bottom w:w="100" w:type="dxa"/>
              <w:right w:w="100" w:type="dxa"/>
            </w:tcMar>
          </w:tcPr>
          <w:p w14:paraId="5716D8E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9 </w:t>
            </w:r>
          </w:p>
        </w:tc>
      </w:tr>
      <w:tr w:rsidR="00BF0C07" w14:paraId="1B84EFCE" w14:textId="77777777">
        <w:tc>
          <w:tcPr>
            <w:tcW w:w="6195" w:type="dxa"/>
            <w:tcMar>
              <w:top w:w="100" w:type="dxa"/>
              <w:left w:w="100" w:type="dxa"/>
              <w:bottom w:w="100" w:type="dxa"/>
              <w:right w:w="100" w:type="dxa"/>
            </w:tcMar>
          </w:tcPr>
          <w:p w14:paraId="4421D354" w14:textId="5B89CFEF" w:rsidR="00BF0C07" w:rsidRDefault="00AC11A3">
            <w:pPr>
              <w:widowControl w:val="0"/>
              <w:spacing w:before="0" w:after="0" w:line="240" w:lineRule="auto"/>
              <w:jc w:val="left"/>
              <w:rPr>
                <w:sz w:val="20"/>
                <w:szCs w:val="20"/>
                <w:highlight w:val="white"/>
              </w:rPr>
            </w:pPr>
            <w:ins w:id="87" w:author="Bernardo Sachet Braga" w:date="2026-09-02T20:57:00Z" w16du:dateUtc="2026-09-02T23:57:00Z">
              <w:r>
                <w:rPr>
                  <w:sz w:val="20"/>
                  <w:szCs w:val="20"/>
                  <w:highlight w:val="white"/>
                </w:rPr>
                <w:t>Trabalhos selecionados na etapa inicial</w:t>
              </w:r>
            </w:ins>
            <w:del w:id="88" w:author="Bernardo Sachet Braga" w:date="2026-09-02T20:57:00Z" w16du:dateUtc="2026-09-02T23:57:00Z">
              <w:r w:rsidR="00CF2E2C" w:rsidDel="00AC11A3">
                <w:rPr>
                  <w:sz w:val="20"/>
                  <w:szCs w:val="20"/>
                  <w:highlight w:val="white"/>
                </w:rPr>
                <w:delText xml:space="preserve">Trabalhos selecionados para análise </w:delText>
              </w:r>
            </w:del>
          </w:p>
        </w:tc>
        <w:tc>
          <w:tcPr>
            <w:tcW w:w="2820" w:type="dxa"/>
            <w:tcMar>
              <w:top w:w="100" w:type="dxa"/>
              <w:left w:w="100" w:type="dxa"/>
              <w:bottom w:w="100" w:type="dxa"/>
              <w:right w:w="100" w:type="dxa"/>
            </w:tcMar>
          </w:tcPr>
          <w:p w14:paraId="60B504C5" w14:textId="77777777" w:rsidR="00BF0C07" w:rsidRDefault="00CF2E2C">
            <w:pPr>
              <w:widowControl w:val="0"/>
              <w:spacing w:before="0" w:after="0" w:line="240" w:lineRule="auto"/>
              <w:jc w:val="left"/>
              <w:rPr>
                <w:sz w:val="20"/>
                <w:szCs w:val="20"/>
                <w:highlight w:val="white"/>
              </w:rPr>
            </w:pPr>
            <w:r>
              <w:rPr>
                <w:sz w:val="20"/>
                <w:szCs w:val="20"/>
                <w:highlight w:val="white"/>
              </w:rPr>
              <w:t>5</w:t>
            </w:r>
          </w:p>
        </w:tc>
      </w:tr>
      <w:tr w:rsidR="00AC11A3" w14:paraId="3818584C" w14:textId="77777777">
        <w:trPr>
          <w:ins w:id="89" w:author="Bernardo Sachet Braga" w:date="2026-09-02T20:57:00Z" w16du:dateUtc="2026-09-02T23:57:00Z"/>
        </w:trPr>
        <w:tc>
          <w:tcPr>
            <w:tcW w:w="6195" w:type="dxa"/>
            <w:tcMar>
              <w:top w:w="100" w:type="dxa"/>
              <w:left w:w="100" w:type="dxa"/>
              <w:bottom w:w="100" w:type="dxa"/>
              <w:right w:w="100" w:type="dxa"/>
            </w:tcMar>
          </w:tcPr>
          <w:p w14:paraId="6D600580" w14:textId="19003CB8" w:rsidR="00AC11A3" w:rsidRDefault="00AC11A3">
            <w:pPr>
              <w:widowControl w:val="0"/>
              <w:spacing w:before="0" w:after="0" w:line="240" w:lineRule="auto"/>
              <w:jc w:val="left"/>
              <w:rPr>
                <w:ins w:id="90" w:author="Bernardo Sachet Braga" w:date="2026-09-02T20:57:00Z" w16du:dateUtc="2026-09-02T23:57:00Z"/>
                <w:sz w:val="20"/>
                <w:szCs w:val="20"/>
                <w:highlight w:val="white"/>
              </w:rPr>
            </w:pPr>
            <w:ins w:id="91" w:author="Bernardo Sachet Braga" w:date="2026-09-02T20:57:00Z" w16du:dateUtc="2026-09-02T23:57:00Z">
              <w:r>
                <w:rPr>
                  <w:sz w:val="20"/>
                  <w:szCs w:val="20"/>
                  <w:highlight w:val="white"/>
                </w:rPr>
                <w:t>Trabalhos acadêmicos adicionados na atualização</w:t>
              </w:r>
            </w:ins>
          </w:p>
        </w:tc>
        <w:tc>
          <w:tcPr>
            <w:tcW w:w="2820" w:type="dxa"/>
            <w:tcMar>
              <w:top w:w="100" w:type="dxa"/>
              <w:left w:w="100" w:type="dxa"/>
              <w:bottom w:w="100" w:type="dxa"/>
              <w:right w:w="100" w:type="dxa"/>
            </w:tcMar>
          </w:tcPr>
          <w:p w14:paraId="17BFE747" w14:textId="392621E8" w:rsidR="00AC11A3" w:rsidRDefault="00AC11A3">
            <w:pPr>
              <w:widowControl w:val="0"/>
              <w:spacing w:before="0" w:after="0" w:line="240" w:lineRule="auto"/>
              <w:jc w:val="left"/>
              <w:rPr>
                <w:ins w:id="92" w:author="Bernardo Sachet Braga" w:date="2026-09-02T20:57:00Z" w16du:dateUtc="2026-09-02T23:57:00Z"/>
                <w:sz w:val="20"/>
                <w:szCs w:val="20"/>
                <w:highlight w:val="white"/>
              </w:rPr>
            </w:pPr>
            <w:ins w:id="93" w:author="Bernardo Sachet Braga" w:date="2026-09-02T20:57:00Z" w16du:dateUtc="2026-09-02T23:57:00Z">
              <w:r>
                <w:rPr>
                  <w:sz w:val="20"/>
                  <w:szCs w:val="20"/>
                  <w:highlight w:val="white"/>
                </w:rPr>
                <w:t>4</w:t>
              </w:r>
            </w:ins>
          </w:p>
        </w:tc>
      </w:tr>
      <w:tr w:rsidR="00AC11A3" w14:paraId="53E17F75" w14:textId="77777777">
        <w:trPr>
          <w:ins w:id="94" w:author="Bernardo Sachet Braga" w:date="2026-09-02T20:57:00Z" w16du:dateUtc="2026-09-02T23:57:00Z"/>
        </w:trPr>
        <w:tc>
          <w:tcPr>
            <w:tcW w:w="6195" w:type="dxa"/>
            <w:tcMar>
              <w:top w:w="100" w:type="dxa"/>
              <w:left w:w="100" w:type="dxa"/>
              <w:bottom w:w="100" w:type="dxa"/>
              <w:right w:w="100" w:type="dxa"/>
            </w:tcMar>
          </w:tcPr>
          <w:p w14:paraId="51D2D160" w14:textId="0CE39262" w:rsidR="00AC11A3" w:rsidRDefault="00AC11A3">
            <w:pPr>
              <w:widowControl w:val="0"/>
              <w:spacing w:before="0" w:after="0" w:line="240" w:lineRule="auto"/>
              <w:jc w:val="left"/>
              <w:rPr>
                <w:ins w:id="95" w:author="Bernardo Sachet Braga" w:date="2026-09-02T20:57:00Z" w16du:dateUtc="2026-09-02T23:57:00Z"/>
                <w:sz w:val="20"/>
                <w:szCs w:val="20"/>
                <w:highlight w:val="white"/>
              </w:rPr>
            </w:pPr>
            <w:ins w:id="96" w:author="Bernardo Sachet Braga" w:date="2026-09-02T20:57:00Z" w16du:dateUtc="2026-09-02T23:57:00Z">
              <w:r>
                <w:rPr>
                  <w:sz w:val="20"/>
                  <w:szCs w:val="20"/>
                  <w:highlight w:val="white"/>
                </w:rPr>
                <w:t>Total de trabalhos correlatos analisados</w:t>
              </w:r>
            </w:ins>
          </w:p>
        </w:tc>
        <w:tc>
          <w:tcPr>
            <w:tcW w:w="2820" w:type="dxa"/>
            <w:tcMar>
              <w:top w:w="100" w:type="dxa"/>
              <w:left w:w="100" w:type="dxa"/>
              <w:bottom w:w="100" w:type="dxa"/>
              <w:right w:w="100" w:type="dxa"/>
            </w:tcMar>
          </w:tcPr>
          <w:p w14:paraId="1FB73E66" w14:textId="11737C24" w:rsidR="00AC11A3" w:rsidRDefault="00AC11A3">
            <w:pPr>
              <w:widowControl w:val="0"/>
              <w:spacing w:before="0" w:after="0" w:line="240" w:lineRule="auto"/>
              <w:jc w:val="left"/>
              <w:rPr>
                <w:ins w:id="97" w:author="Bernardo Sachet Braga" w:date="2026-09-02T20:57:00Z" w16du:dateUtc="2026-09-02T23:57:00Z"/>
                <w:sz w:val="20"/>
                <w:szCs w:val="20"/>
                <w:highlight w:val="white"/>
              </w:rPr>
            </w:pPr>
            <w:ins w:id="98" w:author="Bernardo Sachet Braga" w:date="2026-09-02T20:57:00Z" w16du:dateUtc="2026-09-02T23:57:00Z">
              <w:r>
                <w:rPr>
                  <w:sz w:val="20"/>
                  <w:szCs w:val="20"/>
                  <w:highlight w:val="white"/>
                </w:rPr>
                <w:t>9</w:t>
              </w:r>
            </w:ins>
          </w:p>
        </w:tc>
      </w:tr>
      <w:tr w:rsidR="00AC11A3" w14:paraId="593528B7" w14:textId="77777777">
        <w:trPr>
          <w:ins w:id="99" w:author="Bernardo Sachet Braga" w:date="2026-09-02T20:57:00Z" w16du:dateUtc="2026-09-02T23:57:00Z"/>
        </w:trPr>
        <w:tc>
          <w:tcPr>
            <w:tcW w:w="6195" w:type="dxa"/>
            <w:tcMar>
              <w:top w:w="100" w:type="dxa"/>
              <w:left w:w="100" w:type="dxa"/>
              <w:bottom w:w="100" w:type="dxa"/>
              <w:right w:w="100" w:type="dxa"/>
            </w:tcMar>
          </w:tcPr>
          <w:p w14:paraId="490CF5BF" w14:textId="6767CE3E" w:rsidR="00AC11A3" w:rsidRDefault="00AC11A3">
            <w:pPr>
              <w:widowControl w:val="0"/>
              <w:spacing w:before="0" w:after="0" w:line="240" w:lineRule="auto"/>
              <w:jc w:val="left"/>
              <w:rPr>
                <w:ins w:id="100" w:author="Bernardo Sachet Braga" w:date="2026-09-02T20:57:00Z" w16du:dateUtc="2026-09-02T23:57:00Z"/>
                <w:sz w:val="20"/>
                <w:szCs w:val="20"/>
                <w:highlight w:val="white"/>
              </w:rPr>
            </w:pPr>
            <w:ins w:id="101" w:author="Bernardo Sachet Braga" w:date="2026-09-02T20:57:00Z" w16du:dateUtc="2026-09-02T23:57:00Z">
              <w:r>
                <w:rPr>
                  <w:sz w:val="20"/>
                  <w:szCs w:val="20"/>
                  <w:highlight w:val="white"/>
                </w:rPr>
                <w:t>Atualização contextual sobre a ITIL 5</w:t>
              </w:r>
            </w:ins>
          </w:p>
        </w:tc>
        <w:tc>
          <w:tcPr>
            <w:tcW w:w="2820" w:type="dxa"/>
            <w:tcMar>
              <w:top w:w="100" w:type="dxa"/>
              <w:left w:w="100" w:type="dxa"/>
              <w:bottom w:w="100" w:type="dxa"/>
              <w:right w:w="100" w:type="dxa"/>
            </w:tcMar>
          </w:tcPr>
          <w:p w14:paraId="113C8132" w14:textId="14601198" w:rsidR="00AC11A3" w:rsidRDefault="00AC11A3">
            <w:pPr>
              <w:widowControl w:val="0"/>
              <w:spacing w:before="0" w:after="0" w:line="240" w:lineRule="auto"/>
              <w:jc w:val="left"/>
              <w:rPr>
                <w:ins w:id="102" w:author="Bernardo Sachet Braga" w:date="2026-09-02T20:57:00Z" w16du:dateUtc="2026-09-02T23:57:00Z"/>
                <w:sz w:val="20"/>
                <w:szCs w:val="20"/>
                <w:highlight w:val="white"/>
              </w:rPr>
            </w:pPr>
            <w:ins w:id="103" w:author="Bernardo Sachet Braga" w:date="2026-09-02T20:57:00Z" w16du:dateUtc="2026-09-02T23:57:00Z">
              <w:r>
                <w:rPr>
                  <w:sz w:val="20"/>
                  <w:szCs w:val="20"/>
                  <w:highlight w:val="white"/>
                </w:rPr>
                <w:t>1</w:t>
              </w:r>
            </w:ins>
          </w:p>
        </w:tc>
      </w:tr>
    </w:tbl>
    <w:p w14:paraId="55F07D70" w14:textId="77777777" w:rsidR="00BF0C07" w:rsidRDefault="00CF2E2C">
      <w:pPr>
        <w:ind w:firstLine="720"/>
        <w:jc w:val="center"/>
        <w:rPr>
          <w:b/>
          <w:bCs/>
          <w:highlight w:val="white"/>
        </w:rPr>
      </w:pPr>
      <w:r>
        <w:rPr>
          <w:highlight w:val="white"/>
        </w:rPr>
        <w:t>Fonte: Autoria própria</w:t>
      </w:r>
    </w:p>
    <w:p w14:paraId="06091618" w14:textId="3E246F2A" w:rsidR="00BF0C07" w:rsidRDefault="00AC11A3">
      <w:pPr>
        <w:spacing w:before="240" w:after="240"/>
        <w:ind w:firstLine="708"/>
        <w:rPr>
          <w:highlight w:val="white"/>
        </w:rPr>
      </w:pPr>
      <w:ins w:id="104" w:author="Bernardo Sachet Braga" w:date="2026-09-02T20:57:00Z" w16du:dateUtc="2026-09-02T23:57:00Z">
        <w:r>
          <w:rPr>
            <w:highlight w:val="white"/>
          </w:rPr>
          <w:t>Os nove trabalhos correlatos foram selecionados por atenderem aos critérios de inclusão e por contribuírem, de forma direta ou complementar, para as questões de pesquisa. Cinco estudos pertencem à etapa inicial da busca e quatro foram incorporados na atualização de julho de 2026. O Quadro 7 apresenta os estudos acadêmicos selecionados, indicando o ano de publicação, a base de origem e o tema principal de cada um.</w:t>
        </w:r>
      </w:ins>
      <w:del w:id="105" w:author="Bernardo Sachet Braga" w:date="2026-09-02T20:57:00Z" w16du:dateUtc="2026-09-02T23:57:00Z">
        <w:r w:rsidR="00CF2E2C" w:rsidDel="00AC11A3">
          <w:rPr>
            <w:highlight w:val="white"/>
          </w:rPr>
          <w:delText xml:space="preserve">Os cinco trabalhos selecionados foram escolhidos por atenderem aos critérios de inclusão e por contribuírem de forma complementar para responder às três questões de pesquisa. O Quadro 7 apresenta um resumo dos trabalhos selecionados, indicando o ano de publicação, a base de dados de origem e o tema principal de cada um. </w:delText>
        </w:r>
      </w:del>
    </w:p>
    <w:p w14:paraId="25A1597B" w14:textId="77777777" w:rsidR="00BF0C07" w:rsidRDefault="00CF2E2C">
      <w:pPr>
        <w:spacing w:before="0" w:after="0"/>
        <w:jc w:val="center"/>
        <w:rPr>
          <w:highlight w:val="white"/>
        </w:rPr>
      </w:pPr>
      <w:r>
        <w:rPr>
          <w:highlight w:val="white"/>
        </w:rPr>
        <w:t>Quadro 7 - Trabalhos correlatos selecionados</w:t>
      </w:r>
    </w:p>
    <w:tbl>
      <w:tblPr>
        <w:tblStyle w:val="af6"/>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1020"/>
        <w:gridCol w:w="2130"/>
        <w:gridCol w:w="3915"/>
      </w:tblGrid>
      <w:tr w:rsidR="00BF0C07" w14:paraId="77A3AE34" w14:textId="77777777">
        <w:tc>
          <w:tcPr>
            <w:tcW w:w="1995" w:type="dxa"/>
            <w:tcMar>
              <w:top w:w="100" w:type="dxa"/>
              <w:left w:w="100" w:type="dxa"/>
              <w:bottom w:w="100" w:type="dxa"/>
              <w:right w:w="100" w:type="dxa"/>
            </w:tcMar>
          </w:tcPr>
          <w:p w14:paraId="39F2977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Trabalho </w:t>
            </w:r>
          </w:p>
        </w:tc>
        <w:tc>
          <w:tcPr>
            <w:tcW w:w="1020" w:type="dxa"/>
            <w:tcMar>
              <w:top w:w="100" w:type="dxa"/>
              <w:left w:w="100" w:type="dxa"/>
              <w:bottom w:w="100" w:type="dxa"/>
              <w:right w:w="100" w:type="dxa"/>
            </w:tcMar>
          </w:tcPr>
          <w:p w14:paraId="2AA919D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Ano </w:t>
            </w:r>
          </w:p>
        </w:tc>
        <w:tc>
          <w:tcPr>
            <w:tcW w:w="2130" w:type="dxa"/>
            <w:tcMar>
              <w:top w:w="100" w:type="dxa"/>
              <w:left w:w="100" w:type="dxa"/>
              <w:bottom w:w="100" w:type="dxa"/>
              <w:right w:w="100" w:type="dxa"/>
            </w:tcMar>
          </w:tcPr>
          <w:p w14:paraId="3450A7F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c>
          <w:tcPr>
            <w:tcW w:w="3915" w:type="dxa"/>
            <w:tcMar>
              <w:top w:w="100" w:type="dxa"/>
              <w:left w:w="100" w:type="dxa"/>
              <w:bottom w:w="100" w:type="dxa"/>
              <w:right w:w="100" w:type="dxa"/>
            </w:tcMar>
          </w:tcPr>
          <w:p w14:paraId="15479EC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Tema Principal </w:t>
            </w:r>
          </w:p>
        </w:tc>
      </w:tr>
      <w:tr w:rsidR="00BF0C07" w14:paraId="711F6CDF" w14:textId="77777777">
        <w:tc>
          <w:tcPr>
            <w:tcW w:w="1995" w:type="dxa"/>
            <w:tcMar>
              <w:top w:w="100" w:type="dxa"/>
              <w:left w:w="100" w:type="dxa"/>
              <w:bottom w:w="100" w:type="dxa"/>
              <w:right w:w="100" w:type="dxa"/>
            </w:tcMar>
          </w:tcPr>
          <w:p w14:paraId="5D5F06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 Mourad e Hussain </w:t>
            </w:r>
          </w:p>
        </w:tc>
        <w:tc>
          <w:tcPr>
            <w:tcW w:w="1020" w:type="dxa"/>
            <w:tcMar>
              <w:top w:w="100" w:type="dxa"/>
              <w:left w:w="100" w:type="dxa"/>
              <w:bottom w:w="100" w:type="dxa"/>
              <w:right w:w="100" w:type="dxa"/>
            </w:tcMar>
          </w:tcPr>
          <w:p w14:paraId="218E7DE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2014 </w:t>
            </w:r>
          </w:p>
        </w:tc>
        <w:tc>
          <w:tcPr>
            <w:tcW w:w="2130" w:type="dxa"/>
            <w:tcMar>
              <w:top w:w="100" w:type="dxa"/>
              <w:left w:w="100" w:type="dxa"/>
              <w:bottom w:w="100" w:type="dxa"/>
              <w:right w:w="100" w:type="dxa"/>
            </w:tcMar>
          </w:tcPr>
          <w:p w14:paraId="72809C7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w:t>
            </w:r>
          </w:p>
        </w:tc>
        <w:tc>
          <w:tcPr>
            <w:tcW w:w="3915" w:type="dxa"/>
            <w:tcMar>
              <w:top w:w="100" w:type="dxa"/>
              <w:left w:w="100" w:type="dxa"/>
              <w:bottom w:w="100" w:type="dxa"/>
              <w:right w:w="100" w:type="dxa"/>
            </w:tcMar>
          </w:tcPr>
          <w:p w14:paraId="4B0099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Impacto da nuvem nos processos de estratégia de serviço do ITIL </w:t>
            </w:r>
          </w:p>
        </w:tc>
      </w:tr>
      <w:tr w:rsidR="00BF0C07" w14:paraId="291AC16E" w14:textId="77777777">
        <w:tc>
          <w:tcPr>
            <w:tcW w:w="1995" w:type="dxa"/>
            <w:tcMar>
              <w:top w:w="100" w:type="dxa"/>
              <w:left w:w="100" w:type="dxa"/>
              <w:bottom w:w="100" w:type="dxa"/>
              <w:right w:w="100" w:type="dxa"/>
            </w:tcMar>
          </w:tcPr>
          <w:p w14:paraId="5DA0A68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Cardoso et al. </w:t>
            </w:r>
          </w:p>
        </w:tc>
        <w:tc>
          <w:tcPr>
            <w:tcW w:w="1020" w:type="dxa"/>
            <w:tcMar>
              <w:top w:w="100" w:type="dxa"/>
              <w:left w:w="100" w:type="dxa"/>
              <w:bottom w:w="100" w:type="dxa"/>
              <w:right w:w="100" w:type="dxa"/>
            </w:tcMar>
          </w:tcPr>
          <w:p w14:paraId="7721DB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2021 </w:t>
            </w:r>
          </w:p>
        </w:tc>
        <w:tc>
          <w:tcPr>
            <w:tcW w:w="2130" w:type="dxa"/>
            <w:tcMar>
              <w:top w:w="100" w:type="dxa"/>
              <w:left w:w="100" w:type="dxa"/>
              <w:bottom w:w="100" w:type="dxa"/>
              <w:right w:w="100" w:type="dxa"/>
            </w:tcMar>
          </w:tcPr>
          <w:p w14:paraId="690078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MDPI </w:t>
            </w:r>
          </w:p>
        </w:tc>
        <w:tc>
          <w:tcPr>
            <w:tcW w:w="3915" w:type="dxa"/>
            <w:tcMar>
              <w:top w:w="100" w:type="dxa"/>
              <w:left w:w="100" w:type="dxa"/>
              <w:bottom w:w="100" w:type="dxa"/>
              <w:right w:w="100" w:type="dxa"/>
            </w:tcMar>
          </w:tcPr>
          <w:p w14:paraId="522679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Revisão da literatura sobre desafios, benefícios e práticas de ITSM </w:t>
            </w:r>
          </w:p>
        </w:tc>
      </w:tr>
      <w:tr w:rsidR="00BF0C07" w14:paraId="08113675" w14:textId="77777777">
        <w:tc>
          <w:tcPr>
            <w:tcW w:w="1995" w:type="dxa"/>
            <w:tcMar>
              <w:top w:w="100" w:type="dxa"/>
              <w:left w:w="100" w:type="dxa"/>
              <w:bottom w:w="100" w:type="dxa"/>
              <w:right w:w="100" w:type="dxa"/>
            </w:tcMar>
          </w:tcPr>
          <w:p w14:paraId="027B4F4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Yordanov </w:t>
            </w:r>
          </w:p>
        </w:tc>
        <w:tc>
          <w:tcPr>
            <w:tcW w:w="1020" w:type="dxa"/>
            <w:tcMar>
              <w:top w:w="100" w:type="dxa"/>
              <w:left w:w="100" w:type="dxa"/>
              <w:bottom w:w="100" w:type="dxa"/>
              <w:right w:w="100" w:type="dxa"/>
            </w:tcMar>
          </w:tcPr>
          <w:p w14:paraId="4F9D717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2022 </w:t>
            </w:r>
          </w:p>
        </w:tc>
        <w:tc>
          <w:tcPr>
            <w:tcW w:w="2130" w:type="dxa"/>
            <w:tcMar>
              <w:top w:w="100" w:type="dxa"/>
              <w:left w:w="100" w:type="dxa"/>
              <w:bottom w:w="100" w:type="dxa"/>
              <w:right w:w="100" w:type="dxa"/>
            </w:tcMar>
          </w:tcPr>
          <w:p w14:paraId="6615F8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Conferência FDIBA </w:t>
            </w:r>
          </w:p>
        </w:tc>
        <w:tc>
          <w:tcPr>
            <w:tcW w:w="3915" w:type="dxa"/>
            <w:tcMar>
              <w:top w:w="100" w:type="dxa"/>
              <w:left w:w="100" w:type="dxa"/>
              <w:bottom w:w="100" w:type="dxa"/>
              <w:right w:w="100" w:type="dxa"/>
            </w:tcMar>
          </w:tcPr>
          <w:p w14:paraId="73F1387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de frameworks de ITSM em instituições de ensino superior </w:t>
            </w:r>
          </w:p>
        </w:tc>
      </w:tr>
      <w:tr w:rsidR="00BF0C07" w14:paraId="1307F0DA" w14:textId="77777777">
        <w:tc>
          <w:tcPr>
            <w:tcW w:w="1995" w:type="dxa"/>
            <w:tcMar>
              <w:top w:w="100" w:type="dxa"/>
              <w:left w:w="100" w:type="dxa"/>
              <w:bottom w:w="100" w:type="dxa"/>
              <w:right w:w="100" w:type="dxa"/>
            </w:tcMar>
          </w:tcPr>
          <w:p w14:paraId="1762E39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Veldyaeva, Fitz e Scheeg </w:t>
            </w:r>
          </w:p>
        </w:tc>
        <w:tc>
          <w:tcPr>
            <w:tcW w:w="1020" w:type="dxa"/>
            <w:tcMar>
              <w:top w:w="100" w:type="dxa"/>
              <w:left w:w="100" w:type="dxa"/>
              <w:bottom w:w="100" w:type="dxa"/>
              <w:right w:w="100" w:type="dxa"/>
            </w:tcMar>
          </w:tcPr>
          <w:p w14:paraId="47C1334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2024 </w:t>
            </w:r>
          </w:p>
        </w:tc>
        <w:tc>
          <w:tcPr>
            <w:tcW w:w="2130" w:type="dxa"/>
            <w:tcMar>
              <w:top w:w="100" w:type="dxa"/>
              <w:left w:w="100" w:type="dxa"/>
              <w:bottom w:w="100" w:type="dxa"/>
              <w:right w:w="100" w:type="dxa"/>
            </w:tcMar>
          </w:tcPr>
          <w:p w14:paraId="59D9F3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1970AF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Gamificação no ensino de ITSM para futuros profissionais de TI </w:t>
            </w:r>
          </w:p>
        </w:tc>
      </w:tr>
      <w:tr w:rsidR="00BF0C07" w14:paraId="75BF0929" w14:textId="77777777">
        <w:tc>
          <w:tcPr>
            <w:tcW w:w="1995" w:type="dxa"/>
            <w:tcMar>
              <w:top w:w="100" w:type="dxa"/>
              <w:left w:w="100" w:type="dxa"/>
              <w:bottom w:w="100" w:type="dxa"/>
              <w:right w:w="100" w:type="dxa"/>
            </w:tcMar>
          </w:tcPr>
          <w:p w14:paraId="32AF8A6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Saraiva e Ribeiro </w:t>
            </w:r>
          </w:p>
        </w:tc>
        <w:tc>
          <w:tcPr>
            <w:tcW w:w="1020" w:type="dxa"/>
            <w:tcMar>
              <w:top w:w="100" w:type="dxa"/>
              <w:left w:w="100" w:type="dxa"/>
              <w:bottom w:w="100" w:type="dxa"/>
              <w:right w:w="100" w:type="dxa"/>
            </w:tcMar>
          </w:tcPr>
          <w:p w14:paraId="135D55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2025 </w:t>
            </w:r>
          </w:p>
        </w:tc>
        <w:tc>
          <w:tcPr>
            <w:tcW w:w="2130" w:type="dxa"/>
            <w:tcMar>
              <w:top w:w="100" w:type="dxa"/>
              <w:left w:w="100" w:type="dxa"/>
              <w:bottom w:w="100" w:type="dxa"/>
              <w:right w:w="100" w:type="dxa"/>
            </w:tcMar>
          </w:tcPr>
          <w:p w14:paraId="7EA6FA2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66D789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da transição do ITIL V3 para o ITIL 4 e seus impactos </w:t>
            </w:r>
          </w:p>
        </w:tc>
      </w:tr>
      <w:tr w:rsidR="00AC11A3" w14:paraId="3C3DBBC9" w14:textId="77777777">
        <w:trPr>
          <w:ins w:id="106" w:author="Bernardo Sachet Braga" w:date="2026-09-02T20:57:00Z" w16du:dateUtc="2026-09-02T23:57:00Z"/>
        </w:trPr>
        <w:tc>
          <w:tcPr>
            <w:tcW w:w="1995" w:type="dxa"/>
            <w:tcMar>
              <w:top w:w="100" w:type="dxa"/>
              <w:left w:w="100" w:type="dxa"/>
              <w:bottom w:w="100" w:type="dxa"/>
              <w:right w:w="100" w:type="dxa"/>
            </w:tcMar>
          </w:tcPr>
          <w:p w14:paraId="4D78E7CC" w14:textId="2759DAD3" w:rsidR="00AC11A3" w:rsidRDefault="00AC11A3">
            <w:pPr>
              <w:widowControl w:val="0"/>
              <w:spacing w:before="0" w:after="0" w:line="240" w:lineRule="auto"/>
              <w:jc w:val="left"/>
              <w:rPr>
                <w:ins w:id="107" w:author="Bernardo Sachet Braga" w:date="2026-09-02T20:57:00Z" w16du:dateUtc="2026-09-02T23:57:00Z"/>
                <w:sz w:val="20"/>
                <w:szCs w:val="20"/>
                <w:highlight w:val="white"/>
              </w:rPr>
            </w:pPr>
            <w:ins w:id="108" w:author="Bernardo Sachet Braga" w:date="2026-09-02T20:57:00Z" w16du:dateUtc="2026-09-02T23:57:00Z">
              <w:r>
                <w:rPr>
                  <w:sz w:val="20"/>
                  <w:szCs w:val="20"/>
                  <w:highlight w:val="white"/>
                </w:rPr>
                <w:t>Trinidad, Orta e Ruiz</w:t>
              </w:r>
            </w:ins>
          </w:p>
        </w:tc>
        <w:tc>
          <w:tcPr>
            <w:tcW w:w="1020" w:type="dxa"/>
            <w:tcMar>
              <w:top w:w="100" w:type="dxa"/>
              <w:left w:w="100" w:type="dxa"/>
              <w:bottom w:w="100" w:type="dxa"/>
              <w:right w:w="100" w:type="dxa"/>
            </w:tcMar>
          </w:tcPr>
          <w:p w14:paraId="32614D22" w14:textId="3D2C8B19" w:rsidR="00AC11A3" w:rsidRDefault="00AC11A3">
            <w:pPr>
              <w:widowControl w:val="0"/>
              <w:spacing w:before="0" w:after="0" w:line="240" w:lineRule="auto"/>
              <w:jc w:val="left"/>
              <w:rPr>
                <w:ins w:id="109" w:author="Bernardo Sachet Braga" w:date="2026-09-02T20:57:00Z" w16du:dateUtc="2026-09-02T23:57:00Z"/>
                <w:sz w:val="20"/>
                <w:szCs w:val="20"/>
                <w:highlight w:val="white"/>
              </w:rPr>
            </w:pPr>
            <w:ins w:id="110"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59D8EAE4" w14:textId="70E10BA1" w:rsidR="00AC11A3" w:rsidRDefault="00AC11A3">
            <w:pPr>
              <w:widowControl w:val="0"/>
              <w:spacing w:before="0" w:after="0" w:line="240" w:lineRule="auto"/>
              <w:jc w:val="left"/>
              <w:rPr>
                <w:ins w:id="111" w:author="Bernardo Sachet Braga" w:date="2026-09-02T20:57:00Z" w16du:dateUtc="2026-09-02T23:57:00Z"/>
                <w:sz w:val="20"/>
                <w:szCs w:val="20"/>
                <w:highlight w:val="white"/>
              </w:rPr>
            </w:pPr>
            <w:ins w:id="112" w:author="Bernardo Sachet Braga" w:date="2026-09-02T20:57:00Z" w16du:dateUtc="2026-09-02T23:57:00Z">
              <w:r>
                <w:rPr>
                  <w:sz w:val="20"/>
                  <w:szCs w:val="20"/>
                  <w:highlight w:val="white"/>
                </w:rPr>
                <w:t>MDPI (Applied Sciences)</w:t>
              </w:r>
            </w:ins>
          </w:p>
        </w:tc>
        <w:tc>
          <w:tcPr>
            <w:tcW w:w="3915" w:type="dxa"/>
            <w:tcMar>
              <w:top w:w="100" w:type="dxa"/>
              <w:left w:w="100" w:type="dxa"/>
              <w:bottom w:w="100" w:type="dxa"/>
              <w:right w:w="100" w:type="dxa"/>
            </w:tcMar>
          </w:tcPr>
          <w:p w14:paraId="71B808FD" w14:textId="04881F9F" w:rsidR="00AC11A3" w:rsidRDefault="00AC11A3">
            <w:pPr>
              <w:widowControl w:val="0"/>
              <w:spacing w:before="0" w:after="0" w:line="240" w:lineRule="auto"/>
              <w:jc w:val="left"/>
              <w:rPr>
                <w:ins w:id="113" w:author="Bernardo Sachet Braga" w:date="2026-09-02T20:57:00Z" w16du:dateUtc="2026-09-02T23:57:00Z"/>
                <w:sz w:val="20"/>
                <w:szCs w:val="20"/>
                <w:highlight w:val="white"/>
              </w:rPr>
            </w:pPr>
            <w:ins w:id="114" w:author="Bernardo Sachet Braga" w:date="2026-09-02T20:57:00Z" w16du:dateUtc="2026-09-02T23:57:00Z">
              <w:r>
                <w:rPr>
                  <w:sz w:val="20"/>
                  <w:szCs w:val="20"/>
                  <w:highlight w:val="white"/>
                </w:rPr>
                <w:t>Mapeamento sistemático sobre gamificação em ITSM</w:t>
              </w:r>
            </w:ins>
          </w:p>
        </w:tc>
      </w:tr>
      <w:tr w:rsidR="00AC11A3" w14:paraId="4815B5BC" w14:textId="77777777">
        <w:trPr>
          <w:ins w:id="115" w:author="Bernardo Sachet Braga" w:date="2026-09-02T20:57:00Z" w16du:dateUtc="2026-09-02T23:57:00Z"/>
        </w:trPr>
        <w:tc>
          <w:tcPr>
            <w:tcW w:w="1995" w:type="dxa"/>
            <w:tcMar>
              <w:top w:w="100" w:type="dxa"/>
              <w:left w:w="100" w:type="dxa"/>
              <w:bottom w:w="100" w:type="dxa"/>
              <w:right w:w="100" w:type="dxa"/>
            </w:tcMar>
          </w:tcPr>
          <w:p w14:paraId="235D877C" w14:textId="03E9BE99" w:rsidR="00AC11A3" w:rsidRDefault="00AC11A3">
            <w:pPr>
              <w:widowControl w:val="0"/>
              <w:spacing w:before="0" w:after="0" w:line="240" w:lineRule="auto"/>
              <w:jc w:val="left"/>
              <w:rPr>
                <w:ins w:id="116" w:author="Bernardo Sachet Braga" w:date="2026-09-02T20:57:00Z" w16du:dateUtc="2026-09-02T23:57:00Z"/>
                <w:sz w:val="20"/>
                <w:szCs w:val="20"/>
                <w:highlight w:val="white"/>
              </w:rPr>
            </w:pPr>
            <w:ins w:id="117" w:author="Bernardo Sachet Braga" w:date="2026-09-02T20:57:00Z" w16du:dateUtc="2026-09-02T23:57:00Z">
              <w:r>
                <w:rPr>
                  <w:sz w:val="20"/>
                  <w:szCs w:val="20"/>
                  <w:highlight w:val="white"/>
                </w:rPr>
                <w:t>Sarto et al.</w:t>
              </w:r>
            </w:ins>
          </w:p>
        </w:tc>
        <w:tc>
          <w:tcPr>
            <w:tcW w:w="1020" w:type="dxa"/>
            <w:tcMar>
              <w:top w:w="100" w:type="dxa"/>
              <w:left w:w="100" w:type="dxa"/>
              <w:bottom w:w="100" w:type="dxa"/>
              <w:right w:w="100" w:type="dxa"/>
            </w:tcMar>
          </w:tcPr>
          <w:p w14:paraId="562356AB" w14:textId="3941AA21" w:rsidR="00AC11A3" w:rsidRDefault="00AC11A3">
            <w:pPr>
              <w:widowControl w:val="0"/>
              <w:spacing w:before="0" w:after="0" w:line="240" w:lineRule="auto"/>
              <w:jc w:val="left"/>
              <w:rPr>
                <w:ins w:id="118" w:author="Bernardo Sachet Braga" w:date="2026-09-02T20:57:00Z" w16du:dateUtc="2026-09-02T23:57:00Z"/>
                <w:sz w:val="20"/>
                <w:szCs w:val="20"/>
                <w:highlight w:val="white"/>
              </w:rPr>
            </w:pPr>
            <w:ins w:id="119" w:author="Bernardo Sachet Braga" w:date="2026-09-02T20:57:00Z" w16du:dateUtc="2026-09-02T23:57:00Z">
              <w:r>
                <w:rPr>
                  <w:sz w:val="20"/>
                  <w:szCs w:val="20"/>
                  <w:highlight w:val="white"/>
                </w:rPr>
                <w:t>2025</w:t>
              </w:r>
            </w:ins>
          </w:p>
        </w:tc>
        <w:tc>
          <w:tcPr>
            <w:tcW w:w="2130" w:type="dxa"/>
            <w:tcMar>
              <w:top w:w="100" w:type="dxa"/>
              <w:left w:w="100" w:type="dxa"/>
              <w:bottom w:w="100" w:type="dxa"/>
              <w:right w:w="100" w:type="dxa"/>
            </w:tcMar>
          </w:tcPr>
          <w:p w14:paraId="24C0C7EC" w14:textId="272896D2" w:rsidR="00AC11A3" w:rsidRDefault="00AC11A3">
            <w:pPr>
              <w:widowControl w:val="0"/>
              <w:spacing w:before="0" w:after="0" w:line="240" w:lineRule="auto"/>
              <w:jc w:val="left"/>
              <w:rPr>
                <w:ins w:id="120" w:author="Bernardo Sachet Braga" w:date="2026-09-02T20:57:00Z" w16du:dateUtc="2026-09-02T23:57:00Z"/>
                <w:sz w:val="20"/>
                <w:szCs w:val="20"/>
                <w:highlight w:val="white"/>
              </w:rPr>
            </w:pPr>
            <w:ins w:id="121" w:author="Bernardo Sachet Braga" w:date="2026-09-02T20:57:00Z" w16du:dateUtc="2026-09-02T23:57:00Z">
              <w:r>
                <w:rPr>
                  <w:sz w:val="20"/>
                  <w:szCs w:val="20"/>
                  <w:highlight w:val="white"/>
                </w:rPr>
                <w:t>Springer Link</w:t>
              </w:r>
            </w:ins>
          </w:p>
        </w:tc>
        <w:tc>
          <w:tcPr>
            <w:tcW w:w="3915" w:type="dxa"/>
            <w:tcMar>
              <w:top w:w="100" w:type="dxa"/>
              <w:left w:w="100" w:type="dxa"/>
              <w:bottom w:w="100" w:type="dxa"/>
              <w:right w:w="100" w:type="dxa"/>
            </w:tcMar>
          </w:tcPr>
          <w:p w14:paraId="12C26E7F" w14:textId="5B2EC02B" w:rsidR="00AC11A3" w:rsidRDefault="00AC11A3">
            <w:pPr>
              <w:widowControl w:val="0"/>
              <w:spacing w:before="0" w:after="0" w:line="240" w:lineRule="auto"/>
              <w:jc w:val="left"/>
              <w:rPr>
                <w:ins w:id="122" w:author="Bernardo Sachet Braga" w:date="2026-09-02T20:57:00Z" w16du:dateUtc="2026-09-02T23:57:00Z"/>
                <w:sz w:val="20"/>
                <w:szCs w:val="20"/>
                <w:highlight w:val="white"/>
              </w:rPr>
            </w:pPr>
            <w:ins w:id="123" w:author="Bernardo Sachet Braga" w:date="2026-09-02T20:57:00Z" w16du:dateUtc="2026-09-02T23:57:00Z">
              <w:r>
                <w:rPr>
                  <w:sz w:val="20"/>
                  <w:szCs w:val="20"/>
                  <w:highlight w:val="white"/>
                </w:rPr>
                <w:t>Aplicação de ITIL 4, process mining e inteligência artificial em uma IES</w:t>
              </w:r>
            </w:ins>
          </w:p>
        </w:tc>
      </w:tr>
      <w:tr w:rsidR="00AC11A3" w14:paraId="0CD76B88" w14:textId="77777777">
        <w:trPr>
          <w:ins w:id="124" w:author="Bernardo Sachet Braga" w:date="2026-09-02T20:57:00Z" w16du:dateUtc="2026-09-02T23:57:00Z"/>
        </w:trPr>
        <w:tc>
          <w:tcPr>
            <w:tcW w:w="1995" w:type="dxa"/>
            <w:tcMar>
              <w:top w:w="100" w:type="dxa"/>
              <w:left w:w="100" w:type="dxa"/>
              <w:bottom w:w="100" w:type="dxa"/>
              <w:right w:w="100" w:type="dxa"/>
            </w:tcMar>
          </w:tcPr>
          <w:p w14:paraId="42E3347C" w14:textId="3F44ED10" w:rsidR="00AC11A3" w:rsidRDefault="00AC11A3">
            <w:pPr>
              <w:widowControl w:val="0"/>
              <w:spacing w:before="0" w:after="0" w:line="240" w:lineRule="auto"/>
              <w:jc w:val="left"/>
              <w:rPr>
                <w:ins w:id="125" w:author="Bernardo Sachet Braga" w:date="2026-09-02T20:57:00Z" w16du:dateUtc="2026-09-02T23:57:00Z"/>
                <w:sz w:val="20"/>
                <w:szCs w:val="20"/>
                <w:highlight w:val="white"/>
              </w:rPr>
            </w:pPr>
            <w:ins w:id="126" w:author="Bernardo Sachet Braga" w:date="2026-09-02T20:57:00Z" w16du:dateUtc="2026-09-02T23:57:00Z">
              <w:r>
                <w:rPr>
                  <w:sz w:val="20"/>
                  <w:szCs w:val="20"/>
                  <w:highlight w:val="white"/>
                </w:rPr>
                <w:t>Ayofe e Ajetola</w:t>
              </w:r>
            </w:ins>
          </w:p>
        </w:tc>
        <w:tc>
          <w:tcPr>
            <w:tcW w:w="1020" w:type="dxa"/>
            <w:tcMar>
              <w:top w:w="100" w:type="dxa"/>
              <w:left w:w="100" w:type="dxa"/>
              <w:bottom w:w="100" w:type="dxa"/>
              <w:right w:w="100" w:type="dxa"/>
            </w:tcMar>
          </w:tcPr>
          <w:p w14:paraId="21614A92" w14:textId="5247628B" w:rsidR="00AC11A3" w:rsidRDefault="00AC11A3">
            <w:pPr>
              <w:widowControl w:val="0"/>
              <w:spacing w:before="0" w:after="0" w:line="240" w:lineRule="auto"/>
              <w:jc w:val="left"/>
              <w:rPr>
                <w:ins w:id="127" w:author="Bernardo Sachet Braga" w:date="2026-09-02T20:57:00Z" w16du:dateUtc="2026-09-02T23:57:00Z"/>
                <w:sz w:val="20"/>
                <w:szCs w:val="20"/>
                <w:highlight w:val="white"/>
              </w:rPr>
            </w:pPr>
            <w:ins w:id="128" w:author="Bernardo Sachet Braga" w:date="2026-09-02T20:57:00Z" w16du:dateUtc="2026-09-02T23:57:00Z">
              <w:r>
                <w:rPr>
                  <w:sz w:val="20"/>
                  <w:szCs w:val="20"/>
                  <w:highlight w:val="white"/>
                </w:rPr>
                <w:t>2009</w:t>
              </w:r>
            </w:ins>
          </w:p>
        </w:tc>
        <w:tc>
          <w:tcPr>
            <w:tcW w:w="2130" w:type="dxa"/>
            <w:tcMar>
              <w:top w:w="100" w:type="dxa"/>
              <w:left w:w="100" w:type="dxa"/>
              <w:bottom w:w="100" w:type="dxa"/>
              <w:right w:w="100" w:type="dxa"/>
            </w:tcMar>
          </w:tcPr>
          <w:p w14:paraId="2C768E7E" w14:textId="179C3F46" w:rsidR="00AC11A3" w:rsidRDefault="00AC11A3">
            <w:pPr>
              <w:widowControl w:val="0"/>
              <w:spacing w:before="0" w:after="0" w:line="240" w:lineRule="auto"/>
              <w:jc w:val="left"/>
              <w:rPr>
                <w:ins w:id="129" w:author="Bernardo Sachet Braga" w:date="2026-09-02T20:57:00Z" w16du:dateUtc="2026-09-02T23:57:00Z"/>
                <w:sz w:val="20"/>
                <w:szCs w:val="20"/>
                <w:highlight w:val="white"/>
              </w:rPr>
            </w:pPr>
            <w:ins w:id="130" w:author="Bernardo Sachet Braga" w:date="2026-09-02T20:57:00Z" w16du:dateUtc="2026-09-02T23:57:00Z">
              <w:r>
                <w:rPr>
                  <w:sz w:val="20"/>
                  <w:szCs w:val="20"/>
                  <w:highlight w:val="white"/>
                </w:rPr>
                <w:t>arXiv / IJCSIS</w:t>
              </w:r>
            </w:ins>
          </w:p>
        </w:tc>
        <w:tc>
          <w:tcPr>
            <w:tcW w:w="3915" w:type="dxa"/>
            <w:tcMar>
              <w:top w:w="100" w:type="dxa"/>
              <w:left w:w="100" w:type="dxa"/>
              <w:bottom w:w="100" w:type="dxa"/>
              <w:right w:w="100" w:type="dxa"/>
            </w:tcMar>
          </w:tcPr>
          <w:p w14:paraId="5B454E3D" w14:textId="60340C90" w:rsidR="00AC11A3" w:rsidRDefault="00AC11A3">
            <w:pPr>
              <w:widowControl w:val="0"/>
              <w:spacing w:before="0" w:after="0" w:line="240" w:lineRule="auto"/>
              <w:jc w:val="left"/>
              <w:rPr>
                <w:ins w:id="131" w:author="Bernardo Sachet Braga" w:date="2026-09-02T20:57:00Z" w16du:dateUtc="2026-09-02T23:57:00Z"/>
                <w:sz w:val="20"/>
                <w:szCs w:val="20"/>
                <w:highlight w:val="white"/>
              </w:rPr>
            </w:pPr>
            <w:ins w:id="132" w:author="Bernardo Sachet Braga" w:date="2026-09-02T20:57:00Z" w16du:dateUtc="2026-09-02T23:57:00Z">
              <w:r>
                <w:rPr>
                  <w:sz w:val="20"/>
                  <w:szCs w:val="20"/>
                  <w:highlight w:val="white"/>
                </w:rPr>
                <w:t>Lacuna entre o currículo de Ciência da Computação e as competências exigidas pela indústria</w:t>
              </w:r>
            </w:ins>
          </w:p>
        </w:tc>
      </w:tr>
      <w:tr w:rsidR="00AC11A3" w14:paraId="619EE38C" w14:textId="77777777">
        <w:trPr>
          <w:ins w:id="133" w:author="Bernardo Sachet Braga" w:date="2026-09-02T20:57:00Z" w16du:dateUtc="2026-09-02T23:57:00Z"/>
        </w:trPr>
        <w:tc>
          <w:tcPr>
            <w:tcW w:w="1995" w:type="dxa"/>
            <w:tcMar>
              <w:top w:w="100" w:type="dxa"/>
              <w:left w:w="100" w:type="dxa"/>
              <w:bottom w:w="100" w:type="dxa"/>
              <w:right w:w="100" w:type="dxa"/>
            </w:tcMar>
          </w:tcPr>
          <w:p w14:paraId="64C0E5C5" w14:textId="278C5D9C" w:rsidR="00AC11A3" w:rsidRDefault="00AC11A3">
            <w:pPr>
              <w:widowControl w:val="0"/>
              <w:spacing w:before="0" w:after="0" w:line="240" w:lineRule="auto"/>
              <w:jc w:val="left"/>
              <w:rPr>
                <w:ins w:id="134" w:author="Bernardo Sachet Braga" w:date="2026-09-02T20:57:00Z" w16du:dateUtc="2026-09-02T23:57:00Z"/>
                <w:sz w:val="20"/>
                <w:szCs w:val="20"/>
                <w:highlight w:val="white"/>
              </w:rPr>
            </w:pPr>
            <w:ins w:id="135" w:author="Bernardo Sachet Braga" w:date="2026-09-02T20:57:00Z" w16du:dateUtc="2026-09-02T23:57:00Z">
              <w:r>
                <w:rPr>
                  <w:sz w:val="20"/>
                  <w:szCs w:val="20"/>
                  <w:highlight w:val="white"/>
                </w:rPr>
                <w:t>Slonka et al.</w:t>
              </w:r>
            </w:ins>
          </w:p>
        </w:tc>
        <w:tc>
          <w:tcPr>
            <w:tcW w:w="1020" w:type="dxa"/>
            <w:tcMar>
              <w:top w:w="100" w:type="dxa"/>
              <w:left w:w="100" w:type="dxa"/>
              <w:bottom w:w="100" w:type="dxa"/>
              <w:right w:w="100" w:type="dxa"/>
            </w:tcMar>
          </w:tcPr>
          <w:p w14:paraId="573B9E6A" w14:textId="4EEFE4CA" w:rsidR="00AC11A3" w:rsidRDefault="00AC11A3">
            <w:pPr>
              <w:widowControl w:val="0"/>
              <w:spacing w:before="0" w:after="0" w:line="240" w:lineRule="auto"/>
              <w:jc w:val="left"/>
              <w:rPr>
                <w:ins w:id="136" w:author="Bernardo Sachet Braga" w:date="2026-09-02T20:57:00Z" w16du:dateUtc="2026-09-02T23:57:00Z"/>
                <w:sz w:val="20"/>
                <w:szCs w:val="20"/>
                <w:highlight w:val="white"/>
              </w:rPr>
            </w:pPr>
            <w:ins w:id="137"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25393F45" w14:textId="6428FF49" w:rsidR="00AC11A3" w:rsidRDefault="00AC11A3">
            <w:pPr>
              <w:widowControl w:val="0"/>
              <w:spacing w:before="0" w:after="0" w:line="240" w:lineRule="auto"/>
              <w:jc w:val="left"/>
              <w:rPr>
                <w:ins w:id="138" w:author="Bernardo Sachet Braga" w:date="2026-09-02T20:57:00Z" w16du:dateUtc="2026-09-02T23:57:00Z"/>
                <w:sz w:val="20"/>
                <w:szCs w:val="20"/>
                <w:highlight w:val="white"/>
              </w:rPr>
            </w:pPr>
            <w:ins w:id="139" w:author="Bernardo Sachet Braga" w:date="2026-09-02T20:57:00Z" w16du:dateUtc="2026-09-02T23:57:00Z">
              <w:r>
                <w:rPr>
                  <w:sz w:val="20"/>
                  <w:szCs w:val="20"/>
                  <w:highlight w:val="white"/>
                </w:rPr>
                <w:t>Issues in Information Systems (IACIS)</w:t>
              </w:r>
            </w:ins>
          </w:p>
        </w:tc>
        <w:tc>
          <w:tcPr>
            <w:tcW w:w="3915" w:type="dxa"/>
            <w:tcMar>
              <w:top w:w="100" w:type="dxa"/>
              <w:left w:w="100" w:type="dxa"/>
              <w:bottom w:w="100" w:type="dxa"/>
              <w:right w:w="100" w:type="dxa"/>
            </w:tcMar>
          </w:tcPr>
          <w:p w14:paraId="203D1016" w14:textId="13D66E8F" w:rsidR="00AC11A3" w:rsidRDefault="00AC11A3">
            <w:pPr>
              <w:widowControl w:val="0"/>
              <w:spacing w:before="0" w:after="0" w:line="240" w:lineRule="auto"/>
              <w:jc w:val="left"/>
              <w:rPr>
                <w:ins w:id="140" w:author="Bernardo Sachet Braga" w:date="2026-09-02T20:57:00Z" w16du:dateUtc="2026-09-02T23:57:00Z"/>
                <w:sz w:val="20"/>
                <w:szCs w:val="20"/>
                <w:highlight w:val="white"/>
              </w:rPr>
            </w:pPr>
            <w:ins w:id="141" w:author="Bernardo Sachet Braga" w:date="2026-09-02T20:57:00Z" w16du:dateUtc="2026-09-02T23:57:00Z">
              <w:r>
                <w:rPr>
                  <w:sz w:val="20"/>
                  <w:szCs w:val="20"/>
                  <w:highlight w:val="white"/>
                </w:rPr>
                <w:t>Lacuna de conhecimentos de estudantes de TI em quatro domínios profissionais</w:t>
              </w:r>
            </w:ins>
          </w:p>
        </w:tc>
      </w:tr>
    </w:tbl>
    <w:p w14:paraId="3CCF5471" w14:textId="77777777" w:rsidR="00BF0C07" w:rsidRDefault="00CF2E2C">
      <w:pPr>
        <w:ind w:firstLine="720"/>
        <w:jc w:val="center"/>
        <w:rPr>
          <w:highlight w:val="white"/>
        </w:rPr>
      </w:pPr>
      <w:r>
        <w:rPr>
          <w:highlight w:val="white"/>
        </w:rPr>
        <w:t>Fonte: Autoria própria</w:t>
      </w:r>
    </w:p>
    <w:p w14:paraId="78E75847" w14:textId="03EBF520" w:rsidR="00BF0C07" w:rsidRDefault="00AC11A3">
      <w:pPr>
        <w:spacing w:before="240" w:after="240"/>
        <w:ind w:firstLine="708"/>
        <w:rPr>
          <w:highlight w:val="white"/>
        </w:rPr>
      </w:pPr>
      <w:ins w:id="142" w:author="Bernardo Sachet Braga" w:date="2026-09-02T20:57:00Z" w16du:dateUtc="2026-09-02T23:57:00Z">
        <w:r>
          <w:rPr>
            <w:highlight w:val="white"/>
          </w:rPr>
          <w:t>Nas Seções 3.3 a 3.11, os nove trabalhos correlatos são apresentados de forma detalhada, com seus objetivos, métodos, resultados e relações com a presente pesquisa. A Seção 3.12 apresenta, separadamente, uma atualização contextual sobre a ITIL 5, sem contabilizá-la como estudo acadêmico correlato.</w:t>
        </w:r>
      </w:ins>
      <w:del w:id="143" w:author="Bernardo Sachet Braga" w:date="2026-09-02T20:57:00Z" w16du:dateUtc="2026-09-02T23:57:00Z">
        <w:r w:rsidR="00CF2E2C" w:rsidDel="00AC11A3">
          <w:rPr>
            <w:highlight w:val="white"/>
          </w:rPr>
          <w:delText xml:space="preserve">Nas seções seguintes, cada um desses trabalhos é apresentado de forma detalhada, descrevendo seus objetivos, metodologia, resultados e a relação com a presente pesquisa. </w:delText>
        </w:r>
      </w:del>
    </w:p>
    <w:p w14:paraId="5E3284D7" w14:textId="77777777" w:rsidR="00BF0C07" w:rsidRPr="00781917" w:rsidRDefault="00CF2E2C">
      <w:pPr>
        <w:pStyle w:val="Ttulo2"/>
        <w:rPr>
          <w:highlight w:val="white"/>
          <w:lang w:val="en-US"/>
        </w:rPr>
      </w:pPr>
      <w:r w:rsidRPr="00781917">
        <w:rPr>
          <w:highlight w:val="white"/>
          <w:lang w:val="en-US"/>
        </w:rPr>
        <w:t>3.3 The Impact of Cloud Computing on ITIL Service Strategy Processes</w:t>
      </w:r>
    </w:p>
    <w:p w14:paraId="531F1F6B" w14:textId="77777777" w:rsidR="00BF0C07" w:rsidRDefault="00CF2E2C">
      <w:pPr>
        <w:ind w:firstLine="720"/>
        <w:rPr>
          <w:highlight w:val="white"/>
        </w:rPr>
      </w:pPr>
      <w:r>
        <w:rPr>
          <w:highlight w:val="white"/>
        </w:rPr>
        <w:t>O trabalho de Mohamed B. Al Mourad, Member, IACSIT, e Mohammed Hussain tem como objetivo entender como a adoção da computação em nuvem afeta os processos de Estratégia de Serviço do ITIL V3. Para isso, os autores consultaram quatro organizações dos Emirados Árabes Unidos que já usavam ou pretendiam usar serviços em nuvem, realizando entrevistas com profissionais da área de ITIL. O estudo analisa os cinco subprocessos da Service Strategy — Gerenciamento de Estratégia, Portfólio de Serviços, Financeiro, Deman</w:t>
      </w:r>
      <w:r>
        <w:rPr>
          <w:highlight w:val="white"/>
        </w:rPr>
        <w:t xml:space="preserve">da e Relacionamento com o Negócio — e mostra que, apesar de a nuvem não mudar os objetivos da estratégia de serviços, ela exige ajustes importantes nos processos. Por exemplo, o gerenciamento financeiro precisa se adaptar ao modelo de cobrança por uso (pay-as-you-go), e o gerenciamento de demanda precisa definir com mais precisão os requisitos de desempenho nos acordos de nível de serviço (SLAs), já que o provedor de nuvem cobra taxas extras quando o uso ultrapassa o combinado. Esse trabalho se conecta com </w:t>
      </w:r>
      <w:r>
        <w:rPr>
          <w:highlight w:val="white"/>
        </w:rPr>
        <w:t xml:space="preserve">a presente pesquisa porque mostra, </w:t>
      </w:r>
      <w:r>
        <w:rPr>
          <w:highlight w:val="white"/>
        </w:rPr>
        <w:t xml:space="preserve">na prática, que quando novas tecnologias são adotadas, os processos estratégicos de TI precisam ser revisados, reforçando a importância de que as ferramentas de ITSM acompanhem essas mudanças para apoiar de forma adequada o gerenciamento da estratégia de serviços. </w:t>
      </w:r>
    </w:p>
    <w:p w14:paraId="6C053A9D" w14:textId="77777777" w:rsidR="00BF0C07" w:rsidRDefault="00CF2E2C">
      <w:pPr>
        <w:ind w:firstLine="720"/>
        <w:rPr>
          <w:highlight w:val="white"/>
        </w:rPr>
      </w:pPr>
      <w:r>
        <w:rPr>
          <w:highlight w:val="white"/>
        </w:rPr>
        <w:t>A busca para encontrar esse trabalho ocorreu no dia 7 de abril de 2026, quando ele apareceu como o primeiro item, utilizando o filtro de pesquisa ('Service strategy' + 'ITIL') e sem mais nenhum filtro.</w:t>
      </w:r>
    </w:p>
    <w:p w14:paraId="1FA684B6" w14:textId="0C945F8C" w:rsidR="00BF0C07" w:rsidRPr="00781917" w:rsidRDefault="00CF2E2C">
      <w:pPr>
        <w:pStyle w:val="Ttulo2"/>
        <w:rPr>
          <w:highlight w:val="white"/>
          <w:lang w:val="en-US"/>
        </w:rPr>
      </w:pPr>
      <w:bookmarkStart w:id="144" w:name="_9nr6gj2gdx59" w:colFirst="0" w:colLast="0"/>
      <w:bookmarkEnd w:id="144"/>
      <w:r w:rsidRPr="00781917">
        <w:rPr>
          <w:highlight w:val="white"/>
          <w:lang w:val="en-US"/>
        </w:rPr>
        <w:t xml:space="preserve">3.4 </w:t>
      </w:r>
      <w:hyperlink r:id="rId17">
        <w:r w:rsidR="00BF0C07" w:rsidRPr="00781917">
          <w:rPr>
            <w:highlight w:val="white"/>
            <w:lang w:val="en-US"/>
          </w:rPr>
          <w:t xml:space="preserve">Analysis of </w:t>
        </w:r>
        <w:r w:rsidR="00D65AB3" w:rsidRPr="00781917">
          <w:rPr>
            <w:highlight w:val="white"/>
            <w:lang w:val="en-US"/>
          </w:rPr>
          <w:t>ITIL</w:t>
        </w:r>
        <w:r w:rsidR="00BF0C07" w:rsidRPr="00781917">
          <w:rPr>
            <w:highlight w:val="white"/>
            <w:lang w:val="en-US"/>
          </w:rPr>
          <w:t xml:space="preserve"> V3 and 4, Exploring the Impacts on ITSM of Implementing the New Version</w:t>
        </w:r>
      </w:hyperlink>
    </w:p>
    <w:p w14:paraId="523DEE57" w14:textId="77777777" w:rsidR="00BF0C07" w:rsidRDefault="00CF2E2C">
      <w:pPr>
        <w:spacing w:before="240" w:after="240"/>
        <w:ind w:firstLine="708"/>
        <w:rPr>
          <w:highlight w:val="white"/>
          <w:u w:val="single"/>
        </w:rPr>
      </w:pPr>
      <w:r>
        <w:rPr>
          <w:highlight w:val="white"/>
        </w:rPr>
        <w:t>O artigo de Saraiva e Ribeiro (2025), publicado nos anais da CAPSI 2025 (Conferência da Associação Portuguesa de Sistemas de Informação), tem como objetivo analisar criticamente a transição do ITIL V3 para o ITIL 4, avaliando os impactos que a implementação da nova versão traz para as organizações que praticam o Gerenciamento de Serviços de TI. O artigo destaca as principais mudanças conceituais e estruturais introduzidas com a descontinuação da versão 3 em favor do ITIL 4.</w:t>
      </w:r>
    </w:p>
    <w:p w14:paraId="2CED7099" w14:textId="77777777" w:rsidR="00BF0C07" w:rsidRDefault="00CF2E2C">
      <w:pPr>
        <w:spacing w:before="240" w:after="240"/>
        <w:ind w:firstLine="708"/>
        <w:rPr>
          <w:highlight w:val="white"/>
        </w:rPr>
      </w:pPr>
      <w:r>
        <w:rPr>
          <w:highlight w:val="white"/>
        </w:rPr>
        <w:t>A pesquisa adota uma abordagem de análise comparativa entre as duas versões do framework, identificando o que mudou na estrutura, nos processos e na filosofia do ITIL. Os autores investigam como essas mudanças impactam organizações que já utilizavam o ITIL V3 e precisam fazer a transição para o ITIL 4, analisando questões como: o nível de esforço necessário para a migração, as diferenças na forma como os processos são organizados e se a versão anterior se tornou completamente obsoleta ou ainda possui valor.</w:t>
      </w:r>
      <w:r>
        <w:rPr>
          <w:highlight w:val="white"/>
        </w:rPr>
        <w:t xml:space="preserve"> A conclusão dos autores é que o ITIL 4 representa uma evolução e não uma ruptura total, o que significa que organizações que já investiram na versão 3 não precisam descartar tudo o que construíram, mas sim adaptar suas práticas ao novo modelo.</w:t>
      </w:r>
    </w:p>
    <w:p w14:paraId="2C057420" w14:textId="77777777" w:rsidR="00BF0C07" w:rsidRDefault="00CF2E2C">
      <w:pPr>
        <w:spacing w:before="240" w:after="240"/>
        <w:ind w:firstLine="708"/>
        <w:rPr>
          <w:highlight w:val="white"/>
        </w:rPr>
      </w:pPr>
      <w:r>
        <w:rPr>
          <w:highlight w:val="white"/>
        </w:rPr>
        <w:t>No que diz respeito à gestão da estratégia de serviço (QP01), o artigo contribui ao mostrar que essa prática deixou de ser uma fase isolada no ciclo de vida e passou a ser tratada de forma integrada dentro do Service Value System do ITIL 4, o que exige das organizações uma nova forma de pensar e executar a estratégia de serviços. Em relação ao ensino de ITSM (QP02), o artigo não aborda diretamente essa questão, mas evidencia que a mudança conceitual entre as versões demanda atualização constante dos profiss</w:t>
      </w:r>
      <w:r>
        <w:rPr>
          <w:highlight w:val="white"/>
        </w:rPr>
        <w:t xml:space="preserve">ionais, o que reforça a necessidade </w:t>
      </w:r>
      <w:r>
        <w:rPr>
          <w:highlight w:val="white"/>
        </w:rPr>
        <w:t>de formação acadêmica nessa área. Quanto às ferramentas de ITSM (QP03), o artigo não faz análise de ferramentas específicas.</w:t>
      </w:r>
    </w:p>
    <w:p w14:paraId="6844C198" w14:textId="77777777" w:rsidR="00BF0C07" w:rsidRDefault="00CF2E2C">
      <w:pPr>
        <w:spacing w:before="240" w:after="240"/>
        <w:ind w:firstLine="708"/>
        <w:rPr>
          <w:highlight w:val="white"/>
        </w:rPr>
      </w:pPr>
      <w:r>
        <w:rPr>
          <w:highlight w:val="white"/>
        </w:rPr>
        <w:t xml:space="preserve">A busca por esse trabalho foi realizada no dia 7 de abril de 2026, na base </w:t>
      </w:r>
      <w:r>
        <w:rPr>
          <w:i/>
          <w:iCs/>
          <w:highlight w:val="white"/>
        </w:rPr>
        <w:t>AIS Electronic Library</w:t>
      </w:r>
      <w:r>
        <w:rPr>
          <w:highlight w:val="white"/>
        </w:rPr>
        <w:t xml:space="preserve"> (AISeL), utilizando o filtro ('Service strategy' AND 'ITIL' AND 'V3 and 4') a partir de 2022 e incluindo citações, o que retornou dois resultados. </w:t>
      </w:r>
    </w:p>
    <w:p w14:paraId="30C3D97C" w14:textId="332240A0" w:rsidR="00BF0C07" w:rsidRPr="00781917" w:rsidRDefault="00CF2E2C">
      <w:pPr>
        <w:pStyle w:val="Ttulo2"/>
        <w:rPr>
          <w:highlight w:val="white"/>
          <w:lang w:val="en-US"/>
        </w:rPr>
      </w:pPr>
      <w:bookmarkStart w:id="145" w:name="_ox1ce1cu78t8" w:colFirst="0" w:colLast="0"/>
      <w:bookmarkEnd w:id="145"/>
      <w:r w:rsidRPr="00781917">
        <w:rPr>
          <w:highlight w:val="white"/>
          <w:lang w:val="en-US"/>
        </w:rPr>
        <w:t>3.5 Analysis of Methods for IT Service Management Processes Implementation in Higher Education</w:t>
      </w:r>
      <w:r w:rsidR="00D65AB3">
        <w:rPr>
          <w:highlight w:val="white"/>
          <w:lang w:val="en-US"/>
        </w:rPr>
        <w:t xml:space="preserve"> </w:t>
      </w:r>
      <w:r w:rsidRPr="00781917">
        <w:rPr>
          <w:highlight w:val="white"/>
          <w:lang w:val="en-US"/>
        </w:rPr>
        <w:t>Institutions</w:t>
      </w:r>
    </w:p>
    <w:p w14:paraId="647B27C9" w14:textId="77777777" w:rsidR="00BF0C07" w:rsidRDefault="00CF2E2C">
      <w:pPr>
        <w:ind w:firstLine="720"/>
        <w:rPr>
          <w:highlight w:val="white"/>
        </w:rPr>
      </w:pPr>
      <w:r>
        <w:rPr>
          <w:highlight w:val="white"/>
        </w:rPr>
        <w:t>O trabalho, apresentado por Yordan Yordanov, investiga como as instituições de ensino superior podem implementar processos de Gerenciamento de Serviços de TI de forma eficiente através do framework ITIL. O estudo aborda os desafios específicos do ambiente acadêmico, que, diferentemente de empresas tradicionais, precisa atender a públicos muito variados como alunos, professores e pesquisadores. O autor destaca métodos para melhorar o suporte técnico e a entrega de serviços digitais, discutindo como ferrament</w:t>
      </w:r>
      <w:r>
        <w:rPr>
          <w:highlight w:val="white"/>
        </w:rPr>
        <w:t>as de automação e inteligência podem reduzir a burocracia e tornar a gestão mais ágil.</w:t>
      </w:r>
    </w:p>
    <w:p w14:paraId="63B23DA2" w14:textId="77777777" w:rsidR="00BF0C07" w:rsidRDefault="00CF2E2C">
      <w:pPr>
        <w:ind w:firstLine="720"/>
        <w:rPr>
          <w:highlight w:val="white"/>
        </w:rPr>
      </w:pPr>
      <w:r>
        <w:rPr>
          <w:highlight w:val="white"/>
        </w:rPr>
        <w:t xml:space="preserve">Para o presente trabalho, esse estudo é relevante pois oferece uma base sobre a aplicação prática da ITIL em um cenário educacional, permitindo identificar barreiras comuns na implementação do framework e utilizar as lições apontadas pelos autores para aprimorar o projeto da unidade de aprendizagem proposta nesta pesquisa. </w:t>
      </w:r>
    </w:p>
    <w:p w14:paraId="47F3541B" w14:textId="77777777" w:rsidR="00BF0C07" w:rsidRDefault="00CF2E2C">
      <w:pPr>
        <w:ind w:firstLine="720"/>
        <w:rPr>
          <w:highlight w:val="white"/>
        </w:rPr>
      </w:pPr>
      <w:r>
        <w:rPr>
          <w:highlight w:val="white"/>
        </w:rPr>
        <w:t xml:space="preserve">A busca por esse trabalho foi realizada no dia 7 de abril de 2026, retornando apenas dois resultados. Ele apareceu como o primeiro item a utilizar os termos de pesquisa ("IT service management" + "Education Institutions"), com recorte a partir de 2022 e inclusão de citações. </w:t>
      </w:r>
    </w:p>
    <w:p w14:paraId="5CEE6AFF" w14:textId="77777777" w:rsidR="00BF0C07" w:rsidRPr="00781917" w:rsidRDefault="00CF2E2C">
      <w:pPr>
        <w:pStyle w:val="Ttulo2"/>
        <w:rPr>
          <w:highlight w:val="white"/>
          <w:lang w:val="en-US"/>
        </w:rPr>
      </w:pPr>
      <w:bookmarkStart w:id="146" w:name="_x5gpd6sfj5xt" w:colFirst="0" w:colLast="0"/>
      <w:bookmarkEnd w:id="146"/>
      <w:r w:rsidRPr="00781917">
        <w:rPr>
          <w:highlight w:val="white"/>
          <w:lang w:val="en-US"/>
        </w:rPr>
        <w:t>3.6 An IT Service Management Literature Review: Challenges, Benefits, Opportunities and Implementation Practices</w:t>
      </w:r>
    </w:p>
    <w:p w14:paraId="418B94A6" w14:textId="77777777" w:rsidR="00BF0C07" w:rsidRDefault="00CF2E2C">
      <w:pPr>
        <w:rPr>
          <w:highlight w:val="white"/>
        </w:rPr>
      </w:pPr>
      <w:r w:rsidRPr="00781917">
        <w:rPr>
          <w:b/>
          <w:bCs/>
          <w:sz w:val="28"/>
          <w:szCs w:val="28"/>
          <w:highlight w:val="white"/>
          <w:lang w:val="en-US"/>
        </w:rPr>
        <w:tab/>
      </w:r>
      <w:r>
        <w:rPr>
          <w:highlight w:val="white"/>
        </w:rPr>
        <w:t xml:space="preserve">O artigo de Cardoso et al. (2021), publicado na revista </w:t>
      </w:r>
      <w:r>
        <w:rPr>
          <w:i/>
          <w:iCs/>
          <w:highlight w:val="white"/>
        </w:rPr>
        <w:t>Information</w:t>
      </w:r>
      <w:r>
        <w:rPr>
          <w:highlight w:val="white"/>
        </w:rPr>
        <w:t xml:space="preserve"> (MDPI), é uma revisão sistemática que analisou 47 artigos sobre ITSM, organizando os achados em quatro temas: desafios, benefícios, oportunidades e práticas de implementação.</w:t>
      </w:r>
    </w:p>
    <w:p w14:paraId="22D2803E" w14:textId="77777777" w:rsidR="00BF0C07" w:rsidRDefault="00CF2E2C">
      <w:pPr>
        <w:spacing w:before="240" w:after="240"/>
        <w:ind w:firstLine="720"/>
        <w:rPr>
          <w:highlight w:val="white"/>
        </w:rPr>
      </w:pPr>
      <w:r>
        <w:rPr>
          <w:highlight w:val="white"/>
        </w:rPr>
        <w:t xml:space="preserve">Os resultados mostram que o ITSM, quando bem implementado, traz benefícios como maior eficiência, melhor comunicação entre equipes e alinhamento entre TI e negócio. Entre os desafios, aparecem a resistência à mudança e a falta de apoio da gestão. O ponto mais relevante </w:t>
      </w:r>
      <w:r>
        <w:rPr>
          <w:highlight w:val="white"/>
        </w:rPr>
        <w:t>para o presente trabalho é que os autores destacam que considerar a estratégia e a visão de TI da organização é uma das práticas mais importantes na hora de adotar um framework como o ITIL — ou seja, a implementação precisa estar alinhada com os objetivos estratégicos do negócio para gerar resultados positivos.</w:t>
      </w:r>
    </w:p>
    <w:p w14:paraId="008E9F7F" w14:textId="77777777" w:rsidR="00BF0C07" w:rsidRDefault="00CF2E2C">
      <w:pPr>
        <w:ind w:firstLine="720"/>
        <w:rPr>
          <w:highlight w:val="white"/>
        </w:rPr>
      </w:pPr>
      <w:r>
        <w:rPr>
          <w:highlight w:val="white"/>
        </w:rPr>
        <w:t>A busca para encontrar esse trabalho ocorreu no dia 7 de abril de 2026 apareceu no primeiro item com o filtro de pesquisa ("IT service management" + "literature") e com o filtro de desde 2022 e incluir citações, na qual apresentou somente 2 resultados.</w:t>
      </w:r>
    </w:p>
    <w:p w14:paraId="7A897DDC" w14:textId="77777777" w:rsidR="00BF0C07" w:rsidRPr="00781917" w:rsidRDefault="00CF2E2C">
      <w:pPr>
        <w:pStyle w:val="Ttulo2"/>
        <w:rPr>
          <w:highlight w:val="white"/>
          <w:lang w:val="en-US"/>
        </w:rPr>
      </w:pPr>
      <w:r w:rsidRPr="00781917">
        <w:rPr>
          <w:highlight w:val="white"/>
          <w:lang w:val="en-US"/>
        </w:rPr>
        <w:t>3.7 Gamifying IT Service Management Education for Future IT.</w:t>
      </w:r>
    </w:p>
    <w:p w14:paraId="07AE6001" w14:textId="77777777" w:rsidR="00BF0C07" w:rsidRDefault="00CF2E2C">
      <w:pPr>
        <w:spacing w:before="240" w:after="240"/>
        <w:ind w:firstLine="708"/>
        <w:rPr>
          <w:highlight w:val="white"/>
        </w:rPr>
      </w:pPr>
      <w:r>
        <w:rPr>
          <w:highlight w:val="white"/>
        </w:rPr>
        <w:t>O trabalho de Veldyaeva, Fitz e Scheeg (2024), investiga como a gamificação pode ser utilizada para melhorar o ensino de gerenciamento de serviços de TI (ITSM) em cursos de graduação. Os autores, vinculados à Brandenburg University of Applied Sciences na Alemanha, partem da observação de que o ensino de ITSM já é uma disciplina consolidada em programas de ensino superior relacionados à TI ao redor do mundo. No entanto, eles destacam que os avanços recentes nos frameworks de ITSM, como a chegada do ITIL 4, e</w:t>
      </w:r>
      <w:r>
        <w:rPr>
          <w:highlight w:val="white"/>
        </w:rPr>
        <w:t xml:space="preserve"> nas tecnologias utilizadas no mercado, exigem que os formatos educacionais se atualizem para acompanhar essas mudanças.</w:t>
      </w:r>
    </w:p>
    <w:p w14:paraId="47A5C7C7" w14:textId="77777777" w:rsidR="00BF0C07" w:rsidRDefault="00CF2E2C">
      <w:pPr>
        <w:spacing w:before="240" w:after="240"/>
        <w:ind w:firstLine="708"/>
        <w:rPr>
          <w:highlight w:val="white"/>
        </w:rPr>
      </w:pPr>
      <w:r>
        <w:rPr>
          <w:highlight w:val="white"/>
        </w:rPr>
        <w:t>Com base na literatura existente sobre aprendizagem baseada em casos e abordagens orientadas à prática, os pesquisadores desenvolveram um caso de ensino que integra um jogo de simulação ao currículo de ITSM de uma graduação. O jogo foi projetado para que os alunos pudessem praticar os fundamentos do ITIL 4 em um ambiente dinâmico e interativo, simulando situações reais de gerenciamento de serviços de TI. A proposta foi aplicada e avaliada em sua primeira iteração, ou seja, os autores tratam o estudo como um</w:t>
      </w:r>
      <w:r>
        <w:rPr>
          <w:highlight w:val="white"/>
        </w:rPr>
        <w:t xml:space="preserve"> ciclo inicial que será refinado em versões futuras.</w:t>
      </w:r>
    </w:p>
    <w:p w14:paraId="3DEDE6B9" w14:textId="77777777" w:rsidR="00BF0C07" w:rsidRDefault="00CF2E2C">
      <w:pPr>
        <w:spacing w:before="240" w:after="240"/>
        <w:ind w:firstLine="708"/>
        <w:rPr>
          <w:highlight w:val="white"/>
        </w:rPr>
      </w:pPr>
      <w:r>
        <w:rPr>
          <w:highlight w:val="white"/>
        </w:rPr>
        <w:t xml:space="preserve">Os resultados mostraram que a abordagem baseada em jogos trouxe benefícios importantes. O jogo se mostrou escalável, podendo ser aplicado a turmas de diferentes tamanhos, e dinâmico, permitindo que os cenários fossem ajustados conforme as necessidades de aprendizagem. Além disso, os autores identificaram que a gamificação promoveu alto engajamento dos estudantes e melhorou a compreensão do conteúdo relacionado ao ITIL 4. Os pesquisadores concluem que essa abordagem representa um caminho promissor para a </w:t>
      </w:r>
      <w:r>
        <w:rPr>
          <w:highlight w:val="white"/>
        </w:rPr>
        <w:t>formação de futuros profissionais de TI e contribui para o desenvolvimento contínuo do ensino de ITSM no ensino superior.</w:t>
      </w:r>
    </w:p>
    <w:p w14:paraId="6AB92158" w14:textId="77777777" w:rsidR="00BF0C07" w:rsidRDefault="00CF2E2C">
      <w:pPr>
        <w:spacing w:before="240" w:after="240"/>
        <w:ind w:firstLine="708"/>
        <w:rPr>
          <w:b/>
          <w:bCs/>
          <w:highlight w:val="white"/>
        </w:rPr>
      </w:pPr>
      <w:r>
        <w:rPr>
          <w:highlight w:val="white"/>
        </w:rPr>
        <w:t>Esse trabalho possui uma conexão muito forte com a presente pesquisa, pois ambos compartilham a mesma preocupação central: como ensinar de forma eficaz as práticas do ITIL em cursos superiores de TI. A diferença está na abordagem pedagógica adotada. Enquanto Veldyaeva, Fitz e Scheeg utilizam a gamificação como estratégia para engajar os alunos no aprendizado dos fundamentos gerais do ITIL 4, o presente trabalho propõe o uso do design instrucional por meio do modelo ADDIE para desenvolver uma unidade de apre</w:t>
      </w:r>
      <w:r>
        <w:rPr>
          <w:highlight w:val="white"/>
        </w:rPr>
        <w:t>ndizagem focada especificamente na gestão da estratégia de serviço. As duas propostas se complementam, pois demonstram que existem diferentes caminhos pedagógicos para levar o conteúdo de ITSM para dentro da graduação, e que a escolha do método depende do objetivo de aprendizagem e do contexto em que será aplicado.</w:t>
      </w:r>
    </w:p>
    <w:p w14:paraId="5B411A83" w14:textId="77777777" w:rsidR="00BF0C07" w:rsidRPr="00781917" w:rsidRDefault="00CF2E2C">
      <w:pPr>
        <w:pStyle w:val="Ttulo2"/>
        <w:rPr>
          <w:highlight w:val="white"/>
          <w:lang w:val="en-US"/>
        </w:rPr>
      </w:pPr>
      <w:r w:rsidRPr="00781917">
        <w:rPr>
          <w:highlight w:val="white"/>
          <w:lang w:val="en-US"/>
        </w:rPr>
        <w:t>3.8 Gamification in IT Service Management: A Systematic Mapping Study</w:t>
      </w:r>
    </w:p>
    <w:p w14:paraId="6BA302DB" w14:textId="77777777" w:rsidR="00BF0C07" w:rsidRDefault="00CF2E2C">
      <w:pPr>
        <w:spacing w:before="240" w:after="240"/>
        <w:ind w:firstLine="708"/>
        <w:rPr>
          <w:highlight w:val="white"/>
        </w:rPr>
      </w:pPr>
      <w:r>
        <w:rPr>
          <w:highlight w:val="white"/>
        </w:rPr>
        <w:t>O trabalho de Trinidad, Orta e Ruiz (2021), vinculados ao Departamento de Ciência da Computação e Engenharia da Universidade de Cádiz, na Espanha, apresenta um mapeamento sistemático da literatura sobre o uso de gamificação em iniciativas de Gerenciamento de Serviços de TI (ITSM). Os autores partem da constatação de que a adoção de modelos de referência de ITSM nem sempre produz os resultados esperados, e que fatores humanos como motivação, engajamento, competência e disposição para mudança das pessoas envo</w:t>
      </w:r>
      <w:r>
        <w:rPr>
          <w:highlight w:val="white"/>
        </w:rPr>
        <w:t>lvidas estão entre os principais fatores críticos para o sucesso dessas iniciativas.</w:t>
      </w:r>
    </w:p>
    <w:p w14:paraId="67B181A5" w14:textId="77777777" w:rsidR="00BF0C07" w:rsidRDefault="00CF2E2C">
      <w:pPr>
        <w:spacing w:before="240" w:after="240"/>
        <w:ind w:firstLine="708"/>
        <w:rPr>
          <w:highlight w:val="white"/>
        </w:rPr>
      </w:pPr>
      <w:r>
        <w:rPr>
          <w:highlight w:val="white"/>
        </w:rPr>
        <w:t>Seguindo as diretrizes de mapeamento sistemático de Petersen et al., os autores analisaram a literatura publicada sobre o tema e constataram que o ITIL é o framework de referência utilizado em praticamente todos os estudos revisados, o que reforça sua posição consolidada como padrão de mercado em ITSM. Os resultados evidenciam um impacto positivo da adoção da gamificação sobre a motivação e o engajamento dos envolvidos, e os autores concluem que a gamificação aplicada a processos de ITSM é uma área de pesqu</w:t>
      </w:r>
      <w:r>
        <w:rPr>
          <w:highlight w:val="white"/>
        </w:rPr>
        <w:t>isa recente e com muitas possibilidades de investigação futura.</w:t>
      </w:r>
    </w:p>
    <w:p w14:paraId="1FC77AF9" w14:textId="77777777" w:rsidR="00BF0C07" w:rsidRDefault="00CF2E2C">
      <w:pPr>
        <w:spacing w:before="240" w:after="240"/>
        <w:ind w:firstLine="708"/>
        <w:rPr>
          <w:highlight w:val="white"/>
        </w:rPr>
      </w:pPr>
      <w:r>
        <w:rPr>
          <w:highlight w:val="white"/>
        </w:rPr>
        <w:t xml:space="preserve">Para o presente trabalho, esse mapeamento contribui principalmente para a QP03, ao evidenciar a gamificação como uma das estratégias pedagógicas e motivacionais mais recorrentes na literatura sobre ITSM, oferecendo um contraponto metodológico ao design </w:t>
      </w:r>
      <w:r>
        <w:rPr>
          <w:highlight w:val="white"/>
        </w:rPr>
        <w:t>instrucional baseado no modelo ADDIE adotado nesta pesquisa. Também sustenta teoricamente a abordagem de Veldyaeva, Fitz e Scheeg (2024), apresentada na Seção 3.7, mostrando que a escolha desses autores por um caso de ensino gamificado está alinhada com uma tendência mais ampla identificada na literatura de ITSM.</w:t>
      </w:r>
    </w:p>
    <w:p w14:paraId="42C568BD" w14:textId="77777777" w:rsidR="00BF0C07" w:rsidRDefault="00CF2E2C">
      <w:pPr>
        <w:ind w:firstLine="720"/>
        <w:rPr>
          <w:highlight w:val="white"/>
        </w:rPr>
      </w:pPr>
      <w:r>
        <w:rPr>
          <w:highlight w:val="white"/>
        </w:rPr>
        <w:t>A busca para encontrar esse trabalho ocorreu no dia 25 de julho de 2026, na base MDPI (Applied Sciences), utilizando o filtro de pesquisa ('gamification' AND 'IT service management') combinado com o termo 'systematic mapping study', no qual o artigo apareceu entre os primeiros resultados.</w:t>
      </w:r>
    </w:p>
    <w:p w14:paraId="2A500309" w14:textId="77777777" w:rsidR="00BF0C07" w:rsidRPr="00781917" w:rsidRDefault="00CF2E2C">
      <w:pPr>
        <w:pStyle w:val="Ttulo2"/>
        <w:rPr>
          <w:highlight w:val="white"/>
          <w:lang w:val="en-US"/>
        </w:rPr>
      </w:pPr>
      <w:r w:rsidRPr="00781917">
        <w:rPr>
          <w:highlight w:val="white"/>
          <w:lang w:val="en-US"/>
        </w:rPr>
        <w:t>3.9 Information Systems Planning for IT Service Management of Higher Education Institution</w:t>
      </w:r>
    </w:p>
    <w:p w14:paraId="5A914B15" w14:textId="77777777" w:rsidR="00BF0C07" w:rsidRDefault="00CF2E2C">
      <w:pPr>
        <w:spacing w:before="240" w:after="240"/>
        <w:ind w:firstLine="708"/>
        <w:rPr>
          <w:highlight w:val="white"/>
        </w:rPr>
      </w:pPr>
      <w:r>
        <w:rPr>
          <w:highlight w:val="white"/>
        </w:rPr>
        <w:t>O trabalho de Sarto et al. (2025), da Mapúa University, nas Filipinas, investiga a aplicação conjunta do ITIL 4, de técnicas de Process Mining e de ferramentas de Inteligência Artificial (IA) no gerenciamento de serviços de TI de uma instituição de ensino superior (IES). O foco do estudo está nos processos de Gerenciamento de Incidentes e de Atendimento a Solicitações de Serviço relacionados aos laboratórios de informática da instituição.</w:t>
      </w:r>
    </w:p>
    <w:p w14:paraId="12FA442A" w14:textId="77777777" w:rsidR="00BF0C07" w:rsidRDefault="00CF2E2C">
      <w:pPr>
        <w:spacing w:before="240" w:after="240"/>
        <w:ind w:firstLine="708"/>
        <w:rPr>
          <w:highlight w:val="white"/>
        </w:rPr>
      </w:pPr>
      <w:r>
        <w:rPr>
          <w:highlight w:val="white"/>
        </w:rPr>
        <w:t>Os pesquisadores realizaram entrevistas com a equipe de ITSM da IES e aplicaram análises como mapeamento de processos, matriz SWOT/TOWS e análise de lacunas (gap analysis). Os resultados apontaram o tempo de resposta e a gestão de dados como as duas principais áreas que necessitam de melhoria no processo atual. A partir dessas constatações, os autores propuseram um plano de implementação baseado em Value Stream Processes e um plano de ação detalhando descrição, escopo e cronograma do projeto, concluindo que</w:t>
      </w:r>
      <w:r>
        <w:rPr>
          <w:highlight w:val="white"/>
        </w:rPr>
        <w:t xml:space="preserve"> a central de serviços (service desk) deve atuar como núcleo central do suporte de TI, apoiada por SLAs, OLAs e UCs padronizados.</w:t>
      </w:r>
    </w:p>
    <w:p w14:paraId="2615C970" w14:textId="77777777" w:rsidR="00BF0C07" w:rsidRDefault="00CF2E2C">
      <w:pPr>
        <w:spacing w:before="240" w:after="240"/>
        <w:ind w:firstLine="708"/>
        <w:rPr>
          <w:highlight w:val="white"/>
        </w:rPr>
      </w:pPr>
      <w:r>
        <w:rPr>
          <w:highlight w:val="white"/>
        </w:rPr>
        <w:t>Esse trabalho contribui para a QP01 e a QP02 ao mostrar uma aplicação concreta e recente do ITIL 4 dentro de uma instituição de ensino superior. É importante destacar, no entanto, que o ITIL é empregado ali como solução de gestão dos próprios serviços de TI oferecidos pela instituição a alunos, docentes e funcionários — e não como conteúdo curricular ensinado formalmente aos alunos de graduação. Essa distinção reforça o argumento central da justificativa desta pesquisa: a presença do ITIL em uma IES, seja n</w:t>
      </w:r>
      <w:r>
        <w:rPr>
          <w:highlight w:val="white"/>
        </w:rPr>
        <w:t xml:space="preserve">a operação de seus serviços </w:t>
      </w:r>
      <w:r>
        <w:rPr>
          <w:highlight w:val="white"/>
        </w:rPr>
        <w:t>internos, não implica que a gestão da estratégia de serviço de TI segundo esse framework seja ensinada aos estudantes.</w:t>
      </w:r>
    </w:p>
    <w:p w14:paraId="2CDDA0C9" w14:textId="77777777" w:rsidR="00BF0C07" w:rsidRDefault="00CF2E2C">
      <w:pPr>
        <w:ind w:firstLine="720"/>
        <w:rPr>
          <w:highlight w:val="white"/>
        </w:rPr>
      </w:pPr>
      <w:r>
        <w:rPr>
          <w:highlight w:val="white"/>
        </w:rPr>
        <w:t>A busca para encontrar esse trabalho ocorreu no dia 25 de julho de 2026, na base Springer Link, referente aos anais do ICMSSP 2025 (10th International Conference on Multimedia Systems and Signal Processing), utilizando o filtro de pesquisa ('IT service management' AND 'higher education') combinado com os termos 'ITIL' e 'process mining'.</w:t>
      </w:r>
    </w:p>
    <w:p w14:paraId="4D6E035B" w14:textId="77777777" w:rsidR="00BF0C07" w:rsidRPr="00781917" w:rsidRDefault="00CF2E2C">
      <w:pPr>
        <w:pStyle w:val="Ttulo2"/>
        <w:rPr>
          <w:highlight w:val="white"/>
          <w:lang w:val="en-US"/>
        </w:rPr>
      </w:pPr>
      <w:r w:rsidRPr="00781917">
        <w:rPr>
          <w:highlight w:val="white"/>
          <w:lang w:val="en-US"/>
        </w:rPr>
        <w:t>3.10 Exploration of the Gap Between Computer Science Curriculum and Industrial I.T Skills Requirements</w:t>
      </w:r>
    </w:p>
    <w:p w14:paraId="108386B7" w14:textId="77777777" w:rsidR="00BF0C07" w:rsidRDefault="00CF2E2C">
      <w:pPr>
        <w:spacing w:before="240" w:after="240"/>
        <w:ind w:firstLine="708"/>
        <w:rPr>
          <w:highlight w:val="white"/>
        </w:rPr>
      </w:pPr>
      <w:r>
        <w:rPr>
          <w:highlight w:val="white"/>
        </w:rPr>
        <w:t>O artigo de Ayofe e Ajetola (2009), da Fountain University, na Nigéria, examina a lacuna existente entre o currículo de cursos de Ciência da Computação e as exigências práticas da aplicação industrial de Tecnologia da Informação. Embora publicado antes da consolidação do ITIL 4, o trabalho é relevante por tratar, de forma mais ampla, do mesmo tipo de desalinhamento entre academia e mercado que fundamenta a justificativa desta pesquisa, agora aplicado especificamente ao ensino da gestão da estratégia de serv</w:t>
      </w:r>
      <w:r>
        <w:rPr>
          <w:highlight w:val="white"/>
        </w:rPr>
        <w:t>iço de TI.</w:t>
      </w:r>
    </w:p>
    <w:p w14:paraId="20D3C6FD" w14:textId="77777777" w:rsidR="00BF0C07" w:rsidRDefault="00CF2E2C">
      <w:pPr>
        <w:spacing w:before="240" w:after="240"/>
        <w:ind w:firstLine="708"/>
        <w:rPr>
          <w:highlight w:val="white"/>
        </w:rPr>
      </w:pPr>
      <w:r>
        <w:rPr>
          <w:highlight w:val="white"/>
        </w:rPr>
        <w:t>Os autores apontam que o currículo de Ciência da Computação tende a ser estático, enquanto sua aplicação industrial é dinâmica, e identificam causas como a falta de atualização constante dos docentes, a baixa prioridade institucional dada a treinamentos sobre novas tecnologias e a escassez de recursos para capacitação. Como solução, o trabalho recomenda maior diálogo entre universidades e empregadores, atualização curricular contínua e a inclusão de estágios e programas de capacitação prática como complemen</w:t>
      </w:r>
      <w:r>
        <w:rPr>
          <w:highlight w:val="white"/>
        </w:rPr>
        <w:t>to à formação acadêmica tradicional.</w:t>
      </w:r>
    </w:p>
    <w:p w14:paraId="7785ADB3" w14:textId="77777777" w:rsidR="00BF0C07" w:rsidRDefault="00CF2E2C">
      <w:pPr>
        <w:spacing w:before="240" w:after="240"/>
        <w:ind w:firstLine="708"/>
        <w:rPr>
          <w:highlight w:val="white"/>
        </w:rPr>
      </w:pPr>
      <w:r>
        <w:rPr>
          <w:highlight w:val="white"/>
        </w:rPr>
        <w:t>Para o presente trabalho, esse artigo contribui para a Justificativa (Seção 1.1.3) ao demonstrar que a lacuna entre ensino superior de Computação e mercado de TI não é um fenômeno recente nem isolado ao contexto brasileiro, mas uma questão discutida internacionalmente há mais de uma década. Isso reforça que a ausência do ensino de gestão da estratégia de serviço de TI identificada nas instituições brasileiras analisadas se insere em um problema estrutural mais amplo da formação em Computação.</w:t>
      </w:r>
    </w:p>
    <w:p w14:paraId="5E65AB67" w14:textId="77777777" w:rsidR="00BF0C07" w:rsidRDefault="00CF2E2C">
      <w:pPr>
        <w:ind w:firstLine="720"/>
        <w:rPr>
          <w:highlight w:val="white"/>
        </w:rPr>
      </w:pPr>
      <w:r>
        <w:rPr>
          <w:highlight w:val="white"/>
        </w:rPr>
        <w:t>A busca para encontrar esse trabalho ocorreu no dia 25 de julho de 2026, no repositório arXiv, utilizando o filtro de pesquisa ('computer science curriculum' AND 'industry' AND 'skills gap'), no qual o artigo apareceu entre os primeiros resultados relacionados ao tema.</w:t>
      </w:r>
    </w:p>
    <w:p w14:paraId="7D6D8686" w14:textId="77777777" w:rsidR="00BF0C07" w:rsidRPr="00781917" w:rsidRDefault="00CF2E2C">
      <w:pPr>
        <w:pStyle w:val="Ttulo2"/>
        <w:rPr>
          <w:highlight w:val="white"/>
          <w:lang w:val="en-US"/>
        </w:rPr>
      </w:pPr>
      <w:r w:rsidRPr="00781917">
        <w:rPr>
          <w:highlight w:val="white"/>
          <w:lang w:val="en-US"/>
        </w:rPr>
        <w:t>3.11 IT Skills Gap: A Survey of IT Students' Knowledge in 4 Key Domains</w:t>
      </w:r>
    </w:p>
    <w:p w14:paraId="6DCEC966" w14:textId="77777777" w:rsidR="00BF0C07" w:rsidRDefault="00CF2E2C">
      <w:pPr>
        <w:spacing w:before="240" w:after="240"/>
        <w:ind w:firstLine="708"/>
        <w:rPr>
          <w:highlight w:val="white"/>
        </w:rPr>
      </w:pPr>
      <w:r>
        <w:rPr>
          <w:highlight w:val="white"/>
        </w:rPr>
        <w:t>O estudo de Slonka et al. (2021), conduzido em parceria entre a University of Pittsburgh e a Robert Morris University, nos Estados Unidos, investigou por meio de um questionário aplicado a 125 estudantes de cursos de TI o nível de conhecimento autodeclarado em quatro domínios: Segurança Cibernética, Infraestrutura e Operações, Desenvolvimento de Software e Novas Tecnologias Emergentes.</w:t>
      </w:r>
    </w:p>
    <w:p w14:paraId="31113EAC" w14:textId="77777777" w:rsidR="00BF0C07" w:rsidRDefault="00CF2E2C">
      <w:pPr>
        <w:spacing w:before="240" w:after="240"/>
        <w:ind w:firstLine="708"/>
        <w:rPr>
          <w:highlight w:val="white"/>
        </w:rPr>
      </w:pPr>
      <w:r>
        <w:rPr>
          <w:highlight w:val="white"/>
        </w:rPr>
        <w:t>Os resultados mostram que os estudantes se autoavaliam, na média, no nível 'básico' de conhecimento em praticamente todos os domínios pesquisados, mesmo naquele em que declaram ter maior interesse (Segurança Cibernética, escolhida por 61,6% dos respondentes como área principal). Chama atenção que itens diretamente relacionados a práticas de ITSM, como 'Gerenciamento de Incidentes' e 'SLA: Objetivo e Indicador de Nível de Serviço', dentro do domínio de Infraestrutura e Operações, obtiveram as médias mais bai</w:t>
      </w:r>
      <w:r>
        <w:rPr>
          <w:highlight w:val="white"/>
        </w:rPr>
        <w:t>xas de todo o domínio, indicando baixa familiaridade dos alunos com conceitos de gestão de serviços de TI mesmo entre aqueles que os identificam como sua área de formação.</w:t>
      </w:r>
    </w:p>
    <w:p w14:paraId="7D9E269F" w14:textId="77777777" w:rsidR="00BF0C07" w:rsidRDefault="00CF2E2C">
      <w:pPr>
        <w:spacing w:before="240" w:after="240"/>
        <w:ind w:firstLine="708"/>
        <w:rPr>
          <w:highlight w:val="white"/>
        </w:rPr>
      </w:pPr>
      <w:r>
        <w:rPr>
          <w:highlight w:val="white"/>
        </w:rPr>
        <w:t>Esse achado empírico contribui para a Justificativa desta pesquisa ao evidenciar, sob a perspectiva do próprio aluno, a lacuna de conhecimento em tópicos próximos à gestão de serviços de TI, incluindo elementos como acordos de nível de serviço e gerenciamento de incidentes, que fazem parte do escopo mais amplo do ITSM abordado por esta pesquisa. Embora o estudo não trate do ITIL nem da gestão da estratégia de serviço especificamente, ele reforça, a partir de dados de estudantes norte-americanos, o mesmo tip</w:t>
      </w:r>
      <w:r>
        <w:rPr>
          <w:highlight w:val="white"/>
        </w:rPr>
        <w:t>o de ausência de ensino formal identificado no mapeamento de ementas brasileiras apresentado na Seção 1.1.3.</w:t>
      </w:r>
    </w:p>
    <w:p w14:paraId="373C8F4F" w14:textId="77777777" w:rsidR="00BF0C07" w:rsidRDefault="00CF2E2C">
      <w:pPr>
        <w:ind w:firstLine="720"/>
        <w:rPr>
          <w:highlight w:val="white"/>
        </w:rPr>
      </w:pPr>
      <w:r>
        <w:rPr>
          <w:highlight w:val="white"/>
        </w:rPr>
        <w:t>A busca para encontrar esse trabalho ocorreu no dia 25 de julho de 2026, na base da Issues in Information Systems (IACIS), utilizando o filtro de pesquisa ('IT skills gap' AND 'students') combinado com o termo 'key domains'.</w:t>
      </w:r>
    </w:p>
    <w:p w14:paraId="295292C2" w14:textId="77777777" w:rsidR="00BF0C07" w:rsidRDefault="00CF2E2C">
      <w:pPr>
        <w:pStyle w:val="Ttulo2"/>
        <w:rPr>
          <w:highlight w:val="white"/>
        </w:rPr>
      </w:pPr>
      <w:bookmarkStart w:id="147" w:name="_7rc5d0owhdh7" w:colFirst="0" w:colLast="0"/>
      <w:bookmarkEnd w:id="147"/>
      <w:r>
        <w:rPr>
          <w:highlight w:val="white"/>
        </w:rPr>
        <w:t>3.12 Atualização do Framework: O Lançamento da ITIL 5</w:t>
      </w:r>
    </w:p>
    <w:p w14:paraId="5FD4D3C6" w14:textId="77777777" w:rsidR="00BF0C07" w:rsidRDefault="00CF2E2C">
      <w:pPr>
        <w:spacing w:before="240" w:after="240"/>
        <w:ind w:firstLine="708"/>
        <w:rPr>
          <w:highlight w:val="white"/>
        </w:rPr>
      </w:pPr>
      <w:r>
        <w:rPr>
          <w:highlight w:val="white"/>
        </w:rPr>
        <w:t xml:space="preserve">Durante a atualização da revisão de literatura deste trabalho, verificou-se que a Foundation da ITIL 5 foi lançada em 12 de fevereiro de 2026, com módulos avançados disponibilizados em regime de lançamento escalonado até abril de 2026, entre eles ITIL Experience, ITIL Product e ITIL Service (DION TRAINING, 2026; THE KNOWLEDGE ACADEMY, 2026; ADVISED SKILLS, 2026). A nova versão introduz um modelo de ciclo de </w:t>
      </w:r>
      <w:r>
        <w:rPr>
          <w:highlight w:val="white"/>
        </w:rPr>
        <w:t>vida centrado em produto (product-centric), um módulo dedicado à governança de Inteligência Artificial e cerca de 36% de conteúdo inteiramente novo em relação à ITIL 4.</w:t>
      </w:r>
    </w:p>
    <w:p w14:paraId="02CD2EB9" w14:textId="77777777" w:rsidR="00BF0C07" w:rsidRDefault="00CF2E2C">
      <w:pPr>
        <w:spacing w:before="240" w:after="240"/>
        <w:ind w:firstLine="708"/>
        <w:rPr>
          <w:highlight w:val="white"/>
        </w:rPr>
      </w:pPr>
      <w:r>
        <w:rPr>
          <w:highlight w:val="white"/>
        </w:rPr>
        <w:t>Apesar dessa atualização, a ITIL 4 permanece plenamente válida e seguirá coexistindo com a ITIL 5 por pelo menos 12 meses, funcionando inclusive como pré-requisito reconhecido para os módulos avançados da nova versão (DION TRAINING, 2026). Dessa forma, a fundamentação teórica e o projeto de unidade de aprendizagem desenvolvidos neste trabalho, baseados na prática de Gerenciamento da Estratégia da ITIL 4, permanecem válidos e atuais. O acompanhamento da consolidação da ITIL 5 é indicado como uma consideração</w:t>
      </w:r>
      <w:r>
        <w:rPr>
          <w:highlight w:val="white"/>
        </w:rPr>
        <w:t xml:space="preserve"> para as etapas de Desenvolvimento e Implementação previstas para o TCC3.</w:t>
      </w:r>
    </w:p>
    <w:p w14:paraId="14860FE1" w14:textId="77777777" w:rsidR="00BF0C07" w:rsidRDefault="00CF2E2C">
      <w:pPr>
        <w:pStyle w:val="Ttulo2"/>
        <w:rPr>
          <w:highlight w:val="white"/>
        </w:rPr>
      </w:pPr>
      <w:bookmarkStart w:id="148" w:name="_dhrshurc97k" w:colFirst="0" w:colLast="0"/>
      <w:bookmarkEnd w:id="148"/>
      <w:r>
        <w:rPr>
          <w:highlight w:val="white"/>
        </w:rPr>
        <w:t>3.13 ANÁLISE COMPARATIVA</w:t>
      </w:r>
    </w:p>
    <w:p w14:paraId="761BE5B5" w14:textId="77777777" w:rsidR="00BF0C07" w:rsidRDefault="00CF2E2C">
      <w:pPr>
        <w:ind w:firstLine="720"/>
        <w:rPr>
          <w:highlight w:val="white"/>
        </w:rPr>
      </w:pPr>
      <w:r>
        <w:rPr>
          <w:highlight w:val="white"/>
        </w:rPr>
        <w:t xml:space="preserve">As características utilizadas na avaliação e comparação dos estudos foram definidas com base nos estudos realizados na fundamentação teórica e nos objetivos deste trabalho. Foram considerados critérios como a versão do ITIL utilizada, o foco na gestão da estratégia de serviço, o contexto de aplicação, a abordagem de ensino, o uso de ferramentas de ITSM, a metodologia de pesquisa adotada e a aplicação em cursos superiores de computação, conforme apresentado no Quadro 8. </w:t>
      </w:r>
    </w:p>
    <w:p w14:paraId="27483FB9" w14:textId="77777777" w:rsidR="00BF0C07" w:rsidRDefault="00CF2E2C">
      <w:pPr>
        <w:spacing w:before="0" w:after="0"/>
        <w:jc w:val="center"/>
        <w:rPr>
          <w:highlight w:val="white"/>
        </w:rPr>
      </w:pPr>
      <w:r>
        <w:rPr>
          <w:highlight w:val="white"/>
        </w:rPr>
        <w:t xml:space="preserve">Quadro 8 - Análise comparativa dos trabalhos relacionados </w:t>
      </w:r>
    </w:p>
    <w:tbl>
      <w:tblPr>
        <w:tblStyle w:val="af7"/>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5"/>
        <w:gridCol w:w="1137"/>
        <w:gridCol w:w="1137"/>
        <w:gridCol w:w="776"/>
        <w:gridCol w:w="818"/>
        <w:gridCol w:w="1095"/>
        <w:gridCol w:w="1095"/>
        <w:gridCol w:w="1095"/>
        <w:gridCol w:w="787"/>
      </w:tblGrid>
      <w:tr w:rsidR="00BF0C07" w14:paraId="44F7BAC2" w14:textId="77777777">
        <w:tc>
          <w:tcPr>
            <w:tcW w:w="1470" w:type="dxa"/>
            <w:tcMar>
              <w:top w:w="100" w:type="dxa"/>
              <w:left w:w="100" w:type="dxa"/>
              <w:bottom w:w="100" w:type="dxa"/>
              <w:right w:w="100" w:type="dxa"/>
            </w:tcMar>
          </w:tcPr>
          <w:p w14:paraId="19C17680" w14:textId="77777777" w:rsidR="00BF0C07" w:rsidRDefault="00CF2E2C">
            <w:pPr>
              <w:spacing w:before="0" w:after="0" w:line="240" w:lineRule="auto"/>
              <w:jc w:val="center"/>
              <w:rPr>
                <w:b/>
                <w:bCs/>
                <w:sz w:val="20"/>
                <w:szCs w:val="20"/>
                <w:highlight w:val="white"/>
              </w:rPr>
            </w:pPr>
            <w:r>
              <w:rPr>
                <w:b/>
                <w:bCs/>
                <w:sz w:val="20"/>
                <w:szCs w:val="20"/>
                <w:highlight w:val="white"/>
              </w:rPr>
              <w:t>Característica</w:t>
            </w:r>
          </w:p>
        </w:tc>
        <w:tc>
          <w:tcPr>
            <w:tcW w:w="1515" w:type="dxa"/>
            <w:tcMar>
              <w:top w:w="100" w:type="dxa"/>
              <w:left w:w="100" w:type="dxa"/>
              <w:bottom w:w="100" w:type="dxa"/>
              <w:right w:w="100" w:type="dxa"/>
            </w:tcMar>
          </w:tcPr>
          <w:p w14:paraId="2DEBBB42" w14:textId="3699BCA3" w:rsidR="00BF0C07" w:rsidRDefault="00AC11A3">
            <w:pPr>
              <w:spacing w:before="0" w:after="0" w:line="240" w:lineRule="auto"/>
              <w:jc w:val="center"/>
              <w:rPr>
                <w:b/>
                <w:bCs/>
                <w:sz w:val="20"/>
                <w:szCs w:val="20"/>
                <w:highlight w:val="white"/>
              </w:rPr>
            </w:pPr>
            <w:ins w:id="149" w:author="Bernardo Sachet Braga" w:date="2026-09-02T20:57:00Z" w16du:dateUtc="2026-09-02T23:57:00Z">
              <w:r>
                <w:rPr>
                  <w:b/>
                  <w:bCs/>
                  <w:sz w:val="20"/>
                  <w:szCs w:val="20"/>
                  <w:highlight w:val="white"/>
                </w:rPr>
                <w:t>Estudo 1</w:t>
              </w:r>
            </w:ins>
            <w:del w:id="150" w:author="Bernardo Sachet Braga" w:date="2026-09-02T20:57:00Z" w16du:dateUtc="2026-09-02T23:57:00Z">
              <w:r w:rsidR="00CF2E2C" w:rsidDel="00AC11A3">
                <w:rPr>
                  <w:b/>
                  <w:bCs/>
                  <w:sz w:val="20"/>
                  <w:szCs w:val="20"/>
                  <w:highlight w:val="white"/>
                </w:rPr>
                <w:delText>Trabalho 3.1</w:delText>
              </w:r>
            </w:del>
          </w:p>
        </w:tc>
        <w:tc>
          <w:tcPr>
            <w:tcW w:w="1515" w:type="dxa"/>
            <w:tcMar>
              <w:top w:w="100" w:type="dxa"/>
              <w:left w:w="100" w:type="dxa"/>
              <w:bottom w:w="100" w:type="dxa"/>
              <w:right w:w="100" w:type="dxa"/>
            </w:tcMar>
          </w:tcPr>
          <w:p w14:paraId="477B93A4" w14:textId="2359699D" w:rsidR="00BF0C07" w:rsidRDefault="00AC11A3">
            <w:pPr>
              <w:spacing w:before="0" w:after="0" w:line="240" w:lineRule="auto"/>
              <w:jc w:val="center"/>
              <w:rPr>
                <w:b/>
                <w:bCs/>
                <w:sz w:val="20"/>
                <w:szCs w:val="20"/>
                <w:highlight w:val="white"/>
              </w:rPr>
            </w:pPr>
            <w:ins w:id="151" w:author="Bernardo Sachet Braga" w:date="2026-09-02T20:57:00Z" w16du:dateUtc="2026-09-02T23:57:00Z">
              <w:r>
                <w:rPr>
                  <w:b/>
                  <w:bCs/>
                  <w:sz w:val="20"/>
                  <w:szCs w:val="20"/>
                  <w:highlight w:val="white"/>
                </w:rPr>
                <w:t>Estudo 2</w:t>
              </w:r>
            </w:ins>
            <w:del w:id="152" w:author="Bernardo Sachet Braga" w:date="2026-09-02T20:57:00Z" w16du:dateUtc="2026-09-02T23:57:00Z">
              <w:r w:rsidR="00CF2E2C" w:rsidDel="00AC11A3">
                <w:rPr>
                  <w:b/>
                  <w:bCs/>
                  <w:sz w:val="20"/>
                  <w:szCs w:val="20"/>
                  <w:highlight w:val="white"/>
                </w:rPr>
                <w:delText>Trabalho 3.2</w:delText>
              </w:r>
            </w:del>
          </w:p>
        </w:tc>
        <w:tc>
          <w:tcPr>
            <w:tcW w:w="1005" w:type="dxa"/>
            <w:tcMar>
              <w:top w:w="100" w:type="dxa"/>
              <w:left w:w="100" w:type="dxa"/>
              <w:bottom w:w="100" w:type="dxa"/>
              <w:right w:w="100" w:type="dxa"/>
            </w:tcMar>
          </w:tcPr>
          <w:p w14:paraId="6ADBCB0C" w14:textId="73E2C7A5" w:rsidR="00BF0C07" w:rsidRDefault="00AC11A3">
            <w:pPr>
              <w:spacing w:before="0" w:after="0" w:line="240" w:lineRule="auto"/>
              <w:jc w:val="center"/>
              <w:rPr>
                <w:b/>
                <w:bCs/>
                <w:sz w:val="20"/>
                <w:szCs w:val="20"/>
                <w:highlight w:val="white"/>
              </w:rPr>
            </w:pPr>
            <w:ins w:id="153" w:author="Bernardo Sachet Braga" w:date="2026-09-02T20:57:00Z" w16du:dateUtc="2026-09-02T23:57:00Z">
              <w:r>
                <w:rPr>
                  <w:b/>
                  <w:bCs/>
                  <w:sz w:val="20"/>
                  <w:szCs w:val="20"/>
                  <w:highlight w:val="white"/>
                </w:rPr>
                <w:t>Estudo 3</w:t>
              </w:r>
            </w:ins>
            <w:del w:id="154" w:author="Bernardo Sachet Braga" w:date="2026-09-02T20:57:00Z" w16du:dateUtc="2026-09-02T23:57:00Z">
              <w:r w:rsidR="00CF2E2C" w:rsidDel="00AC11A3">
                <w:rPr>
                  <w:b/>
                  <w:bCs/>
                  <w:sz w:val="20"/>
                  <w:szCs w:val="20"/>
                  <w:highlight w:val="white"/>
                </w:rPr>
                <w:delText>Trabalho 3.3</w:delText>
              </w:r>
            </w:del>
          </w:p>
        </w:tc>
        <w:tc>
          <w:tcPr>
            <w:tcW w:w="1065" w:type="dxa"/>
            <w:tcMar>
              <w:top w:w="100" w:type="dxa"/>
              <w:left w:w="100" w:type="dxa"/>
              <w:bottom w:w="100" w:type="dxa"/>
              <w:right w:w="100" w:type="dxa"/>
            </w:tcMar>
          </w:tcPr>
          <w:p w14:paraId="0D098EB6" w14:textId="737ED838" w:rsidR="00BF0C07" w:rsidRDefault="00AC11A3">
            <w:pPr>
              <w:spacing w:before="0" w:after="0" w:line="240" w:lineRule="auto"/>
              <w:jc w:val="center"/>
              <w:rPr>
                <w:b/>
                <w:bCs/>
                <w:sz w:val="20"/>
                <w:szCs w:val="20"/>
                <w:highlight w:val="white"/>
              </w:rPr>
            </w:pPr>
            <w:ins w:id="155" w:author="Bernardo Sachet Braga" w:date="2026-09-02T20:57:00Z" w16du:dateUtc="2026-09-02T23:57:00Z">
              <w:r>
                <w:rPr>
                  <w:b/>
                  <w:bCs/>
                  <w:sz w:val="20"/>
                  <w:szCs w:val="20"/>
                  <w:highlight w:val="white"/>
                </w:rPr>
                <w:t>Estudo 4</w:t>
              </w:r>
            </w:ins>
            <w:del w:id="156" w:author="Bernardo Sachet Braga" w:date="2026-09-02T20:57:00Z" w16du:dateUtc="2026-09-02T23:57:00Z">
              <w:r w:rsidR="00CF2E2C" w:rsidDel="00AC11A3">
                <w:rPr>
                  <w:b/>
                  <w:bCs/>
                  <w:sz w:val="20"/>
                  <w:szCs w:val="20"/>
                  <w:highlight w:val="white"/>
                </w:rPr>
                <w:delText>Trabalho 3.4</w:delText>
              </w:r>
            </w:del>
          </w:p>
        </w:tc>
        <w:tc>
          <w:tcPr>
            <w:tcW w:w="1455" w:type="dxa"/>
            <w:tcMar>
              <w:top w:w="100" w:type="dxa"/>
              <w:left w:w="100" w:type="dxa"/>
              <w:bottom w:w="100" w:type="dxa"/>
              <w:right w:w="100" w:type="dxa"/>
            </w:tcMar>
          </w:tcPr>
          <w:p w14:paraId="42B49FA1" w14:textId="18A3F1A5" w:rsidR="00BF0C07" w:rsidRDefault="00AC11A3">
            <w:pPr>
              <w:spacing w:before="0" w:after="0" w:line="240" w:lineRule="auto"/>
              <w:jc w:val="center"/>
              <w:rPr>
                <w:b/>
                <w:bCs/>
                <w:sz w:val="20"/>
                <w:szCs w:val="20"/>
                <w:highlight w:val="white"/>
              </w:rPr>
            </w:pPr>
            <w:ins w:id="157" w:author="Bernardo Sachet Braga" w:date="2026-09-02T20:57:00Z" w16du:dateUtc="2026-09-02T23:57:00Z">
              <w:r>
                <w:rPr>
                  <w:b/>
                  <w:bCs/>
                  <w:sz w:val="20"/>
                  <w:szCs w:val="20"/>
                  <w:highlight w:val="white"/>
                </w:rPr>
                <w:t>Estudo 5</w:t>
              </w:r>
            </w:ins>
            <w:del w:id="158" w:author="Bernardo Sachet Braga" w:date="2026-09-02T20:57:00Z" w16du:dateUtc="2026-09-02T23:57:00Z">
              <w:r w:rsidR="00CF2E2C" w:rsidDel="00AC11A3">
                <w:rPr>
                  <w:b/>
                  <w:bCs/>
                  <w:sz w:val="20"/>
                  <w:szCs w:val="20"/>
                  <w:highlight w:val="white"/>
                </w:rPr>
                <w:delText>Trabalho 3.5</w:delText>
              </w:r>
            </w:del>
          </w:p>
        </w:tc>
        <w:tc>
          <w:tcPr>
            <w:tcW w:w="1455" w:type="dxa"/>
            <w:tcMar>
              <w:top w:w="100" w:type="dxa"/>
              <w:left w:w="100" w:type="dxa"/>
              <w:bottom w:w="100" w:type="dxa"/>
              <w:right w:w="100" w:type="dxa"/>
            </w:tcMar>
          </w:tcPr>
          <w:p w14:paraId="265CB037" w14:textId="370446FC" w:rsidR="00BF0C07" w:rsidRDefault="00AC11A3">
            <w:pPr>
              <w:spacing w:before="0" w:after="0" w:line="240" w:lineRule="auto"/>
              <w:jc w:val="center"/>
              <w:rPr>
                <w:b/>
                <w:bCs/>
                <w:sz w:val="20"/>
                <w:szCs w:val="20"/>
                <w:highlight w:val="white"/>
              </w:rPr>
            </w:pPr>
            <w:ins w:id="159" w:author="Bernardo Sachet Braga" w:date="2026-09-02T20:57:00Z" w16du:dateUtc="2026-09-02T23:57:00Z">
              <w:r>
                <w:rPr>
                  <w:b/>
                  <w:bCs/>
                  <w:sz w:val="20"/>
                  <w:szCs w:val="20"/>
                  <w:highlight w:val="white"/>
                </w:rPr>
                <w:t>Estudo 6</w:t>
              </w:r>
            </w:ins>
            <w:del w:id="160" w:author="Bernardo Sachet Braga" w:date="2026-09-02T20:57:00Z" w16du:dateUtc="2026-09-02T23:57:00Z">
              <w:r w:rsidR="00CF2E2C" w:rsidDel="00AC11A3">
                <w:rPr>
                  <w:b/>
                  <w:bCs/>
                  <w:sz w:val="20"/>
                  <w:szCs w:val="20"/>
                  <w:highlight w:val="white"/>
                </w:rPr>
                <w:delText>Trabalho 3.6</w:delText>
              </w:r>
            </w:del>
          </w:p>
        </w:tc>
        <w:tc>
          <w:tcPr>
            <w:tcW w:w="1455" w:type="dxa"/>
            <w:tcMar>
              <w:top w:w="100" w:type="dxa"/>
              <w:left w:w="100" w:type="dxa"/>
              <w:bottom w:w="100" w:type="dxa"/>
              <w:right w:w="100" w:type="dxa"/>
            </w:tcMar>
          </w:tcPr>
          <w:p w14:paraId="4CE107D2" w14:textId="1035306A" w:rsidR="00BF0C07" w:rsidRDefault="00AC11A3">
            <w:pPr>
              <w:spacing w:before="0" w:after="0" w:line="240" w:lineRule="auto"/>
              <w:jc w:val="center"/>
              <w:rPr>
                <w:b/>
                <w:bCs/>
                <w:sz w:val="20"/>
                <w:szCs w:val="20"/>
                <w:highlight w:val="white"/>
              </w:rPr>
            </w:pPr>
            <w:ins w:id="161" w:author="Bernardo Sachet Braga" w:date="2026-09-02T20:57:00Z" w16du:dateUtc="2026-09-02T23:57:00Z">
              <w:r>
                <w:rPr>
                  <w:b/>
                  <w:bCs/>
                  <w:sz w:val="20"/>
                  <w:szCs w:val="20"/>
                  <w:highlight w:val="white"/>
                </w:rPr>
                <w:t>Estudo 7</w:t>
              </w:r>
            </w:ins>
            <w:del w:id="162" w:author="Bernardo Sachet Braga" w:date="2026-09-02T20:57:00Z" w16du:dateUtc="2026-09-02T23:57:00Z">
              <w:r w:rsidR="00CF2E2C" w:rsidDel="00AC11A3">
                <w:rPr>
                  <w:b/>
                  <w:bCs/>
                  <w:sz w:val="20"/>
                  <w:szCs w:val="20"/>
                  <w:highlight w:val="white"/>
                </w:rPr>
                <w:delText>Trabalho 3.7</w:delText>
              </w:r>
            </w:del>
          </w:p>
        </w:tc>
        <w:tc>
          <w:tcPr>
            <w:tcW w:w="1020" w:type="dxa"/>
            <w:tcMar>
              <w:top w:w="100" w:type="dxa"/>
              <w:left w:w="100" w:type="dxa"/>
              <w:bottom w:w="100" w:type="dxa"/>
              <w:right w:w="100" w:type="dxa"/>
            </w:tcMar>
          </w:tcPr>
          <w:p w14:paraId="6FF5D4F5" w14:textId="77777777" w:rsidR="00BF0C07" w:rsidRDefault="00CF2E2C">
            <w:pPr>
              <w:spacing w:before="0" w:after="0" w:line="240" w:lineRule="auto"/>
              <w:jc w:val="center"/>
              <w:rPr>
                <w:b/>
                <w:bCs/>
                <w:sz w:val="20"/>
                <w:szCs w:val="20"/>
                <w:highlight w:val="white"/>
              </w:rPr>
            </w:pPr>
            <w:r>
              <w:rPr>
                <w:b/>
                <w:bCs/>
                <w:sz w:val="20"/>
                <w:szCs w:val="20"/>
                <w:highlight w:val="white"/>
              </w:rPr>
              <w:t>Este Trabalho</w:t>
            </w:r>
          </w:p>
        </w:tc>
      </w:tr>
      <w:tr w:rsidR="00BF0C07" w14:paraId="6271C46F" w14:textId="77777777">
        <w:tc>
          <w:tcPr>
            <w:tcW w:w="1470" w:type="dxa"/>
            <w:tcMar>
              <w:top w:w="100" w:type="dxa"/>
              <w:left w:w="100" w:type="dxa"/>
              <w:bottom w:w="100" w:type="dxa"/>
              <w:right w:w="100" w:type="dxa"/>
            </w:tcMar>
          </w:tcPr>
          <w:p w14:paraId="6EC472C6" w14:textId="77777777" w:rsidR="00BF0C07" w:rsidRDefault="00CF2E2C">
            <w:pPr>
              <w:spacing w:before="0" w:after="0" w:line="240" w:lineRule="auto"/>
              <w:jc w:val="center"/>
              <w:rPr>
                <w:b/>
                <w:bCs/>
                <w:sz w:val="20"/>
                <w:szCs w:val="20"/>
                <w:highlight w:val="white"/>
              </w:rPr>
            </w:pPr>
            <w:r>
              <w:rPr>
                <w:b/>
                <w:bCs/>
                <w:sz w:val="20"/>
                <w:szCs w:val="20"/>
                <w:highlight w:val="white"/>
              </w:rPr>
              <w:t xml:space="preserve">Referência </w:t>
            </w:r>
          </w:p>
        </w:tc>
        <w:tc>
          <w:tcPr>
            <w:tcW w:w="1515" w:type="dxa"/>
            <w:tcMar>
              <w:top w:w="100" w:type="dxa"/>
              <w:left w:w="100" w:type="dxa"/>
              <w:bottom w:w="100" w:type="dxa"/>
              <w:right w:w="100" w:type="dxa"/>
            </w:tcMar>
          </w:tcPr>
          <w:p w14:paraId="01740F05" w14:textId="77777777" w:rsidR="00BF0C07" w:rsidRDefault="00CF2E2C">
            <w:pPr>
              <w:spacing w:before="0" w:after="0" w:line="240" w:lineRule="auto"/>
              <w:jc w:val="center"/>
              <w:rPr>
                <w:sz w:val="20"/>
                <w:szCs w:val="20"/>
                <w:highlight w:val="white"/>
              </w:rPr>
            </w:pPr>
            <w:r>
              <w:rPr>
                <w:sz w:val="20"/>
                <w:szCs w:val="20"/>
                <w:highlight w:val="white"/>
              </w:rPr>
              <w:t xml:space="preserve">Al Mourad e Hussain (2014) </w:t>
            </w:r>
          </w:p>
        </w:tc>
        <w:tc>
          <w:tcPr>
            <w:tcW w:w="1515" w:type="dxa"/>
            <w:tcMar>
              <w:top w:w="100" w:type="dxa"/>
              <w:left w:w="100" w:type="dxa"/>
              <w:bottom w:w="100" w:type="dxa"/>
              <w:right w:w="100" w:type="dxa"/>
            </w:tcMar>
          </w:tcPr>
          <w:p w14:paraId="5C70D44F" w14:textId="77777777" w:rsidR="00BF0C07" w:rsidRDefault="00CF2E2C">
            <w:pPr>
              <w:spacing w:before="0" w:after="0" w:line="240" w:lineRule="auto"/>
              <w:jc w:val="center"/>
              <w:rPr>
                <w:sz w:val="20"/>
                <w:szCs w:val="20"/>
                <w:highlight w:val="white"/>
              </w:rPr>
            </w:pPr>
            <w:r>
              <w:rPr>
                <w:sz w:val="20"/>
                <w:szCs w:val="20"/>
                <w:highlight w:val="white"/>
              </w:rPr>
              <w:t xml:space="preserve">Cardoso et al. (2021) </w:t>
            </w:r>
          </w:p>
        </w:tc>
        <w:tc>
          <w:tcPr>
            <w:tcW w:w="1005" w:type="dxa"/>
            <w:tcMar>
              <w:top w:w="100" w:type="dxa"/>
              <w:left w:w="100" w:type="dxa"/>
              <w:bottom w:w="100" w:type="dxa"/>
              <w:right w:w="100" w:type="dxa"/>
            </w:tcMar>
          </w:tcPr>
          <w:p w14:paraId="6F8DBBF4" w14:textId="77777777" w:rsidR="00BF0C07" w:rsidRDefault="00CF2E2C">
            <w:pPr>
              <w:spacing w:before="0" w:after="0" w:line="240" w:lineRule="auto"/>
              <w:jc w:val="center"/>
              <w:rPr>
                <w:sz w:val="20"/>
                <w:szCs w:val="20"/>
                <w:highlight w:val="white"/>
              </w:rPr>
            </w:pPr>
            <w:r>
              <w:rPr>
                <w:sz w:val="20"/>
                <w:szCs w:val="20"/>
                <w:highlight w:val="white"/>
              </w:rPr>
              <w:t xml:space="preserve">Yordanov (2022) </w:t>
            </w:r>
          </w:p>
        </w:tc>
        <w:tc>
          <w:tcPr>
            <w:tcW w:w="1065" w:type="dxa"/>
            <w:tcMar>
              <w:top w:w="100" w:type="dxa"/>
              <w:left w:w="100" w:type="dxa"/>
              <w:bottom w:w="100" w:type="dxa"/>
              <w:right w:w="100" w:type="dxa"/>
            </w:tcMar>
          </w:tcPr>
          <w:p w14:paraId="2B708278" w14:textId="77777777" w:rsidR="00BF0C07" w:rsidRDefault="00CF2E2C">
            <w:pPr>
              <w:spacing w:before="0" w:after="0" w:line="240" w:lineRule="auto"/>
              <w:jc w:val="center"/>
              <w:rPr>
                <w:sz w:val="20"/>
                <w:szCs w:val="20"/>
                <w:highlight w:val="white"/>
              </w:rPr>
            </w:pPr>
            <w:r>
              <w:rPr>
                <w:sz w:val="20"/>
                <w:szCs w:val="20"/>
                <w:highlight w:val="white"/>
              </w:rPr>
              <w:t xml:space="preserve">Veldyaeva, Fitz e Scheeg (2024) </w:t>
            </w:r>
          </w:p>
        </w:tc>
        <w:tc>
          <w:tcPr>
            <w:tcW w:w="1455" w:type="dxa"/>
            <w:tcMar>
              <w:top w:w="100" w:type="dxa"/>
              <w:left w:w="100" w:type="dxa"/>
              <w:bottom w:w="100" w:type="dxa"/>
              <w:right w:w="100" w:type="dxa"/>
            </w:tcMar>
          </w:tcPr>
          <w:p w14:paraId="1649EEC4" w14:textId="77777777" w:rsidR="00BF0C07" w:rsidRDefault="00CF2E2C">
            <w:pPr>
              <w:spacing w:before="0" w:after="0" w:line="240" w:lineRule="auto"/>
              <w:jc w:val="center"/>
              <w:rPr>
                <w:sz w:val="20"/>
                <w:szCs w:val="20"/>
                <w:highlight w:val="white"/>
              </w:rPr>
            </w:pPr>
            <w:r>
              <w:rPr>
                <w:sz w:val="20"/>
                <w:szCs w:val="20"/>
                <w:highlight w:val="white"/>
              </w:rPr>
              <w:t xml:space="preserve">Saraiva e Ribeiro (2025) </w:t>
            </w:r>
          </w:p>
        </w:tc>
        <w:tc>
          <w:tcPr>
            <w:tcW w:w="1455" w:type="dxa"/>
            <w:tcMar>
              <w:top w:w="100" w:type="dxa"/>
              <w:left w:w="100" w:type="dxa"/>
              <w:bottom w:w="100" w:type="dxa"/>
              <w:right w:w="100" w:type="dxa"/>
            </w:tcMar>
          </w:tcPr>
          <w:p w14:paraId="2D599F62" w14:textId="77777777" w:rsidR="00BF0C07" w:rsidRDefault="00CF2E2C">
            <w:pPr>
              <w:spacing w:before="0" w:after="0" w:line="240" w:lineRule="auto"/>
              <w:jc w:val="center"/>
              <w:rPr>
                <w:sz w:val="20"/>
                <w:szCs w:val="20"/>
                <w:highlight w:val="white"/>
              </w:rPr>
            </w:pPr>
            <w:r>
              <w:rPr>
                <w:sz w:val="20"/>
                <w:szCs w:val="20"/>
                <w:highlight w:val="white"/>
              </w:rPr>
              <w:t>Trinidad, Orta e Ruiz (2021)</w:t>
            </w:r>
          </w:p>
        </w:tc>
        <w:tc>
          <w:tcPr>
            <w:tcW w:w="1455" w:type="dxa"/>
            <w:tcMar>
              <w:top w:w="100" w:type="dxa"/>
              <w:left w:w="100" w:type="dxa"/>
              <w:bottom w:w="100" w:type="dxa"/>
              <w:right w:w="100" w:type="dxa"/>
            </w:tcMar>
          </w:tcPr>
          <w:p w14:paraId="624445B2" w14:textId="77777777" w:rsidR="00BF0C07" w:rsidRDefault="00CF2E2C">
            <w:pPr>
              <w:spacing w:before="0" w:after="0" w:line="240" w:lineRule="auto"/>
              <w:jc w:val="center"/>
              <w:rPr>
                <w:sz w:val="20"/>
                <w:szCs w:val="20"/>
                <w:highlight w:val="white"/>
              </w:rPr>
            </w:pPr>
            <w:r>
              <w:rPr>
                <w:sz w:val="20"/>
                <w:szCs w:val="20"/>
                <w:highlight w:val="white"/>
              </w:rPr>
              <w:t>Sarto et al. (2025)</w:t>
            </w:r>
          </w:p>
        </w:tc>
        <w:tc>
          <w:tcPr>
            <w:tcW w:w="1020" w:type="dxa"/>
            <w:tcMar>
              <w:top w:w="100" w:type="dxa"/>
              <w:left w:w="100" w:type="dxa"/>
              <w:bottom w:w="100" w:type="dxa"/>
              <w:right w:w="100" w:type="dxa"/>
            </w:tcMar>
          </w:tcPr>
          <w:p w14:paraId="7032A85C" w14:textId="77777777" w:rsidR="00BF0C07" w:rsidRDefault="00CF2E2C">
            <w:pPr>
              <w:spacing w:before="0" w:after="0" w:line="240" w:lineRule="auto"/>
              <w:jc w:val="center"/>
              <w:rPr>
                <w:sz w:val="20"/>
                <w:szCs w:val="20"/>
                <w:highlight w:val="white"/>
              </w:rPr>
            </w:pPr>
            <w:r>
              <w:rPr>
                <w:sz w:val="20"/>
                <w:szCs w:val="20"/>
                <w:highlight w:val="white"/>
              </w:rPr>
              <w:t xml:space="preserve">Autor (2026) </w:t>
            </w:r>
          </w:p>
        </w:tc>
      </w:tr>
      <w:tr w:rsidR="00BF0C07" w14:paraId="55746143" w14:textId="77777777">
        <w:tc>
          <w:tcPr>
            <w:tcW w:w="1470" w:type="dxa"/>
            <w:tcMar>
              <w:top w:w="100" w:type="dxa"/>
              <w:left w:w="100" w:type="dxa"/>
              <w:bottom w:w="100" w:type="dxa"/>
              <w:right w:w="100" w:type="dxa"/>
            </w:tcMar>
          </w:tcPr>
          <w:p w14:paraId="4189CFA2" w14:textId="77777777" w:rsidR="00BF0C07" w:rsidRDefault="00CF2E2C">
            <w:pPr>
              <w:spacing w:before="0" w:after="0" w:line="240" w:lineRule="auto"/>
              <w:jc w:val="center"/>
              <w:rPr>
                <w:b/>
                <w:bCs/>
                <w:sz w:val="20"/>
                <w:szCs w:val="20"/>
                <w:highlight w:val="white"/>
              </w:rPr>
            </w:pPr>
            <w:r>
              <w:rPr>
                <w:b/>
                <w:bCs/>
                <w:sz w:val="20"/>
                <w:szCs w:val="20"/>
                <w:highlight w:val="white"/>
              </w:rPr>
              <w:t xml:space="preserve">Versão do ITIL </w:t>
            </w:r>
          </w:p>
        </w:tc>
        <w:tc>
          <w:tcPr>
            <w:tcW w:w="1515" w:type="dxa"/>
            <w:tcMar>
              <w:top w:w="100" w:type="dxa"/>
              <w:left w:w="100" w:type="dxa"/>
              <w:bottom w:w="100" w:type="dxa"/>
              <w:right w:w="100" w:type="dxa"/>
            </w:tcMar>
          </w:tcPr>
          <w:p w14:paraId="5EEF569C" w14:textId="77777777" w:rsidR="00BF0C07" w:rsidRDefault="00CF2E2C">
            <w:pPr>
              <w:spacing w:before="0" w:after="0" w:line="240" w:lineRule="auto"/>
              <w:jc w:val="center"/>
              <w:rPr>
                <w:sz w:val="20"/>
                <w:szCs w:val="20"/>
                <w:highlight w:val="white"/>
              </w:rPr>
            </w:pPr>
            <w:r>
              <w:rPr>
                <w:sz w:val="20"/>
                <w:szCs w:val="20"/>
                <w:highlight w:val="white"/>
              </w:rPr>
              <w:t xml:space="preserve">V3 </w:t>
            </w:r>
          </w:p>
        </w:tc>
        <w:tc>
          <w:tcPr>
            <w:tcW w:w="1515" w:type="dxa"/>
            <w:tcMar>
              <w:top w:w="100" w:type="dxa"/>
              <w:left w:w="100" w:type="dxa"/>
              <w:bottom w:w="100" w:type="dxa"/>
              <w:right w:w="100" w:type="dxa"/>
            </w:tcMar>
          </w:tcPr>
          <w:p w14:paraId="1EDA99EE" w14:textId="77777777" w:rsidR="00BF0C07" w:rsidRDefault="00CF2E2C">
            <w:pPr>
              <w:spacing w:before="0" w:after="0" w:line="240" w:lineRule="auto"/>
              <w:jc w:val="center"/>
              <w:rPr>
                <w:sz w:val="20"/>
                <w:szCs w:val="20"/>
                <w:highlight w:val="white"/>
              </w:rPr>
            </w:pPr>
            <w:r>
              <w:rPr>
                <w:sz w:val="20"/>
                <w:szCs w:val="20"/>
                <w:highlight w:val="white"/>
              </w:rPr>
              <w:t xml:space="preserve">V2 e V3 </w:t>
            </w:r>
          </w:p>
        </w:tc>
        <w:tc>
          <w:tcPr>
            <w:tcW w:w="1005" w:type="dxa"/>
            <w:tcMar>
              <w:top w:w="100" w:type="dxa"/>
              <w:left w:w="100" w:type="dxa"/>
              <w:bottom w:w="100" w:type="dxa"/>
              <w:right w:w="100" w:type="dxa"/>
            </w:tcMar>
          </w:tcPr>
          <w:p w14:paraId="43501195"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065" w:type="dxa"/>
            <w:tcMar>
              <w:top w:w="100" w:type="dxa"/>
              <w:left w:w="100" w:type="dxa"/>
              <w:bottom w:w="100" w:type="dxa"/>
              <w:right w:w="100" w:type="dxa"/>
            </w:tcMar>
          </w:tcPr>
          <w:p w14:paraId="71BF5DF6"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c>
          <w:tcPr>
            <w:tcW w:w="1455" w:type="dxa"/>
            <w:tcMar>
              <w:top w:w="100" w:type="dxa"/>
              <w:left w:w="100" w:type="dxa"/>
              <w:bottom w:w="100" w:type="dxa"/>
              <w:right w:w="100" w:type="dxa"/>
            </w:tcMar>
          </w:tcPr>
          <w:p w14:paraId="5584A897"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455" w:type="dxa"/>
            <w:tcMar>
              <w:top w:w="100" w:type="dxa"/>
              <w:left w:w="100" w:type="dxa"/>
              <w:bottom w:w="100" w:type="dxa"/>
              <w:right w:w="100" w:type="dxa"/>
            </w:tcMar>
          </w:tcPr>
          <w:p w14:paraId="5D449D5E" w14:textId="77777777" w:rsidR="00BF0C07" w:rsidRDefault="00CF2E2C">
            <w:pPr>
              <w:spacing w:before="0" w:after="0" w:line="240" w:lineRule="auto"/>
              <w:jc w:val="center"/>
              <w:rPr>
                <w:sz w:val="20"/>
                <w:szCs w:val="20"/>
                <w:highlight w:val="white"/>
              </w:rPr>
            </w:pPr>
            <w:r>
              <w:rPr>
                <w:sz w:val="20"/>
                <w:szCs w:val="20"/>
                <w:highlight w:val="white"/>
              </w:rPr>
              <w:t>Não especifica</w:t>
            </w:r>
          </w:p>
        </w:tc>
        <w:tc>
          <w:tcPr>
            <w:tcW w:w="1455" w:type="dxa"/>
            <w:tcMar>
              <w:top w:w="100" w:type="dxa"/>
              <w:left w:w="100" w:type="dxa"/>
              <w:bottom w:w="100" w:type="dxa"/>
              <w:right w:w="100" w:type="dxa"/>
            </w:tcMar>
          </w:tcPr>
          <w:p w14:paraId="2C560A4C" w14:textId="77777777" w:rsidR="00BF0C07" w:rsidRDefault="00CF2E2C">
            <w:pPr>
              <w:spacing w:before="0" w:after="0" w:line="240" w:lineRule="auto"/>
              <w:jc w:val="center"/>
              <w:rPr>
                <w:sz w:val="20"/>
                <w:szCs w:val="20"/>
                <w:highlight w:val="white"/>
              </w:rPr>
            </w:pPr>
            <w:r>
              <w:rPr>
                <w:sz w:val="20"/>
                <w:szCs w:val="20"/>
                <w:highlight w:val="white"/>
              </w:rPr>
              <w:t>V4</w:t>
            </w:r>
          </w:p>
        </w:tc>
        <w:tc>
          <w:tcPr>
            <w:tcW w:w="1020" w:type="dxa"/>
            <w:tcMar>
              <w:top w:w="100" w:type="dxa"/>
              <w:left w:w="100" w:type="dxa"/>
              <w:bottom w:w="100" w:type="dxa"/>
              <w:right w:w="100" w:type="dxa"/>
            </w:tcMar>
          </w:tcPr>
          <w:p w14:paraId="7BD5D5B4"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r>
      <w:tr w:rsidR="00BF0C07" w14:paraId="04940694" w14:textId="77777777">
        <w:tc>
          <w:tcPr>
            <w:tcW w:w="1470" w:type="dxa"/>
            <w:tcMar>
              <w:top w:w="100" w:type="dxa"/>
              <w:left w:w="100" w:type="dxa"/>
              <w:bottom w:w="100" w:type="dxa"/>
              <w:right w:w="100" w:type="dxa"/>
            </w:tcMar>
          </w:tcPr>
          <w:p w14:paraId="6CC41F61" w14:textId="77777777" w:rsidR="00BF0C07" w:rsidRDefault="00CF2E2C">
            <w:pPr>
              <w:spacing w:before="0" w:after="0" w:line="240" w:lineRule="auto"/>
              <w:jc w:val="center"/>
              <w:rPr>
                <w:b/>
                <w:bCs/>
                <w:sz w:val="20"/>
                <w:szCs w:val="20"/>
                <w:highlight w:val="white"/>
              </w:rPr>
            </w:pPr>
            <w:r>
              <w:rPr>
                <w:b/>
                <w:bCs/>
                <w:sz w:val="20"/>
                <w:szCs w:val="20"/>
                <w:highlight w:val="white"/>
              </w:rPr>
              <w:t xml:space="preserve">Foco na Estratégia de Serviço </w:t>
            </w:r>
          </w:p>
        </w:tc>
        <w:tc>
          <w:tcPr>
            <w:tcW w:w="1515" w:type="dxa"/>
            <w:tcMar>
              <w:top w:w="100" w:type="dxa"/>
              <w:left w:w="100" w:type="dxa"/>
              <w:bottom w:w="100" w:type="dxa"/>
              <w:right w:w="100" w:type="dxa"/>
            </w:tcMar>
          </w:tcPr>
          <w:p w14:paraId="3AF4B67D"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515" w:type="dxa"/>
            <w:tcMar>
              <w:top w:w="100" w:type="dxa"/>
              <w:left w:w="100" w:type="dxa"/>
              <w:bottom w:w="100" w:type="dxa"/>
              <w:right w:w="100" w:type="dxa"/>
            </w:tcMar>
          </w:tcPr>
          <w:p w14:paraId="5909A2C4"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61B60C5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20058A2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0F92CF3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455" w:type="dxa"/>
            <w:tcMar>
              <w:top w:w="100" w:type="dxa"/>
              <w:left w:w="100" w:type="dxa"/>
              <w:bottom w:w="100" w:type="dxa"/>
              <w:right w:w="100" w:type="dxa"/>
            </w:tcMar>
          </w:tcPr>
          <w:p w14:paraId="0E2550C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489867D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19D4678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407AFF9D" w14:textId="77777777">
        <w:tc>
          <w:tcPr>
            <w:tcW w:w="1470" w:type="dxa"/>
            <w:tcMar>
              <w:top w:w="100" w:type="dxa"/>
              <w:left w:w="100" w:type="dxa"/>
              <w:bottom w:w="100" w:type="dxa"/>
              <w:right w:w="100" w:type="dxa"/>
            </w:tcMar>
          </w:tcPr>
          <w:p w14:paraId="3DCD0427" w14:textId="77777777" w:rsidR="00BF0C07" w:rsidRDefault="00CF2E2C">
            <w:pPr>
              <w:spacing w:before="0" w:after="0" w:line="240" w:lineRule="auto"/>
              <w:jc w:val="center"/>
              <w:rPr>
                <w:b/>
                <w:bCs/>
                <w:sz w:val="20"/>
                <w:szCs w:val="20"/>
                <w:highlight w:val="white"/>
              </w:rPr>
            </w:pPr>
            <w:r>
              <w:rPr>
                <w:b/>
                <w:bCs/>
                <w:sz w:val="20"/>
                <w:szCs w:val="20"/>
                <w:highlight w:val="white"/>
              </w:rPr>
              <w:t xml:space="preserve">Contexto de aplicação </w:t>
            </w:r>
          </w:p>
        </w:tc>
        <w:tc>
          <w:tcPr>
            <w:tcW w:w="1515" w:type="dxa"/>
            <w:tcMar>
              <w:top w:w="100" w:type="dxa"/>
              <w:left w:w="100" w:type="dxa"/>
              <w:bottom w:w="100" w:type="dxa"/>
              <w:right w:w="100" w:type="dxa"/>
            </w:tcMar>
          </w:tcPr>
          <w:p w14:paraId="7D252255"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515" w:type="dxa"/>
            <w:tcMar>
              <w:top w:w="100" w:type="dxa"/>
              <w:left w:w="100" w:type="dxa"/>
              <w:bottom w:w="100" w:type="dxa"/>
              <w:right w:w="100" w:type="dxa"/>
            </w:tcMar>
          </w:tcPr>
          <w:p w14:paraId="14A312BD"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005" w:type="dxa"/>
            <w:tcMar>
              <w:top w:w="100" w:type="dxa"/>
              <w:left w:w="100" w:type="dxa"/>
              <w:bottom w:w="100" w:type="dxa"/>
              <w:right w:w="100" w:type="dxa"/>
            </w:tcMar>
          </w:tcPr>
          <w:p w14:paraId="4F1299E0"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065" w:type="dxa"/>
            <w:tcMar>
              <w:top w:w="100" w:type="dxa"/>
              <w:left w:w="100" w:type="dxa"/>
              <w:bottom w:w="100" w:type="dxa"/>
              <w:right w:w="100" w:type="dxa"/>
            </w:tcMar>
          </w:tcPr>
          <w:p w14:paraId="17A60F94"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455" w:type="dxa"/>
            <w:tcMar>
              <w:top w:w="100" w:type="dxa"/>
              <w:left w:w="100" w:type="dxa"/>
              <w:bottom w:w="100" w:type="dxa"/>
              <w:right w:w="100" w:type="dxa"/>
            </w:tcMar>
          </w:tcPr>
          <w:p w14:paraId="58B05524"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455" w:type="dxa"/>
            <w:tcMar>
              <w:top w:w="100" w:type="dxa"/>
              <w:left w:w="100" w:type="dxa"/>
              <w:bottom w:w="100" w:type="dxa"/>
              <w:right w:w="100" w:type="dxa"/>
            </w:tcMar>
          </w:tcPr>
          <w:p w14:paraId="7FBF1EA4" w14:textId="77777777" w:rsidR="00BF0C07" w:rsidRDefault="00CF2E2C">
            <w:pPr>
              <w:spacing w:before="0" w:after="0" w:line="240" w:lineRule="auto"/>
              <w:jc w:val="center"/>
              <w:rPr>
                <w:sz w:val="20"/>
                <w:szCs w:val="20"/>
                <w:highlight w:val="white"/>
              </w:rPr>
            </w:pPr>
            <w:r>
              <w:rPr>
                <w:sz w:val="20"/>
                <w:szCs w:val="20"/>
                <w:highlight w:val="white"/>
              </w:rPr>
              <w:t>Organizacional</w:t>
            </w:r>
          </w:p>
        </w:tc>
        <w:tc>
          <w:tcPr>
            <w:tcW w:w="1455" w:type="dxa"/>
            <w:tcMar>
              <w:top w:w="100" w:type="dxa"/>
              <w:left w:w="100" w:type="dxa"/>
              <w:bottom w:w="100" w:type="dxa"/>
              <w:right w:w="100" w:type="dxa"/>
            </w:tcMar>
          </w:tcPr>
          <w:p w14:paraId="62076E3D" w14:textId="77777777" w:rsidR="00BF0C07" w:rsidRDefault="00CF2E2C">
            <w:pPr>
              <w:spacing w:before="0" w:after="0" w:line="240" w:lineRule="auto"/>
              <w:jc w:val="center"/>
              <w:rPr>
                <w:sz w:val="20"/>
                <w:szCs w:val="20"/>
                <w:highlight w:val="white"/>
              </w:rPr>
            </w:pPr>
            <w:r>
              <w:rPr>
                <w:sz w:val="20"/>
                <w:szCs w:val="20"/>
                <w:highlight w:val="white"/>
              </w:rPr>
              <w:t>Ensino Superior (operacional)</w:t>
            </w:r>
          </w:p>
        </w:tc>
        <w:tc>
          <w:tcPr>
            <w:tcW w:w="1020" w:type="dxa"/>
            <w:tcMar>
              <w:top w:w="100" w:type="dxa"/>
              <w:left w:w="100" w:type="dxa"/>
              <w:bottom w:w="100" w:type="dxa"/>
              <w:right w:w="100" w:type="dxa"/>
            </w:tcMar>
          </w:tcPr>
          <w:p w14:paraId="521D1352"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r>
      <w:tr w:rsidR="00BF0C07" w14:paraId="04E5FE61" w14:textId="77777777">
        <w:tc>
          <w:tcPr>
            <w:tcW w:w="1470" w:type="dxa"/>
            <w:tcMar>
              <w:top w:w="100" w:type="dxa"/>
              <w:left w:w="100" w:type="dxa"/>
              <w:bottom w:w="100" w:type="dxa"/>
              <w:right w:w="100" w:type="dxa"/>
            </w:tcMar>
          </w:tcPr>
          <w:p w14:paraId="49AD072C" w14:textId="77777777" w:rsidR="00BF0C07" w:rsidRDefault="00CF2E2C">
            <w:pPr>
              <w:spacing w:before="0" w:after="0" w:line="240" w:lineRule="auto"/>
              <w:jc w:val="center"/>
              <w:rPr>
                <w:b/>
                <w:bCs/>
                <w:sz w:val="20"/>
                <w:szCs w:val="20"/>
                <w:highlight w:val="white"/>
              </w:rPr>
            </w:pPr>
            <w:r>
              <w:rPr>
                <w:b/>
                <w:bCs/>
                <w:sz w:val="20"/>
                <w:szCs w:val="20"/>
                <w:highlight w:val="white"/>
              </w:rPr>
              <w:t xml:space="preserve">Aborda ensino de ITSM </w:t>
            </w:r>
          </w:p>
        </w:tc>
        <w:tc>
          <w:tcPr>
            <w:tcW w:w="1515" w:type="dxa"/>
            <w:tcMar>
              <w:top w:w="100" w:type="dxa"/>
              <w:left w:w="100" w:type="dxa"/>
              <w:bottom w:w="100" w:type="dxa"/>
              <w:right w:w="100" w:type="dxa"/>
            </w:tcMar>
          </w:tcPr>
          <w:p w14:paraId="0DF8F45C"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2C32AF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45317E6"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065" w:type="dxa"/>
            <w:tcMar>
              <w:top w:w="100" w:type="dxa"/>
              <w:left w:w="100" w:type="dxa"/>
              <w:bottom w:w="100" w:type="dxa"/>
              <w:right w:w="100" w:type="dxa"/>
            </w:tcMar>
          </w:tcPr>
          <w:p w14:paraId="72C89CC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15348B4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1BCF701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000B172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483872F"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66974899" w14:textId="77777777">
        <w:tc>
          <w:tcPr>
            <w:tcW w:w="1470" w:type="dxa"/>
            <w:tcMar>
              <w:top w:w="100" w:type="dxa"/>
              <w:left w:w="100" w:type="dxa"/>
              <w:bottom w:w="100" w:type="dxa"/>
              <w:right w:w="100" w:type="dxa"/>
            </w:tcMar>
          </w:tcPr>
          <w:p w14:paraId="065C8A5C" w14:textId="77777777" w:rsidR="00BF0C07" w:rsidRDefault="00CF2E2C">
            <w:pPr>
              <w:spacing w:before="0" w:after="0" w:line="240" w:lineRule="auto"/>
              <w:jc w:val="center"/>
              <w:rPr>
                <w:b/>
                <w:bCs/>
                <w:sz w:val="20"/>
                <w:szCs w:val="20"/>
                <w:highlight w:val="white"/>
              </w:rPr>
            </w:pPr>
            <w:r>
              <w:rPr>
                <w:b/>
                <w:bCs/>
                <w:sz w:val="20"/>
                <w:szCs w:val="20"/>
                <w:highlight w:val="white"/>
              </w:rPr>
              <w:t xml:space="preserve">Utiliza método de Design Instrucional </w:t>
            </w:r>
          </w:p>
        </w:tc>
        <w:tc>
          <w:tcPr>
            <w:tcW w:w="1515" w:type="dxa"/>
            <w:tcMar>
              <w:top w:w="100" w:type="dxa"/>
              <w:left w:w="100" w:type="dxa"/>
              <w:bottom w:w="100" w:type="dxa"/>
              <w:right w:w="100" w:type="dxa"/>
            </w:tcMar>
          </w:tcPr>
          <w:p w14:paraId="2734AAF7"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A8F7A68"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5D57B5DB"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08E876B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592004E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3C680BDF"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7E9C459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C25F0E4" w14:textId="77777777" w:rsidR="00BF0C07" w:rsidRDefault="00CF2E2C">
            <w:pPr>
              <w:spacing w:before="0" w:after="0" w:line="240" w:lineRule="auto"/>
              <w:jc w:val="center"/>
              <w:rPr>
                <w:sz w:val="20"/>
                <w:szCs w:val="20"/>
                <w:highlight w:val="white"/>
              </w:rPr>
            </w:pPr>
            <w:r>
              <w:rPr>
                <w:sz w:val="20"/>
                <w:szCs w:val="20"/>
                <w:highlight w:val="white"/>
              </w:rPr>
              <w:t xml:space="preserve">Sim (ADDIE) </w:t>
            </w:r>
          </w:p>
        </w:tc>
      </w:tr>
      <w:tr w:rsidR="00BF0C07" w14:paraId="3588B19C" w14:textId="77777777">
        <w:tc>
          <w:tcPr>
            <w:tcW w:w="1470" w:type="dxa"/>
            <w:tcMar>
              <w:top w:w="100" w:type="dxa"/>
              <w:left w:w="100" w:type="dxa"/>
              <w:bottom w:w="100" w:type="dxa"/>
              <w:right w:w="100" w:type="dxa"/>
            </w:tcMar>
          </w:tcPr>
          <w:p w14:paraId="54C8F364"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Menciona ferramentas de ITSM </w:t>
            </w:r>
          </w:p>
        </w:tc>
        <w:tc>
          <w:tcPr>
            <w:tcW w:w="1515" w:type="dxa"/>
            <w:tcMar>
              <w:top w:w="100" w:type="dxa"/>
              <w:left w:w="100" w:type="dxa"/>
              <w:bottom w:w="100" w:type="dxa"/>
              <w:right w:w="100" w:type="dxa"/>
            </w:tcMar>
          </w:tcPr>
          <w:p w14:paraId="3C2E2D0D"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528330E0"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0DF6E376"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5380D06D" w14:textId="77777777" w:rsidR="00BF0C07" w:rsidRDefault="00CF2E2C">
            <w:pPr>
              <w:spacing w:before="0" w:after="0" w:line="240" w:lineRule="auto"/>
              <w:jc w:val="center"/>
              <w:rPr>
                <w:sz w:val="20"/>
                <w:szCs w:val="20"/>
                <w:highlight w:val="white"/>
              </w:rPr>
            </w:pPr>
            <w:r>
              <w:rPr>
                <w:sz w:val="20"/>
                <w:szCs w:val="20"/>
                <w:highlight w:val="white"/>
              </w:rPr>
              <w:t xml:space="preserve">Sim (jogo de simulação) </w:t>
            </w:r>
          </w:p>
        </w:tc>
        <w:tc>
          <w:tcPr>
            <w:tcW w:w="1455" w:type="dxa"/>
            <w:tcMar>
              <w:top w:w="100" w:type="dxa"/>
              <w:left w:w="100" w:type="dxa"/>
              <w:bottom w:w="100" w:type="dxa"/>
              <w:right w:w="100" w:type="dxa"/>
            </w:tcMar>
          </w:tcPr>
          <w:p w14:paraId="0FC8C609"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461F1FB"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C8CF230" w14:textId="77777777" w:rsidR="00BF0C07" w:rsidRDefault="00CF2E2C">
            <w:pPr>
              <w:spacing w:before="0" w:after="0" w:line="240" w:lineRule="auto"/>
              <w:jc w:val="center"/>
              <w:rPr>
                <w:sz w:val="20"/>
                <w:szCs w:val="20"/>
                <w:highlight w:val="white"/>
              </w:rPr>
            </w:pPr>
            <w:r>
              <w:rPr>
                <w:sz w:val="20"/>
                <w:szCs w:val="20"/>
                <w:highlight w:val="white"/>
              </w:rPr>
              <w:t>Sim (process mining e IA)</w:t>
            </w:r>
          </w:p>
        </w:tc>
        <w:tc>
          <w:tcPr>
            <w:tcW w:w="1020" w:type="dxa"/>
            <w:tcMar>
              <w:top w:w="100" w:type="dxa"/>
              <w:left w:w="100" w:type="dxa"/>
              <w:bottom w:w="100" w:type="dxa"/>
              <w:right w:w="100" w:type="dxa"/>
            </w:tcMar>
          </w:tcPr>
          <w:p w14:paraId="26340AA2"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8E5E308" w14:textId="77777777">
        <w:tc>
          <w:tcPr>
            <w:tcW w:w="1470" w:type="dxa"/>
            <w:tcMar>
              <w:top w:w="100" w:type="dxa"/>
              <w:left w:w="100" w:type="dxa"/>
              <w:bottom w:w="100" w:type="dxa"/>
              <w:right w:w="100" w:type="dxa"/>
            </w:tcMar>
          </w:tcPr>
          <w:p w14:paraId="58126F75" w14:textId="77777777" w:rsidR="00BF0C07" w:rsidRDefault="00CF2E2C">
            <w:pPr>
              <w:spacing w:before="0" w:after="0" w:line="240" w:lineRule="auto"/>
              <w:jc w:val="center"/>
              <w:rPr>
                <w:b/>
                <w:bCs/>
                <w:sz w:val="20"/>
                <w:szCs w:val="20"/>
                <w:highlight w:val="white"/>
              </w:rPr>
            </w:pPr>
            <w:r>
              <w:rPr>
                <w:b/>
                <w:bCs/>
                <w:sz w:val="20"/>
                <w:szCs w:val="20"/>
                <w:highlight w:val="white"/>
              </w:rPr>
              <w:t xml:space="preserve">Propõe unidade de aprendizagem </w:t>
            </w:r>
          </w:p>
        </w:tc>
        <w:tc>
          <w:tcPr>
            <w:tcW w:w="1515" w:type="dxa"/>
            <w:tcMar>
              <w:top w:w="100" w:type="dxa"/>
              <w:left w:w="100" w:type="dxa"/>
              <w:bottom w:w="100" w:type="dxa"/>
              <w:right w:w="100" w:type="dxa"/>
            </w:tcMar>
          </w:tcPr>
          <w:p w14:paraId="564AC7C6"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0DDEE2D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AB0A812"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262C9834" w14:textId="77777777" w:rsidR="00BF0C07" w:rsidRDefault="00CF2E2C">
            <w:pPr>
              <w:spacing w:before="0" w:after="0" w:line="240" w:lineRule="auto"/>
              <w:jc w:val="center"/>
              <w:rPr>
                <w:sz w:val="20"/>
                <w:szCs w:val="20"/>
                <w:highlight w:val="white"/>
              </w:rPr>
            </w:pPr>
            <w:r>
              <w:rPr>
                <w:sz w:val="20"/>
                <w:szCs w:val="20"/>
                <w:highlight w:val="white"/>
              </w:rPr>
              <w:t xml:space="preserve">Sim (caso de ensino gamificado) </w:t>
            </w:r>
          </w:p>
        </w:tc>
        <w:tc>
          <w:tcPr>
            <w:tcW w:w="1455" w:type="dxa"/>
            <w:tcMar>
              <w:top w:w="100" w:type="dxa"/>
              <w:left w:w="100" w:type="dxa"/>
              <w:bottom w:w="100" w:type="dxa"/>
              <w:right w:w="100" w:type="dxa"/>
            </w:tcMar>
          </w:tcPr>
          <w:p w14:paraId="17D7B85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49C6C27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691EE3D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611760B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1C242144" w14:textId="77777777">
        <w:tc>
          <w:tcPr>
            <w:tcW w:w="1470" w:type="dxa"/>
            <w:tcMar>
              <w:top w:w="100" w:type="dxa"/>
              <w:left w:w="100" w:type="dxa"/>
              <w:bottom w:w="100" w:type="dxa"/>
              <w:right w:w="100" w:type="dxa"/>
            </w:tcMar>
          </w:tcPr>
          <w:p w14:paraId="06439D99" w14:textId="77777777" w:rsidR="00BF0C07" w:rsidRDefault="00CF2E2C">
            <w:pPr>
              <w:spacing w:before="0" w:after="0" w:line="240" w:lineRule="auto"/>
              <w:jc w:val="center"/>
              <w:rPr>
                <w:b/>
                <w:bCs/>
                <w:sz w:val="20"/>
                <w:szCs w:val="20"/>
                <w:highlight w:val="white"/>
              </w:rPr>
            </w:pPr>
            <w:r>
              <w:rPr>
                <w:b/>
                <w:bCs/>
                <w:sz w:val="20"/>
                <w:szCs w:val="20"/>
                <w:highlight w:val="white"/>
              </w:rPr>
              <w:t xml:space="preserve">Aplicação em turma real </w:t>
            </w:r>
          </w:p>
        </w:tc>
        <w:tc>
          <w:tcPr>
            <w:tcW w:w="1515" w:type="dxa"/>
            <w:tcMar>
              <w:top w:w="100" w:type="dxa"/>
              <w:left w:w="100" w:type="dxa"/>
              <w:bottom w:w="100" w:type="dxa"/>
              <w:right w:w="100" w:type="dxa"/>
            </w:tcMar>
          </w:tcPr>
          <w:p w14:paraId="6B01BB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3C80B51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0B11C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159CB4A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37CC2F55"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F40AB9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F03A64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2A0EFD9C"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7EEC662" w14:textId="77777777">
        <w:tc>
          <w:tcPr>
            <w:tcW w:w="1470" w:type="dxa"/>
            <w:tcMar>
              <w:top w:w="100" w:type="dxa"/>
              <w:left w:w="100" w:type="dxa"/>
              <w:bottom w:w="100" w:type="dxa"/>
              <w:right w:w="100" w:type="dxa"/>
            </w:tcMar>
          </w:tcPr>
          <w:p w14:paraId="311CEE25"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Metodologia </w:t>
            </w:r>
          </w:p>
        </w:tc>
        <w:tc>
          <w:tcPr>
            <w:tcW w:w="1515" w:type="dxa"/>
            <w:tcMar>
              <w:top w:w="100" w:type="dxa"/>
              <w:left w:w="100" w:type="dxa"/>
              <w:bottom w:w="100" w:type="dxa"/>
              <w:right w:w="100" w:type="dxa"/>
            </w:tcMar>
          </w:tcPr>
          <w:p w14:paraId="3DE8BD03" w14:textId="77777777" w:rsidR="00BF0C07" w:rsidRDefault="00CF2E2C">
            <w:pPr>
              <w:spacing w:before="0" w:after="0" w:line="240" w:lineRule="auto"/>
              <w:jc w:val="center"/>
              <w:rPr>
                <w:sz w:val="20"/>
                <w:szCs w:val="20"/>
                <w:highlight w:val="white"/>
              </w:rPr>
            </w:pPr>
            <w:r>
              <w:rPr>
                <w:sz w:val="20"/>
                <w:szCs w:val="20"/>
                <w:highlight w:val="white"/>
              </w:rPr>
              <w:t xml:space="preserve">Qualitativa (estudo de caso) </w:t>
            </w:r>
          </w:p>
        </w:tc>
        <w:tc>
          <w:tcPr>
            <w:tcW w:w="1515" w:type="dxa"/>
            <w:tcMar>
              <w:top w:w="100" w:type="dxa"/>
              <w:left w:w="100" w:type="dxa"/>
              <w:bottom w:w="100" w:type="dxa"/>
              <w:right w:w="100" w:type="dxa"/>
            </w:tcMar>
          </w:tcPr>
          <w:p w14:paraId="24A7DF14" w14:textId="77777777" w:rsidR="00BF0C07" w:rsidRDefault="00CF2E2C">
            <w:pPr>
              <w:spacing w:before="0" w:after="0" w:line="240" w:lineRule="auto"/>
              <w:jc w:val="center"/>
              <w:rPr>
                <w:sz w:val="20"/>
                <w:szCs w:val="20"/>
                <w:highlight w:val="white"/>
              </w:rPr>
            </w:pPr>
            <w:r>
              <w:rPr>
                <w:sz w:val="20"/>
                <w:szCs w:val="20"/>
                <w:highlight w:val="white"/>
              </w:rPr>
              <w:t xml:space="preserve">Revisão sistemática </w:t>
            </w:r>
          </w:p>
        </w:tc>
        <w:tc>
          <w:tcPr>
            <w:tcW w:w="1005" w:type="dxa"/>
            <w:tcMar>
              <w:top w:w="100" w:type="dxa"/>
              <w:left w:w="100" w:type="dxa"/>
              <w:bottom w:w="100" w:type="dxa"/>
              <w:right w:w="100" w:type="dxa"/>
            </w:tcMar>
          </w:tcPr>
          <w:p w14:paraId="5725C493" w14:textId="77777777" w:rsidR="00BF0C07" w:rsidRDefault="00CF2E2C">
            <w:pPr>
              <w:spacing w:before="0" w:after="0" w:line="240" w:lineRule="auto"/>
              <w:jc w:val="center"/>
              <w:rPr>
                <w:sz w:val="16"/>
                <w:szCs w:val="16"/>
                <w:highlight w:val="white"/>
              </w:rPr>
            </w:pPr>
            <w:r>
              <w:rPr>
                <w:sz w:val="16"/>
                <w:szCs w:val="16"/>
                <w:highlight w:val="white"/>
              </w:rPr>
              <w:t xml:space="preserve">Análise comparativa </w:t>
            </w:r>
          </w:p>
        </w:tc>
        <w:tc>
          <w:tcPr>
            <w:tcW w:w="1065" w:type="dxa"/>
            <w:tcMar>
              <w:top w:w="100" w:type="dxa"/>
              <w:left w:w="100" w:type="dxa"/>
              <w:bottom w:w="100" w:type="dxa"/>
              <w:right w:w="100" w:type="dxa"/>
            </w:tcMar>
          </w:tcPr>
          <w:p w14:paraId="5EF33216" w14:textId="77777777" w:rsidR="00BF0C07" w:rsidRDefault="00CF2E2C">
            <w:pPr>
              <w:spacing w:before="0" w:after="0" w:line="240" w:lineRule="auto"/>
              <w:jc w:val="center"/>
              <w:rPr>
                <w:sz w:val="20"/>
                <w:szCs w:val="20"/>
                <w:highlight w:val="white"/>
              </w:rPr>
            </w:pPr>
            <w:r>
              <w:rPr>
                <w:sz w:val="20"/>
                <w:szCs w:val="20"/>
                <w:highlight w:val="white"/>
              </w:rPr>
              <w:t xml:space="preserve">Pesquisa-ação </w:t>
            </w:r>
          </w:p>
        </w:tc>
        <w:tc>
          <w:tcPr>
            <w:tcW w:w="1455" w:type="dxa"/>
            <w:tcMar>
              <w:top w:w="100" w:type="dxa"/>
              <w:left w:w="100" w:type="dxa"/>
              <w:bottom w:w="100" w:type="dxa"/>
              <w:right w:w="100" w:type="dxa"/>
            </w:tcMar>
          </w:tcPr>
          <w:p w14:paraId="32D56B68" w14:textId="77777777" w:rsidR="00BF0C07" w:rsidRDefault="00CF2E2C">
            <w:pPr>
              <w:spacing w:before="0" w:after="0" w:line="240" w:lineRule="auto"/>
              <w:jc w:val="center"/>
              <w:rPr>
                <w:sz w:val="20"/>
                <w:szCs w:val="20"/>
                <w:highlight w:val="white"/>
              </w:rPr>
            </w:pPr>
            <w:r>
              <w:rPr>
                <w:sz w:val="20"/>
                <w:szCs w:val="20"/>
                <w:highlight w:val="white"/>
              </w:rPr>
              <w:t xml:space="preserve">Análise comparativa </w:t>
            </w:r>
          </w:p>
        </w:tc>
        <w:tc>
          <w:tcPr>
            <w:tcW w:w="1455" w:type="dxa"/>
            <w:tcMar>
              <w:top w:w="100" w:type="dxa"/>
              <w:left w:w="100" w:type="dxa"/>
              <w:bottom w:w="100" w:type="dxa"/>
              <w:right w:w="100" w:type="dxa"/>
            </w:tcMar>
          </w:tcPr>
          <w:p w14:paraId="40864076" w14:textId="77777777" w:rsidR="00BF0C07" w:rsidRDefault="00CF2E2C">
            <w:pPr>
              <w:spacing w:before="0" w:after="0" w:line="240" w:lineRule="auto"/>
              <w:jc w:val="center"/>
              <w:rPr>
                <w:sz w:val="20"/>
                <w:szCs w:val="20"/>
                <w:highlight w:val="white"/>
              </w:rPr>
            </w:pPr>
            <w:r>
              <w:rPr>
                <w:sz w:val="20"/>
                <w:szCs w:val="20"/>
                <w:highlight w:val="white"/>
              </w:rPr>
              <w:t>Mapeamento sistemático</w:t>
            </w:r>
          </w:p>
        </w:tc>
        <w:tc>
          <w:tcPr>
            <w:tcW w:w="1455" w:type="dxa"/>
            <w:tcMar>
              <w:top w:w="100" w:type="dxa"/>
              <w:left w:w="100" w:type="dxa"/>
              <w:bottom w:w="100" w:type="dxa"/>
              <w:right w:w="100" w:type="dxa"/>
            </w:tcMar>
          </w:tcPr>
          <w:p w14:paraId="7963B3DF" w14:textId="77777777" w:rsidR="00BF0C07" w:rsidRDefault="00CF2E2C">
            <w:pPr>
              <w:spacing w:before="0" w:after="0" w:line="240" w:lineRule="auto"/>
              <w:jc w:val="center"/>
              <w:rPr>
                <w:sz w:val="20"/>
                <w:szCs w:val="20"/>
                <w:highlight w:val="white"/>
              </w:rPr>
            </w:pPr>
            <w:r>
              <w:rPr>
                <w:sz w:val="20"/>
                <w:szCs w:val="20"/>
                <w:highlight w:val="white"/>
              </w:rPr>
              <w:t>Estudo de caso</w:t>
            </w:r>
          </w:p>
        </w:tc>
        <w:tc>
          <w:tcPr>
            <w:tcW w:w="1020" w:type="dxa"/>
            <w:tcMar>
              <w:top w:w="100" w:type="dxa"/>
              <w:left w:w="100" w:type="dxa"/>
              <w:bottom w:w="100" w:type="dxa"/>
              <w:right w:w="100" w:type="dxa"/>
            </w:tcMar>
          </w:tcPr>
          <w:p w14:paraId="00F87D62" w14:textId="77777777" w:rsidR="00BF0C07" w:rsidRDefault="00CF2E2C">
            <w:pPr>
              <w:spacing w:before="0" w:after="0" w:line="240" w:lineRule="auto"/>
              <w:jc w:val="center"/>
              <w:rPr>
                <w:sz w:val="20"/>
                <w:szCs w:val="20"/>
                <w:highlight w:val="white"/>
              </w:rPr>
            </w:pPr>
            <w:r>
              <w:rPr>
                <w:sz w:val="20"/>
                <w:szCs w:val="20"/>
                <w:highlight w:val="white"/>
              </w:rPr>
              <w:t xml:space="preserve">Pesquisa aplicada (ADDIE) </w:t>
            </w:r>
          </w:p>
        </w:tc>
      </w:tr>
      <w:tr w:rsidR="00BF0C07" w14:paraId="13923F91" w14:textId="77777777">
        <w:tc>
          <w:tcPr>
            <w:tcW w:w="1470" w:type="dxa"/>
            <w:tcMar>
              <w:top w:w="100" w:type="dxa"/>
              <w:left w:w="100" w:type="dxa"/>
              <w:bottom w:w="100" w:type="dxa"/>
              <w:right w:w="100" w:type="dxa"/>
            </w:tcMar>
          </w:tcPr>
          <w:p w14:paraId="7E3D76C4" w14:textId="77777777" w:rsidR="00BF0C07" w:rsidRDefault="00CF2E2C">
            <w:pPr>
              <w:spacing w:before="0" w:after="0" w:line="240" w:lineRule="auto"/>
              <w:jc w:val="center"/>
              <w:rPr>
                <w:b/>
                <w:bCs/>
                <w:sz w:val="20"/>
                <w:szCs w:val="20"/>
                <w:highlight w:val="white"/>
              </w:rPr>
            </w:pPr>
            <w:r>
              <w:rPr>
                <w:b/>
                <w:bCs/>
                <w:sz w:val="20"/>
                <w:szCs w:val="20"/>
                <w:highlight w:val="white"/>
              </w:rPr>
              <w:t xml:space="preserve">Público alvo </w:t>
            </w:r>
          </w:p>
        </w:tc>
        <w:tc>
          <w:tcPr>
            <w:tcW w:w="1515" w:type="dxa"/>
            <w:tcMar>
              <w:top w:w="100" w:type="dxa"/>
              <w:left w:w="100" w:type="dxa"/>
              <w:bottom w:w="100" w:type="dxa"/>
              <w:right w:w="100" w:type="dxa"/>
            </w:tcMar>
          </w:tcPr>
          <w:p w14:paraId="1702285A"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515" w:type="dxa"/>
            <w:tcMar>
              <w:top w:w="100" w:type="dxa"/>
              <w:left w:w="100" w:type="dxa"/>
              <w:bottom w:w="100" w:type="dxa"/>
              <w:right w:w="100" w:type="dxa"/>
            </w:tcMar>
          </w:tcPr>
          <w:p w14:paraId="48D2D4F1" w14:textId="77777777" w:rsidR="00BF0C07" w:rsidRDefault="00CF2E2C">
            <w:pPr>
              <w:spacing w:before="0" w:after="0" w:line="240" w:lineRule="auto"/>
              <w:jc w:val="center"/>
              <w:rPr>
                <w:sz w:val="20"/>
                <w:szCs w:val="20"/>
                <w:highlight w:val="white"/>
              </w:rPr>
            </w:pPr>
            <w:r>
              <w:rPr>
                <w:sz w:val="20"/>
                <w:szCs w:val="20"/>
                <w:highlight w:val="white"/>
              </w:rPr>
              <w:t xml:space="preserve">Pesquisadores </w:t>
            </w:r>
          </w:p>
        </w:tc>
        <w:tc>
          <w:tcPr>
            <w:tcW w:w="1005" w:type="dxa"/>
            <w:tcMar>
              <w:top w:w="100" w:type="dxa"/>
              <w:left w:w="100" w:type="dxa"/>
              <w:bottom w:w="100" w:type="dxa"/>
              <w:right w:w="100" w:type="dxa"/>
            </w:tcMar>
          </w:tcPr>
          <w:p w14:paraId="5B400FFE" w14:textId="77777777" w:rsidR="00BF0C07" w:rsidRDefault="00CF2E2C">
            <w:pPr>
              <w:spacing w:before="0" w:after="0" w:line="240" w:lineRule="auto"/>
              <w:jc w:val="center"/>
              <w:rPr>
                <w:sz w:val="20"/>
                <w:szCs w:val="20"/>
                <w:highlight w:val="white"/>
              </w:rPr>
            </w:pPr>
            <w:r>
              <w:rPr>
                <w:sz w:val="20"/>
                <w:szCs w:val="20"/>
                <w:highlight w:val="white"/>
              </w:rPr>
              <w:t xml:space="preserve">Gestores de TI em IES </w:t>
            </w:r>
          </w:p>
        </w:tc>
        <w:tc>
          <w:tcPr>
            <w:tcW w:w="1065" w:type="dxa"/>
            <w:tcMar>
              <w:top w:w="100" w:type="dxa"/>
              <w:left w:w="100" w:type="dxa"/>
              <w:bottom w:w="100" w:type="dxa"/>
              <w:right w:w="100" w:type="dxa"/>
            </w:tcMar>
          </w:tcPr>
          <w:p w14:paraId="43B2796F" w14:textId="77777777" w:rsidR="00BF0C07" w:rsidRDefault="00CF2E2C">
            <w:pPr>
              <w:spacing w:before="0" w:after="0" w:line="240" w:lineRule="auto"/>
              <w:jc w:val="center"/>
              <w:rPr>
                <w:sz w:val="20"/>
                <w:szCs w:val="20"/>
                <w:highlight w:val="white"/>
              </w:rPr>
            </w:pPr>
            <w:r>
              <w:rPr>
                <w:sz w:val="20"/>
                <w:szCs w:val="20"/>
                <w:highlight w:val="white"/>
              </w:rPr>
              <w:t xml:space="preserve">Alunos de graduação em TI </w:t>
            </w:r>
          </w:p>
        </w:tc>
        <w:tc>
          <w:tcPr>
            <w:tcW w:w="1455" w:type="dxa"/>
            <w:tcMar>
              <w:top w:w="100" w:type="dxa"/>
              <w:left w:w="100" w:type="dxa"/>
              <w:bottom w:w="100" w:type="dxa"/>
              <w:right w:w="100" w:type="dxa"/>
            </w:tcMar>
          </w:tcPr>
          <w:p w14:paraId="30E98253"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455" w:type="dxa"/>
            <w:tcMar>
              <w:top w:w="100" w:type="dxa"/>
              <w:left w:w="100" w:type="dxa"/>
              <w:bottom w:w="100" w:type="dxa"/>
              <w:right w:w="100" w:type="dxa"/>
            </w:tcMar>
          </w:tcPr>
          <w:p w14:paraId="09396C51" w14:textId="77777777" w:rsidR="00BF0C07" w:rsidRDefault="00CF2E2C">
            <w:pPr>
              <w:spacing w:before="0" w:after="0" w:line="240" w:lineRule="auto"/>
              <w:jc w:val="center"/>
              <w:rPr>
                <w:sz w:val="20"/>
                <w:szCs w:val="20"/>
                <w:highlight w:val="white"/>
              </w:rPr>
            </w:pPr>
            <w:r>
              <w:rPr>
                <w:sz w:val="20"/>
                <w:szCs w:val="20"/>
                <w:highlight w:val="white"/>
              </w:rPr>
              <w:t>Pesquisadores / profissionais de TI</w:t>
            </w:r>
          </w:p>
        </w:tc>
        <w:tc>
          <w:tcPr>
            <w:tcW w:w="1455" w:type="dxa"/>
            <w:tcMar>
              <w:top w:w="100" w:type="dxa"/>
              <w:left w:w="100" w:type="dxa"/>
              <w:bottom w:w="100" w:type="dxa"/>
              <w:right w:w="100" w:type="dxa"/>
            </w:tcMar>
          </w:tcPr>
          <w:p w14:paraId="7AFD21CF" w14:textId="77777777" w:rsidR="00BF0C07" w:rsidRDefault="00CF2E2C">
            <w:pPr>
              <w:spacing w:before="0" w:after="0" w:line="240" w:lineRule="auto"/>
              <w:jc w:val="center"/>
              <w:rPr>
                <w:sz w:val="20"/>
                <w:szCs w:val="20"/>
                <w:highlight w:val="white"/>
              </w:rPr>
            </w:pPr>
            <w:r>
              <w:rPr>
                <w:sz w:val="20"/>
                <w:szCs w:val="20"/>
                <w:highlight w:val="white"/>
              </w:rPr>
              <w:t>Equipe de TI da IES</w:t>
            </w:r>
          </w:p>
        </w:tc>
        <w:tc>
          <w:tcPr>
            <w:tcW w:w="1020" w:type="dxa"/>
            <w:tcMar>
              <w:top w:w="100" w:type="dxa"/>
              <w:left w:w="100" w:type="dxa"/>
              <w:bottom w:w="100" w:type="dxa"/>
              <w:right w:w="100" w:type="dxa"/>
            </w:tcMar>
          </w:tcPr>
          <w:p w14:paraId="5C06FFDA" w14:textId="77777777" w:rsidR="00BF0C07" w:rsidRDefault="00CF2E2C">
            <w:pPr>
              <w:spacing w:before="0" w:after="0" w:line="240" w:lineRule="auto"/>
              <w:jc w:val="center"/>
              <w:rPr>
                <w:sz w:val="18"/>
                <w:szCs w:val="18"/>
                <w:highlight w:val="white"/>
              </w:rPr>
            </w:pPr>
            <w:r>
              <w:rPr>
                <w:sz w:val="18"/>
                <w:szCs w:val="18"/>
                <w:highlight w:val="white"/>
              </w:rPr>
              <w:t xml:space="preserve">Alunos de graduação em TI </w:t>
            </w:r>
          </w:p>
        </w:tc>
      </w:tr>
    </w:tbl>
    <w:p w14:paraId="6C9D4A55" w14:textId="77777777" w:rsidR="00BF0C07" w:rsidRDefault="00CF2E2C">
      <w:pPr>
        <w:ind w:firstLine="720"/>
        <w:jc w:val="center"/>
        <w:rPr>
          <w:highlight w:val="white"/>
        </w:rPr>
      </w:pPr>
      <w:r>
        <w:rPr>
          <w:highlight w:val="white"/>
        </w:rPr>
        <w:t>Fonte: Autoria própria</w:t>
      </w:r>
    </w:p>
    <w:p w14:paraId="6939829B" w14:textId="43769D40" w:rsidR="00BF0C07" w:rsidRDefault="00AC11A3">
      <w:pPr>
        <w:spacing w:before="240" w:after="240"/>
        <w:ind w:firstLine="708"/>
        <w:rPr>
          <w:highlight w:val="white"/>
        </w:rPr>
      </w:pPr>
      <w:ins w:id="163" w:author="Bernardo Sachet Braga" w:date="2026-09-02T20:57:00Z" w16du:dateUtc="2026-09-02T23:57:00Z">
        <w:r>
          <w:rPr>
            <w:highlight w:val="white"/>
          </w:rPr>
          <w:t>Os sete estudos diretamente relacionados ao ITIL ou ao ITSM e reunidos no Quadro 8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seus processos específicos. Yordanov (2022) analisa a realidade das instituições de ensino superior em relação ao ITSM, porém seu foco está na adoção dos frameworks pelas próprias instituições, e não no ensino aos alunos. Veldyaeva, Fitz e Scheeg (2024) são os que mais se aproximam da proposta deste trabalho, pois desenvolveram e aplicaram uma abordagem de ensino de ITSM em uma turma real de graduação, embora utilizem a gamificação e não focalizem especificamente a gestão da estratégia de serviço. Trinidad, Orta e Ruiz (2021) contribuem de forma teórica ao mapear a gamificação em iniciativas de ITSM. Sarto et al. (2025), por sua vez, aplicam a ITIL 4 em uma instituição de ensino superior como solução para a gestão de seus próprios serviços, e não como conteúdo curricular.</w:t>
        </w:r>
      </w:ins>
      <w:del w:id="164" w:author="Bernardo Sachet Braga" w:date="2026-09-02T20:57:00Z" w16du:dateUtc="2026-09-02T23:57:00Z">
        <w:r w:rsidR="00CF2E2C" w:rsidDel="00AC11A3">
          <w:rPr>
            <w:highlight w:val="white"/>
          </w:rPr>
          <w:delText>Observa-se que os sete estudos analisados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em seus processos específicos. Yordanov (2022) é o único, ent</w:delText>
        </w:r>
        <w:r w:rsidR="00CF2E2C" w:rsidDel="00AC11A3">
          <w:rPr>
            <w:highlight w:val="white"/>
          </w:rPr>
          <w:delText xml:space="preserve">re os cinco trabalhos correlatos originais, que analisa a realidade das instituições de ensino superior em relação ao ITSM, porém seu foco está na adoção dos frameworks pelas próprias instituições e não no ensino desses frameworks aos alunos. Veldyaeva, Fitz e Scheeg (2024) são os que mais se </w:delText>
        </w:r>
        <w:r w:rsidR="00CF2E2C" w:rsidDel="00AC11A3">
          <w:rPr>
            <w:highlight w:val="white"/>
          </w:rPr>
          <w:delText xml:space="preserve">aproximam da proposta deste trabalho, pois desenvolveram e aplicaram uma abordagem de ensino de ITSM em uma turma real de graduação, porém utilizaram gamificação como estratégia pedagógica e não focaram especificamente na gestão da estratégia de serviço. Trinidad, Orta e Ruiz (2021) contribuem de forma teórica, sem estudo de caso ou aplicação prática, evidenciando que a gamificação é uma estratégia recorrente em iniciativas de ITSM, porém sem qualquer relação com o ensino em cursos superiores. Sarto et al. </w:delText>
        </w:r>
        <w:r w:rsidR="00CF2E2C" w:rsidDel="00AC11A3">
          <w:rPr>
            <w:highlight w:val="white"/>
          </w:rPr>
          <w:delText>(2025), por fim, aplicam o ITIL 4 dentro de uma instituição de ensino superior, mas como solução de gestão dos próprios serviços de TI da instituição, e não como conteúdo ensinado formalmente aos alunos — reforçando, mais uma vez, a distinção entre a presença do ITIL em uma IES e o ensino do ITIL a seus alunos.</w:delText>
        </w:r>
      </w:del>
    </w:p>
    <w:p w14:paraId="5E546B85" w14:textId="77777777" w:rsidR="00BF0C07" w:rsidRDefault="00CF2E2C">
      <w:pPr>
        <w:spacing w:before="240" w:after="240"/>
        <w:ind w:firstLine="708"/>
        <w:rPr>
          <w:highlight w:val="white"/>
        </w:rPr>
      </w:pPr>
      <w:r>
        <w:rPr>
          <w:highlight w:val="white"/>
        </w:rPr>
        <w:t>Complementarmente aos sete trabalhos apresentados no Quadro 8, foram identificados durante a atualização da revisão de literatura mais dois estudos que, apesar de não tratarem de ITIL ou de ITSM especificamente, fornecem evidências complementares sobre a lacuna mais ampla entre o currículo de cursos de computação e as exigências práticas do mercado de TI. Ayofe e Ajetola (2009) abordam essa lacuna sob a perspectiva curricular e institucional, argumentando que o currículo de Ciência da Computação tende a ser</w:t>
      </w:r>
      <w:r>
        <w:rPr>
          <w:highlight w:val="white"/>
        </w:rPr>
        <w:t xml:space="preserve"> estático diante de uma indústria dinâmica. Slonka et al. (2021), por sua vez, abordam a mesma lacuna sob a perspectiva da autopercepção dos próprios estudantes, que se avaliam predominantemente no nível 'básico' de conhecimento em domínios técnicos de TI, incluindo itens próximos à prática de ITSM, como gerenciamento de incidentes e acordos de nível de serviço (SLA). Esses dois trabalhos não constam no Quadro 8 por não tratarem diretamente do ITIL nem da gestão de serviços de TI, mas complementam a fundame</w:t>
      </w:r>
      <w:r>
        <w:rPr>
          <w:highlight w:val="white"/>
        </w:rPr>
        <w:t>ntação teórica e a justificativa apresentadas nos capítulos anteriores.</w:t>
      </w:r>
    </w:p>
    <w:p w14:paraId="67ADA6C7" w14:textId="77777777" w:rsidR="00BF0C07" w:rsidRDefault="00CF2E2C">
      <w:pPr>
        <w:spacing w:before="240" w:after="240"/>
        <w:ind w:firstLine="708"/>
        <w:rPr>
          <w:highlight w:val="white"/>
        </w:rPr>
      </w:pPr>
      <w:r>
        <w:rPr>
          <w:highlight w:val="white"/>
        </w:rPr>
        <w:t>A análise comparativa evidencia que nenhum dos trabalhos encontrados reúne simultaneamente todas as características propostas por esta pesquisa: foco específico na gestão da estratégia de serviço segundo o ITIL 4, utilização de um método de design instrucional (ADDIE) para a construção de uma unidade de aprendizagem e aplicação em uma turma real de um curso superior na área de computação. Isso reforça a originalidade e a relevância da proposta apresentada neste trabalho.</w:t>
      </w:r>
    </w:p>
    <w:p w14:paraId="0BE41BDA" w14:textId="77777777" w:rsidR="00BF0C07" w:rsidRDefault="00CF2E2C">
      <w:pPr>
        <w:spacing w:before="240" w:after="240"/>
        <w:ind w:firstLine="708"/>
        <w:rPr>
          <w:highlight w:val="white"/>
        </w:rPr>
      </w:pPr>
      <w:r>
        <w:rPr>
          <w:highlight w:val="white"/>
        </w:rPr>
        <w:t xml:space="preserve">Com base nos resultados obtidos nas pesquisas realizadas, este capítulo demonstrou que, embora exista uma produção acadêmica relevante sobre ITSM e ITIL, o ensino da gestão da estratégia de serviço em cursos superiores de computação ainda é um tema pouco explorado na </w:t>
      </w:r>
      <w:r>
        <w:rPr>
          <w:highlight w:val="white"/>
        </w:rPr>
        <w:t>literatura. Os trabalhos encontrados contribuem para a fundamentação teórica e para o entendimento do estado atual do tema, mas não oferecem uma solução direta para o problema identificado nesta pesquisa. A presente proposta se diferencia ao combinar o rigor metodológico do design instrucional com o conteúdo estratégico do ITIL 4, voltando-se especificamente para a formação de futuros profissionais de TI no ensino superior.</w:t>
      </w:r>
    </w:p>
    <w:p w14:paraId="490D41D4" w14:textId="77777777" w:rsidR="00BF0C07" w:rsidRDefault="00CF2E2C">
      <w:pPr>
        <w:spacing w:before="240" w:after="240"/>
        <w:ind w:firstLine="708"/>
        <w:rPr>
          <w:b/>
          <w:bCs/>
          <w:highlight w:val="white"/>
        </w:rPr>
      </w:pPr>
      <w:r>
        <w:rPr>
          <w:highlight w:val="white"/>
        </w:rPr>
        <w:t>O próximo capítulo apresenta a metodologia adotada para o desenvolvimento da unidade de aprendizagem, detalhando as etapas do modelo ADDIE e os procedimentos que serão seguidos para a construção, aplicação e avaliação da proposta.</w:t>
      </w:r>
    </w:p>
    <w:p w14:paraId="1CA32E5F" w14:textId="77777777" w:rsidR="00BF0C07" w:rsidRDefault="00CF2E2C">
      <w:pPr>
        <w:pStyle w:val="Ttulo1"/>
        <w:rPr>
          <w:highlight w:val="white"/>
        </w:rPr>
      </w:pPr>
      <w:bookmarkStart w:id="165" w:name="_rh54p1iq7kp" w:colFirst="0" w:colLast="0"/>
      <w:bookmarkEnd w:id="165"/>
      <w:r>
        <w:rPr>
          <w:highlight w:val="white"/>
        </w:rPr>
        <w:t>4 PROJETO</w:t>
      </w:r>
    </w:p>
    <w:p w14:paraId="3B36A982" w14:textId="77777777" w:rsidR="00BF0C07" w:rsidRDefault="00CF2E2C">
      <w:pPr>
        <w:ind w:firstLine="720"/>
        <w:rPr>
          <w:highlight w:val="white"/>
        </w:rPr>
      </w:pPr>
      <w:r>
        <w:rPr>
          <w:highlight w:val="white"/>
        </w:rPr>
        <w:t xml:space="preserve">Neste capítulo será apresentada a modelagem do projeto, trazendo a visão geral do funcionamento do sistema. </w:t>
      </w:r>
    </w:p>
    <w:p w14:paraId="3B11C681" w14:textId="77777777" w:rsidR="00BF0C07" w:rsidRDefault="00CF2E2C">
      <w:pPr>
        <w:pStyle w:val="Ttulo2"/>
        <w:rPr>
          <w:highlight w:val="white"/>
        </w:rPr>
      </w:pPr>
      <w:bookmarkStart w:id="166" w:name="_ymvh1evk79pp" w:colFirst="0" w:colLast="0"/>
      <w:bookmarkEnd w:id="166"/>
      <w:r>
        <w:rPr>
          <w:highlight w:val="white"/>
        </w:rPr>
        <w:t xml:space="preserve">4.1 Visão Geral </w:t>
      </w:r>
    </w:p>
    <w:p w14:paraId="33F91A61" w14:textId="77777777" w:rsidR="00BF0C07" w:rsidRDefault="00CF2E2C">
      <w:pPr>
        <w:rPr>
          <w:highlight w:val="white"/>
        </w:rPr>
      </w:pPr>
      <w:r>
        <w:rPr>
          <w:highlight w:val="white"/>
        </w:rPr>
        <w:tab/>
      </w:r>
      <w:r>
        <w:rPr>
          <w:highlight w:val="white"/>
        </w:rPr>
        <w:t xml:space="preserve">A proposta consiste em uma unidade de aprendizagem com carga horária de 4 horas, voltada ao ensino da Gestão da Estratégia de Serviço de TI com base nas diretrizes da ITIL 4. A unidade foi projetada para ser aplicada em turmas de cursos superiores na área de computação, podendo ser incorporada a disciplinas já existentes como Gestão de TI, Governança de TI ou Engenharia de Software, sem exigir alterações curriculares. </w:t>
      </w:r>
    </w:p>
    <w:p w14:paraId="7675DB12" w14:textId="77777777" w:rsidR="00BF0C07" w:rsidRDefault="00CF2E2C">
      <w:pPr>
        <w:ind w:firstLine="720"/>
        <w:rPr>
          <w:highlight w:val="white"/>
        </w:rPr>
      </w:pPr>
      <w:r>
        <w:rPr>
          <w:highlight w:val="white"/>
        </w:rPr>
        <w:t>Conforme evidenciado na Análise comparativa (Capítulo 3), o ITIL é um framework extenso que abrange 34 práticas distribuídas em três categorias. Quando ele aparece nos currículos dos cursos superiores de computação, é tratado como um tópico dentro de disciplinas que precisam cobrir diversos frameworks ao mesmo tempo (COBIT, ITIL, ISO 20000, CMMI), o que impossibilita um aprofundamento adequado em qualquer um deles. A unidade de aprendizagem aqui proposta resolve esse problema ao focar exclusivamente na part</w:t>
      </w:r>
      <w:r>
        <w:rPr>
          <w:highlight w:val="white"/>
        </w:rPr>
        <w:t xml:space="preserve">e estratégica do ITIL 4, permitindo que o aluno compreenda e pratique os conceitos de gestão da estratégia de serviço em uma carga horária viável. </w:t>
      </w:r>
    </w:p>
    <w:p w14:paraId="22622798" w14:textId="77777777" w:rsidR="00BF0C07" w:rsidRDefault="00CF2E2C">
      <w:pPr>
        <w:pStyle w:val="Ttulo2"/>
        <w:rPr>
          <w:highlight w:val="white"/>
        </w:rPr>
      </w:pPr>
      <w:bookmarkStart w:id="167" w:name="_mcerkwrkonbq" w:colFirst="0" w:colLast="0"/>
      <w:bookmarkEnd w:id="167"/>
      <w:r>
        <w:rPr>
          <w:highlight w:val="white"/>
        </w:rPr>
        <w:t xml:space="preserve">4.2 Fase de Análise (ADDIE) </w:t>
      </w:r>
    </w:p>
    <w:p w14:paraId="2A95B4FB" w14:textId="5952EABE" w:rsidR="00BF0C07" w:rsidRDefault="00CF2E2C">
      <w:pPr>
        <w:spacing w:before="240" w:after="240"/>
        <w:ind w:firstLine="708"/>
        <w:rPr>
          <w:highlight w:val="white"/>
        </w:rPr>
      </w:pPr>
      <w:r>
        <w:rPr>
          <w:highlight w:val="white"/>
        </w:rPr>
        <w:t xml:space="preserve">Nesta fase foram identificados o </w:t>
      </w:r>
      <w:r w:rsidR="00D6668D">
        <w:rPr>
          <w:highlight w:val="white"/>
        </w:rPr>
        <w:t>público-alvo</w:t>
      </w:r>
      <w:r>
        <w:rPr>
          <w:highlight w:val="white"/>
        </w:rPr>
        <w:t>, as necessidades de aprendizagem e as competências que a unidade deve desenvolver.</w:t>
      </w:r>
    </w:p>
    <w:p w14:paraId="4C4CD4F4" w14:textId="1AD2456B" w:rsidR="00BF0C07" w:rsidRDefault="00D65AB3">
      <w:pPr>
        <w:spacing w:before="240" w:after="240"/>
        <w:ind w:firstLine="708"/>
        <w:rPr>
          <w:highlight w:val="white"/>
        </w:rPr>
      </w:pPr>
      <w:r>
        <w:rPr>
          <w:b/>
          <w:bCs/>
          <w:highlight w:val="white"/>
        </w:rPr>
        <w:t>Público-alvo:</w:t>
      </w:r>
      <w:r>
        <w:rPr>
          <w:highlight w:val="white"/>
        </w:rPr>
        <w:t xml:space="preserve"> Alunos de cursos superiores na área de computação e tecnologia da informação. Não é exigido conhecimento prévio em ITIL, apenas noções básicas de TI e organização empresarial.</w:t>
      </w:r>
    </w:p>
    <w:p w14:paraId="3A927154" w14:textId="77777777" w:rsidR="00BF0C07" w:rsidRDefault="00CF2E2C">
      <w:pPr>
        <w:spacing w:before="240" w:after="240"/>
        <w:ind w:firstLine="708"/>
        <w:rPr>
          <w:highlight w:val="white"/>
        </w:rPr>
      </w:pPr>
      <w:r>
        <w:t>Necessidade de aprendizagem: Conforme demonstrado na análise das ementas de sete instituições de ensino superior brasileiras, os alunos de graduação em computação não possuem formação estruturada sobre como pensar os serviços de TI de forma estratégica. Eles saem da graduação sem entender como definir um portfólio de serviços, como gerenciar a demanda, como controlar os custos dos serviços ou como manter o alinhamento entre a TI e o negócio (YORDANOV, 2022; CARDOSO et al., 2021).</w:t>
      </w:r>
    </w:p>
    <w:p w14:paraId="1F127172" w14:textId="77777777" w:rsidR="00BF0C07" w:rsidRDefault="00CF2E2C">
      <w:pPr>
        <w:spacing w:before="240" w:after="240"/>
        <w:jc w:val="left"/>
        <w:rPr>
          <w:highlight w:val="white"/>
        </w:rPr>
      </w:pPr>
      <w:r>
        <w:rPr>
          <w:b/>
          <w:bCs/>
          <w:highlight w:val="white"/>
        </w:rPr>
        <w:t>Competências a serem desenvolvidas:</w:t>
      </w:r>
      <w:r>
        <w:rPr>
          <w:highlight w:val="white"/>
        </w:rPr>
        <w:t xml:space="preserve"> Ao final da unidade de aprendizagem, o aluno deverá ser capaz de:</w:t>
      </w:r>
    </w:p>
    <w:p w14:paraId="2196D24C" w14:textId="77777777" w:rsidR="00BF0C07" w:rsidRDefault="00CF2E2C">
      <w:pPr>
        <w:numPr>
          <w:ilvl w:val="0"/>
          <w:numId w:val="5"/>
        </w:numPr>
        <w:spacing w:before="240" w:after="0"/>
        <w:jc w:val="left"/>
        <w:rPr>
          <w:highlight w:val="white"/>
        </w:rPr>
      </w:pPr>
      <w:r>
        <w:rPr>
          <w:highlight w:val="white"/>
        </w:rPr>
        <w:t>Compreender o papel do gerenciamento da estratégia de serviço dentro do Sistema de Valor do Serviço (Service Value System) da ITIL 4.</w:t>
      </w:r>
    </w:p>
    <w:p w14:paraId="320E63B5" w14:textId="77777777" w:rsidR="00BF0C07" w:rsidRDefault="00CF2E2C">
      <w:pPr>
        <w:numPr>
          <w:ilvl w:val="0"/>
          <w:numId w:val="5"/>
        </w:numPr>
        <w:spacing w:before="0" w:after="0"/>
        <w:jc w:val="left"/>
        <w:rPr>
          <w:highlight w:val="white"/>
        </w:rPr>
      </w:pPr>
      <w:r>
        <w:rPr>
          <w:highlight w:val="white"/>
        </w:rPr>
        <w:t>Explicar o propósito, os conceitos e as atividades da prática de gerenciamento da estratégia de serviço.</w:t>
      </w:r>
    </w:p>
    <w:p w14:paraId="6D13F623" w14:textId="77777777" w:rsidR="00BF0C07" w:rsidRDefault="00CF2E2C">
      <w:pPr>
        <w:numPr>
          <w:ilvl w:val="0"/>
          <w:numId w:val="5"/>
        </w:numPr>
        <w:spacing w:before="0" w:after="0"/>
        <w:jc w:val="left"/>
        <w:rPr>
          <w:highlight w:val="white"/>
        </w:rPr>
      </w:pPr>
      <w:r>
        <w:rPr>
          <w:highlight w:val="white"/>
        </w:rPr>
        <w:t>Analisar um cenário organizacional e identificar como a prática de gerenciamento da estratégia se aplica a ele.</w:t>
      </w:r>
    </w:p>
    <w:p w14:paraId="31D67F52" w14:textId="77777777" w:rsidR="00BF0C07" w:rsidRDefault="00CF2E2C">
      <w:pPr>
        <w:numPr>
          <w:ilvl w:val="0"/>
          <w:numId w:val="5"/>
        </w:numPr>
        <w:spacing w:before="0" w:after="240"/>
        <w:jc w:val="left"/>
        <w:rPr>
          <w:highlight w:val="white"/>
        </w:rPr>
      </w:pPr>
      <w:r>
        <w:rPr>
          <w:highlight w:val="white"/>
        </w:rPr>
        <w:t>Propor decisões estratégicas sobre serviços de TI com base nos conceitos aprendidos.</w:t>
      </w:r>
    </w:p>
    <w:p w14:paraId="0CDF4821" w14:textId="77777777" w:rsidR="00BF0C07" w:rsidRDefault="00CF2E2C">
      <w:pPr>
        <w:spacing w:before="240" w:after="240"/>
        <w:ind w:firstLine="708"/>
        <w:rPr>
          <w:highlight w:val="white"/>
        </w:rPr>
      </w:pPr>
      <w:r>
        <w:rPr>
          <w:highlight w:val="white"/>
        </w:rPr>
        <w:t>As competências acima foram redigidas com base na Taxonomia de Bloom (Seção 2.1.4), evoluindo progressivamente pelos níveis cognitivos de Compreensão ("Compreender", "Explicar"), Análise ("Analisar") e Criação ("Propor"), de modo que a avaliação da aprendizagem (Seção 4.3.4) possa verificar, de forma distinta, se cada um desses níveis foi efetivamente alcançado pelo aluno.</w:t>
      </w:r>
    </w:p>
    <w:p w14:paraId="6CDEDD92" w14:textId="77777777" w:rsidR="00BF0C07" w:rsidRDefault="00CF2E2C">
      <w:pPr>
        <w:pStyle w:val="Ttulo2"/>
        <w:rPr>
          <w:highlight w:val="white"/>
        </w:rPr>
      </w:pPr>
      <w:bookmarkStart w:id="168" w:name="_8qd0z2md5rf7" w:colFirst="0" w:colLast="0"/>
      <w:bookmarkEnd w:id="168"/>
      <w:r>
        <w:rPr>
          <w:highlight w:val="white"/>
        </w:rPr>
        <w:t xml:space="preserve">4.3 Fase de Design (ADDIE) </w:t>
      </w:r>
    </w:p>
    <w:p w14:paraId="3CE72419" w14:textId="77777777" w:rsidR="00BF0C07" w:rsidRDefault="00CF2E2C">
      <w:pPr>
        <w:ind w:firstLine="720"/>
        <w:rPr>
          <w:highlight w:val="white"/>
        </w:rPr>
      </w:pPr>
      <w:r>
        <w:rPr>
          <w:highlight w:val="white"/>
        </w:rPr>
        <w:t xml:space="preserve">Nesta fase foram definidos o conteúdo programático, a estrutura das aulas, as estratégias de ensino, os materiais necessários e as formas de avaliação. </w:t>
      </w:r>
    </w:p>
    <w:p w14:paraId="0A60A8E1" w14:textId="77777777" w:rsidR="00BF0C07" w:rsidRDefault="00CF2E2C">
      <w:pPr>
        <w:pStyle w:val="Ttulo3"/>
        <w:rPr>
          <w:highlight w:val="white"/>
        </w:rPr>
      </w:pPr>
      <w:bookmarkStart w:id="169" w:name="_lcsgk6b7k4o5" w:colFirst="0" w:colLast="0"/>
      <w:bookmarkEnd w:id="169"/>
      <w:r>
        <w:rPr>
          <w:highlight w:val="white"/>
        </w:rPr>
        <w:t xml:space="preserve">4.3.1 Conteúdo Programático </w:t>
      </w:r>
    </w:p>
    <w:p w14:paraId="393B7264" w14:textId="77777777" w:rsidR="00BF0C07" w:rsidRDefault="00CF2E2C">
      <w:pPr>
        <w:rPr>
          <w:highlight w:val="white"/>
        </w:rPr>
      </w:pPr>
      <w:r>
        <w:rPr>
          <w:highlight w:val="white"/>
        </w:rPr>
        <w:tab/>
        <w:t>A unidade de aprendizagem é dividida em quatro blocos de conteúdo, cada um correspondendo a uma prática estratégica do ITIL 4:</w:t>
      </w:r>
    </w:p>
    <w:p w14:paraId="38A03813" w14:textId="77777777" w:rsidR="00BF0C07" w:rsidRDefault="00CF2E2C">
      <w:pPr>
        <w:spacing w:before="0" w:after="0"/>
        <w:jc w:val="center"/>
        <w:rPr>
          <w:highlight w:val="white"/>
        </w:rPr>
      </w:pPr>
      <w:r>
        <w:rPr>
          <w:highlight w:val="white"/>
        </w:rPr>
        <w:t>Quadro 9 - Conteúdo programático da unidade de aprendizagem</w:t>
      </w:r>
    </w:p>
    <w:tbl>
      <w:tblPr>
        <w:tblStyle w:val="af8"/>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6840"/>
        <w:gridCol w:w="1275"/>
      </w:tblGrid>
      <w:tr w:rsidR="00BF0C07" w14:paraId="2C0202D3" w14:textId="77777777">
        <w:tc>
          <w:tcPr>
            <w:tcW w:w="930" w:type="dxa"/>
            <w:tcMar>
              <w:top w:w="100" w:type="dxa"/>
              <w:left w:w="100" w:type="dxa"/>
              <w:bottom w:w="100" w:type="dxa"/>
              <w:right w:w="100" w:type="dxa"/>
            </w:tcMar>
          </w:tcPr>
          <w:p w14:paraId="7594114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Bloco </w:t>
            </w:r>
          </w:p>
        </w:tc>
        <w:tc>
          <w:tcPr>
            <w:tcW w:w="6840" w:type="dxa"/>
            <w:tcMar>
              <w:top w:w="100" w:type="dxa"/>
              <w:left w:w="100" w:type="dxa"/>
              <w:bottom w:w="100" w:type="dxa"/>
              <w:right w:w="100" w:type="dxa"/>
            </w:tcMar>
          </w:tcPr>
          <w:p w14:paraId="4C67017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Conteúdo </w:t>
            </w:r>
          </w:p>
        </w:tc>
        <w:tc>
          <w:tcPr>
            <w:tcW w:w="1275" w:type="dxa"/>
            <w:tcMar>
              <w:top w:w="100" w:type="dxa"/>
              <w:left w:w="100" w:type="dxa"/>
              <w:bottom w:w="100" w:type="dxa"/>
              <w:right w:w="100" w:type="dxa"/>
            </w:tcMar>
          </w:tcPr>
          <w:p w14:paraId="26AF3E9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Duração </w:t>
            </w:r>
          </w:p>
        </w:tc>
      </w:tr>
      <w:tr w:rsidR="00BF0C07" w14:paraId="461FB835" w14:textId="77777777">
        <w:tc>
          <w:tcPr>
            <w:tcW w:w="930" w:type="dxa"/>
            <w:tcMar>
              <w:top w:w="100" w:type="dxa"/>
              <w:left w:w="100" w:type="dxa"/>
              <w:bottom w:w="100" w:type="dxa"/>
              <w:right w:w="100" w:type="dxa"/>
            </w:tcMar>
          </w:tcPr>
          <w:p w14:paraId="643320C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 </w:t>
            </w:r>
          </w:p>
        </w:tc>
        <w:tc>
          <w:tcPr>
            <w:tcW w:w="6840" w:type="dxa"/>
            <w:tcMar>
              <w:top w:w="100" w:type="dxa"/>
              <w:left w:w="100" w:type="dxa"/>
              <w:bottom w:w="100" w:type="dxa"/>
              <w:right w:w="100" w:type="dxa"/>
            </w:tcMar>
          </w:tcPr>
          <w:p w14:paraId="187E7B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Introdução à Estratégia de Serviço na ITIL 4: o Sistema de Valor do Serviço, os princípios orientadores e o papel da estratégia dentro da cadeia de valor do serviço. </w:t>
            </w:r>
          </w:p>
        </w:tc>
        <w:tc>
          <w:tcPr>
            <w:tcW w:w="1275" w:type="dxa"/>
            <w:tcMar>
              <w:top w:w="100" w:type="dxa"/>
              <w:left w:w="100" w:type="dxa"/>
              <w:bottom w:w="100" w:type="dxa"/>
              <w:right w:w="100" w:type="dxa"/>
            </w:tcMar>
          </w:tcPr>
          <w:p w14:paraId="47669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45 min </w:t>
            </w:r>
          </w:p>
        </w:tc>
      </w:tr>
      <w:tr w:rsidR="00BF0C07" w14:paraId="1944C9E4" w14:textId="77777777">
        <w:tc>
          <w:tcPr>
            <w:tcW w:w="930" w:type="dxa"/>
            <w:tcMar>
              <w:top w:w="100" w:type="dxa"/>
              <w:left w:w="100" w:type="dxa"/>
              <w:bottom w:w="100" w:type="dxa"/>
              <w:right w:w="100" w:type="dxa"/>
            </w:tcMar>
          </w:tcPr>
          <w:p w14:paraId="49EAAE7B" w14:textId="77777777" w:rsidR="00BF0C07" w:rsidRDefault="00CF2E2C">
            <w:pPr>
              <w:widowControl w:val="0"/>
              <w:spacing w:before="0" w:after="0" w:line="240" w:lineRule="auto"/>
              <w:jc w:val="left"/>
              <w:rPr>
                <w:sz w:val="20"/>
                <w:szCs w:val="20"/>
                <w:highlight w:val="white"/>
              </w:rPr>
            </w:pPr>
            <w:r>
              <w:rPr>
                <w:sz w:val="20"/>
                <w:szCs w:val="20"/>
                <w:highlight w:val="white"/>
              </w:rPr>
              <w:t>2</w:t>
            </w:r>
          </w:p>
        </w:tc>
        <w:tc>
          <w:tcPr>
            <w:tcW w:w="6840" w:type="dxa"/>
            <w:tcMar>
              <w:top w:w="100" w:type="dxa"/>
              <w:left w:w="100" w:type="dxa"/>
              <w:bottom w:w="100" w:type="dxa"/>
              <w:right w:w="100" w:type="dxa"/>
            </w:tcMar>
          </w:tcPr>
          <w:p w14:paraId="4B348DB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propósito, conceitos e atividades. Como avaliar o ambiente interno e externo da organização, definir a direção estratégica da TI e identificar como os serviços de TI podem gerar valor para o negócio. </w:t>
            </w:r>
          </w:p>
        </w:tc>
        <w:tc>
          <w:tcPr>
            <w:tcW w:w="1275" w:type="dxa"/>
            <w:tcMar>
              <w:top w:w="100" w:type="dxa"/>
              <w:left w:w="100" w:type="dxa"/>
              <w:bottom w:w="100" w:type="dxa"/>
              <w:right w:w="100" w:type="dxa"/>
            </w:tcMar>
          </w:tcPr>
          <w:p w14:paraId="3A2E321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47D8626D" w14:textId="77777777">
        <w:tc>
          <w:tcPr>
            <w:tcW w:w="930" w:type="dxa"/>
            <w:tcMar>
              <w:top w:w="100" w:type="dxa"/>
              <w:left w:w="100" w:type="dxa"/>
              <w:bottom w:w="100" w:type="dxa"/>
              <w:right w:w="100" w:type="dxa"/>
            </w:tcMar>
          </w:tcPr>
          <w:p w14:paraId="7F01FD60" w14:textId="77777777" w:rsidR="00BF0C07" w:rsidRDefault="00CF2E2C">
            <w:pPr>
              <w:widowControl w:val="0"/>
              <w:spacing w:before="0" w:after="0" w:line="240" w:lineRule="auto"/>
              <w:jc w:val="left"/>
              <w:rPr>
                <w:sz w:val="20"/>
                <w:szCs w:val="20"/>
                <w:highlight w:val="white"/>
              </w:rPr>
            </w:pPr>
            <w:r>
              <w:rPr>
                <w:sz w:val="20"/>
                <w:szCs w:val="20"/>
                <w:highlight w:val="white"/>
              </w:rPr>
              <w:t>3</w:t>
            </w:r>
          </w:p>
        </w:tc>
        <w:tc>
          <w:tcPr>
            <w:tcW w:w="6840" w:type="dxa"/>
            <w:tcMar>
              <w:top w:w="100" w:type="dxa"/>
              <w:left w:w="100" w:type="dxa"/>
              <w:bottom w:w="100" w:type="dxa"/>
              <w:right w:w="100" w:type="dxa"/>
            </w:tcMar>
          </w:tcPr>
          <w:p w14:paraId="0A624C0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na prática: como aplicar a prática em diferentes contextos organizacionais, como alinhar a estratégia de TI aos objetivos do negócio e como avaliar e revisar a estratégia de forma contínua. Demonstração de ferramenta de ITSM como recurso de apoio. </w:t>
            </w:r>
          </w:p>
        </w:tc>
        <w:tc>
          <w:tcPr>
            <w:tcW w:w="1275" w:type="dxa"/>
            <w:tcMar>
              <w:top w:w="100" w:type="dxa"/>
              <w:left w:w="100" w:type="dxa"/>
              <w:bottom w:w="100" w:type="dxa"/>
              <w:right w:w="100" w:type="dxa"/>
            </w:tcMar>
          </w:tcPr>
          <w:p w14:paraId="780A8D3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1FF11C44" w14:textId="77777777">
        <w:tc>
          <w:tcPr>
            <w:tcW w:w="930" w:type="dxa"/>
            <w:tcMar>
              <w:top w:w="100" w:type="dxa"/>
              <w:left w:w="100" w:type="dxa"/>
              <w:bottom w:w="100" w:type="dxa"/>
              <w:right w:w="100" w:type="dxa"/>
            </w:tcMar>
          </w:tcPr>
          <w:p w14:paraId="5344DBB8" w14:textId="77777777" w:rsidR="00BF0C07" w:rsidRDefault="00CF2E2C">
            <w:pPr>
              <w:widowControl w:val="0"/>
              <w:spacing w:before="0" w:after="0" w:line="240" w:lineRule="auto"/>
              <w:jc w:val="left"/>
              <w:rPr>
                <w:sz w:val="20"/>
                <w:szCs w:val="20"/>
                <w:highlight w:val="white"/>
              </w:rPr>
            </w:pPr>
            <w:r>
              <w:rPr>
                <w:sz w:val="20"/>
                <w:szCs w:val="20"/>
                <w:highlight w:val="white"/>
              </w:rPr>
              <w:t>4</w:t>
            </w:r>
          </w:p>
        </w:tc>
        <w:tc>
          <w:tcPr>
            <w:tcW w:w="6840" w:type="dxa"/>
            <w:tcMar>
              <w:top w:w="100" w:type="dxa"/>
              <w:left w:w="100" w:type="dxa"/>
              <w:bottom w:w="100" w:type="dxa"/>
              <w:right w:w="100" w:type="dxa"/>
            </w:tcMar>
          </w:tcPr>
          <w:p w14:paraId="13ADFFC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Atividade prática: estudo de caso integrado, onde os alunos aplicam os conceitos dos blocos anteriores para analisar um cenário organizacional e propor decisões estratégicas para os serviços de TI. </w:t>
            </w:r>
          </w:p>
        </w:tc>
        <w:tc>
          <w:tcPr>
            <w:tcW w:w="1275" w:type="dxa"/>
            <w:tcMar>
              <w:top w:w="100" w:type="dxa"/>
              <w:left w:w="100" w:type="dxa"/>
              <w:bottom w:w="100" w:type="dxa"/>
              <w:right w:w="100" w:type="dxa"/>
            </w:tcMar>
          </w:tcPr>
          <w:p w14:paraId="153B532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75 min </w:t>
            </w:r>
          </w:p>
        </w:tc>
      </w:tr>
      <w:tr w:rsidR="00BF0C07" w14:paraId="1BB4D493" w14:textId="77777777">
        <w:tc>
          <w:tcPr>
            <w:tcW w:w="930" w:type="dxa"/>
            <w:tcMar>
              <w:top w:w="100" w:type="dxa"/>
              <w:left w:w="100" w:type="dxa"/>
              <w:bottom w:w="100" w:type="dxa"/>
              <w:right w:w="100" w:type="dxa"/>
            </w:tcMar>
          </w:tcPr>
          <w:p w14:paraId="7FD6192B" w14:textId="77777777" w:rsidR="00BF0C07" w:rsidRDefault="00BF0C07">
            <w:pPr>
              <w:widowControl w:val="0"/>
              <w:spacing w:before="0" w:after="0" w:line="240" w:lineRule="auto"/>
              <w:jc w:val="left"/>
              <w:rPr>
                <w:sz w:val="20"/>
                <w:szCs w:val="20"/>
                <w:highlight w:val="white"/>
              </w:rPr>
            </w:pPr>
          </w:p>
        </w:tc>
        <w:tc>
          <w:tcPr>
            <w:tcW w:w="6840" w:type="dxa"/>
            <w:tcMar>
              <w:top w:w="100" w:type="dxa"/>
              <w:left w:w="100" w:type="dxa"/>
              <w:bottom w:w="100" w:type="dxa"/>
              <w:right w:w="100" w:type="dxa"/>
            </w:tcMar>
          </w:tcPr>
          <w:p w14:paraId="539076DD" w14:textId="77777777" w:rsidR="00BF0C07" w:rsidRDefault="00CF2E2C">
            <w:pPr>
              <w:widowControl w:val="0"/>
              <w:spacing w:before="0" w:after="0" w:line="240" w:lineRule="auto"/>
              <w:jc w:val="left"/>
              <w:rPr>
                <w:sz w:val="20"/>
                <w:szCs w:val="20"/>
                <w:highlight w:val="white"/>
              </w:rPr>
            </w:pPr>
            <w:r>
              <w:rPr>
                <w:sz w:val="20"/>
                <w:szCs w:val="20"/>
                <w:highlight w:val="white"/>
              </w:rPr>
              <w:t>Total</w:t>
            </w:r>
          </w:p>
        </w:tc>
        <w:tc>
          <w:tcPr>
            <w:tcW w:w="1275" w:type="dxa"/>
            <w:tcMar>
              <w:top w:w="100" w:type="dxa"/>
              <w:left w:w="100" w:type="dxa"/>
              <w:bottom w:w="100" w:type="dxa"/>
              <w:right w:w="100" w:type="dxa"/>
            </w:tcMar>
          </w:tcPr>
          <w:p w14:paraId="682CDA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bl>
    <w:p w14:paraId="034BCE51" w14:textId="77777777" w:rsidR="00BF0C07" w:rsidRDefault="00CF2E2C">
      <w:pPr>
        <w:ind w:firstLine="720"/>
        <w:jc w:val="center"/>
        <w:rPr>
          <w:highlight w:val="white"/>
        </w:rPr>
      </w:pPr>
      <w:r>
        <w:rPr>
          <w:highlight w:val="white"/>
        </w:rPr>
        <w:t>Fonte: Autoria própria</w:t>
      </w:r>
    </w:p>
    <w:p w14:paraId="0E36B4C6" w14:textId="77777777" w:rsidR="00BF0C07" w:rsidRDefault="00CF2E2C">
      <w:pPr>
        <w:pStyle w:val="Ttulo3"/>
        <w:jc w:val="left"/>
        <w:rPr>
          <w:highlight w:val="white"/>
        </w:rPr>
      </w:pPr>
      <w:bookmarkStart w:id="170" w:name="_2zjj6y9jfu3j" w:colFirst="0" w:colLast="0"/>
      <w:bookmarkEnd w:id="170"/>
      <w:r>
        <w:rPr>
          <w:highlight w:val="white"/>
        </w:rPr>
        <w:t xml:space="preserve">4.3.2 Estratégias de Ensino </w:t>
      </w:r>
    </w:p>
    <w:p w14:paraId="63C1BE03" w14:textId="77777777" w:rsidR="00BF0C07" w:rsidRDefault="00CF2E2C">
      <w:pPr>
        <w:spacing w:before="240" w:after="240"/>
        <w:ind w:firstLine="708"/>
        <w:rPr>
          <w:highlight w:val="white"/>
        </w:rPr>
      </w:pPr>
      <w:r>
        <w:rPr>
          <w:highlight w:val="white"/>
        </w:rPr>
        <w:t>Para que a unidade de aprendizagem seja efetiva em apenas 4 horas, foram combinadas diferentes estratégias de ensino:</w:t>
      </w:r>
    </w:p>
    <w:p w14:paraId="1AA35EC5" w14:textId="77777777" w:rsidR="00BF0C07" w:rsidRDefault="00CF2E2C">
      <w:pPr>
        <w:spacing w:before="240" w:after="240"/>
        <w:ind w:firstLine="708"/>
        <w:rPr>
          <w:highlight w:val="white"/>
        </w:rPr>
      </w:pPr>
      <w:r>
        <w:rPr>
          <w:b/>
          <w:bCs/>
          <w:highlight w:val="white"/>
        </w:rPr>
        <w:t>Aulas expositivas dialogadas:</w:t>
      </w:r>
      <w:r>
        <w:rPr>
          <w:highlight w:val="white"/>
        </w:rPr>
        <w:t xml:space="preserve"> Utilizadas nos Blocos 1, 2 e 3 para apresentar os conceitos teóricos de cada prática estratégica. A exposição será acompanhada de exemplos reais de organizações que aplicam essas práticas, facilitando a compreensão dos alunos.</w:t>
      </w:r>
    </w:p>
    <w:p w14:paraId="087771B4" w14:textId="77777777" w:rsidR="00BF0C07" w:rsidRDefault="00CF2E2C">
      <w:pPr>
        <w:spacing w:before="240" w:after="240"/>
        <w:ind w:firstLine="708"/>
        <w:rPr>
          <w:highlight w:val="white"/>
        </w:rPr>
      </w:pPr>
      <w:r>
        <w:rPr>
          <w:b/>
          <w:bCs/>
          <w:highlight w:val="white"/>
        </w:rPr>
        <w:t>Atividades em grupo:</w:t>
      </w:r>
      <w:r>
        <w:rPr>
          <w:highlight w:val="white"/>
        </w:rPr>
        <w:t xml:space="preserve"> Utilizadas ao final dos Blocos 2 e 3, onde os alunos discutem em pequenos grupos como os conceitos apresentados se aplicariam a um cenário fictício de uma empresa de TI. Cada grupo terá de 4 a 5 alunos.</w:t>
      </w:r>
    </w:p>
    <w:p w14:paraId="6951BA77" w14:textId="77777777" w:rsidR="00BF0C07" w:rsidRDefault="00CF2E2C">
      <w:pPr>
        <w:spacing w:before="240" w:after="240"/>
        <w:ind w:firstLine="708"/>
        <w:rPr>
          <w:highlight w:val="white"/>
        </w:rPr>
      </w:pPr>
      <w:r>
        <w:rPr>
          <w:b/>
          <w:bCs/>
          <w:highlight w:val="white"/>
        </w:rPr>
        <w:t>Estudo de caso integrado:</w:t>
      </w:r>
      <w:r>
        <w:rPr>
          <w:highlight w:val="white"/>
        </w:rPr>
        <w:t xml:space="preserve"> Utilizado no Bloco 4, que é a atividade principal da unidade. Os alunos receberão a descrição de uma empresa fictícia que enfrenta desafios estratégicos em seus serviços de TI. A partir dessa descrição, cada grupo deverá analisar o cenário, identificar problemas relacionados às práticas estratégicas do ITIL 4 e propor soluções. Ao final, cada grupo apresenta suas conclusões para a turma.</w:t>
      </w:r>
    </w:p>
    <w:p w14:paraId="7F6B4A48" w14:textId="77777777" w:rsidR="00BF0C07" w:rsidRDefault="00CF2E2C">
      <w:pPr>
        <w:spacing w:before="240" w:after="240"/>
        <w:ind w:firstLine="708"/>
        <w:rPr>
          <w:highlight w:val="white"/>
        </w:rPr>
      </w:pPr>
      <w:r>
        <w:rPr>
          <w:b/>
          <w:bCs/>
          <w:highlight w:val="white"/>
        </w:rPr>
        <w:t>Uso de ferramenta de ITSM (demonstração):</w:t>
      </w:r>
      <w:r>
        <w:rPr>
          <w:highlight w:val="white"/>
        </w:rPr>
        <w:t xml:space="preserve"> Durante o Bloco 2, será feita uma demonstração de como uma ferramenta de ITSM (como Jira Service Management, Freshservice ou similar) pode ser utilizada para apoiar a gestão do portfólio de serviços. O objetivo não é ensinar a usar a ferramenta em profundidade, mas mostrar ao aluno como os conceitos estratégicos se materializam em um sistema real.</w:t>
      </w:r>
    </w:p>
    <w:p w14:paraId="520DB14E" w14:textId="77777777" w:rsidR="00BF0C07" w:rsidRDefault="00CF2E2C">
      <w:pPr>
        <w:pStyle w:val="Ttulo3"/>
        <w:spacing w:before="240" w:after="240"/>
        <w:rPr>
          <w:highlight w:val="white"/>
        </w:rPr>
      </w:pPr>
      <w:bookmarkStart w:id="171" w:name="_dzucgkdgokao" w:colFirst="0" w:colLast="0"/>
      <w:bookmarkEnd w:id="171"/>
      <w:r>
        <w:rPr>
          <w:highlight w:val="white"/>
        </w:rPr>
        <w:t xml:space="preserve">4.3.3 Materiais Necessários </w:t>
      </w:r>
    </w:p>
    <w:p w14:paraId="7257CEA1" w14:textId="77777777" w:rsidR="00BF0C07" w:rsidRDefault="00CF2E2C">
      <w:pPr>
        <w:ind w:firstLine="720"/>
        <w:rPr>
          <w:highlight w:val="white"/>
        </w:rPr>
      </w:pPr>
      <w:r>
        <w:rPr>
          <w:highlight w:val="white"/>
        </w:rPr>
        <w:t xml:space="preserve">Para a aplicação da unidade de aprendizagem, serão necessários os seguintes materiais: </w:t>
      </w:r>
    </w:p>
    <w:p w14:paraId="2D9EF9C4" w14:textId="77777777" w:rsidR="00BF0C07" w:rsidRDefault="00CF2E2C">
      <w:pPr>
        <w:spacing w:before="0" w:after="0"/>
        <w:jc w:val="center"/>
        <w:rPr>
          <w:highlight w:val="white"/>
        </w:rPr>
      </w:pPr>
      <w:r>
        <w:rPr>
          <w:highlight w:val="white"/>
        </w:rPr>
        <w:t xml:space="preserve">Quadro 10 - Materiais necessários para a aplicação da unidade de aprendizagem </w:t>
      </w:r>
    </w:p>
    <w:tbl>
      <w:tblPr>
        <w:tblStyle w:val="af9"/>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4695"/>
        <w:gridCol w:w="2130"/>
      </w:tblGrid>
      <w:tr w:rsidR="00BF0C07" w14:paraId="2ABF6A55" w14:textId="77777777">
        <w:tc>
          <w:tcPr>
            <w:tcW w:w="2220" w:type="dxa"/>
            <w:tcMar>
              <w:top w:w="100" w:type="dxa"/>
              <w:left w:w="100" w:type="dxa"/>
              <w:bottom w:w="100" w:type="dxa"/>
              <w:right w:w="100" w:type="dxa"/>
            </w:tcMar>
          </w:tcPr>
          <w:p w14:paraId="46E090AC"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Material / Recurso</w:t>
            </w:r>
          </w:p>
        </w:tc>
        <w:tc>
          <w:tcPr>
            <w:tcW w:w="4695" w:type="dxa"/>
            <w:tcMar>
              <w:top w:w="100" w:type="dxa"/>
              <w:left w:w="100" w:type="dxa"/>
              <w:bottom w:w="100" w:type="dxa"/>
              <w:right w:w="100" w:type="dxa"/>
            </w:tcMar>
          </w:tcPr>
          <w:p w14:paraId="301AE05D"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Descrição </w:t>
            </w:r>
          </w:p>
        </w:tc>
        <w:tc>
          <w:tcPr>
            <w:tcW w:w="2130" w:type="dxa"/>
            <w:tcMar>
              <w:top w:w="100" w:type="dxa"/>
              <w:left w:w="100" w:type="dxa"/>
              <w:bottom w:w="100" w:type="dxa"/>
              <w:right w:w="100" w:type="dxa"/>
            </w:tcMar>
          </w:tcPr>
          <w:p w14:paraId="121E2D60"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Responsável </w:t>
            </w:r>
          </w:p>
        </w:tc>
      </w:tr>
      <w:tr w:rsidR="00BF0C07" w14:paraId="58930F73" w14:textId="77777777">
        <w:tc>
          <w:tcPr>
            <w:tcW w:w="2220" w:type="dxa"/>
            <w:tcMar>
              <w:top w:w="100" w:type="dxa"/>
              <w:left w:w="100" w:type="dxa"/>
              <w:bottom w:w="100" w:type="dxa"/>
              <w:right w:w="100" w:type="dxa"/>
            </w:tcMar>
          </w:tcPr>
          <w:p w14:paraId="0C5F0A0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Slides da aula </w:t>
            </w:r>
          </w:p>
        </w:tc>
        <w:tc>
          <w:tcPr>
            <w:tcW w:w="4695" w:type="dxa"/>
            <w:tcMar>
              <w:top w:w="100" w:type="dxa"/>
              <w:left w:w="100" w:type="dxa"/>
              <w:bottom w:w="100" w:type="dxa"/>
              <w:right w:w="100" w:type="dxa"/>
            </w:tcMar>
          </w:tcPr>
          <w:p w14:paraId="3510B5DD"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Apresentação com os conceitos dos Blocos 1, 2 e 3, incluindo exemplos e figuras ilustrativas. </w:t>
            </w:r>
          </w:p>
        </w:tc>
        <w:tc>
          <w:tcPr>
            <w:tcW w:w="2130" w:type="dxa"/>
            <w:tcMar>
              <w:top w:w="100" w:type="dxa"/>
              <w:left w:w="100" w:type="dxa"/>
              <w:bottom w:w="100" w:type="dxa"/>
              <w:right w:w="100" w:type="dxa"/>
            </w:tcMar>
          </w:tcPr>
          <w:p w14:paraId="5D1DBA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125D9793" w14:textId="77777777">
        <w:tc>
          <w:tcPr>
            <w:tcW w:w="2220" w:type="dxa"/>
            <w:tcMar>
              <w:top w:w="100" w:type="dxa"/>
              <w:left w:w="100" w:type="dxa"/>
              <w:bottom w:w="100" w:type="dxa"/>
              <w:right w:w="100" w:type="dxa"/>
            </w:tcMar>
          </w:tcPr>
          <w:p w14:paraId="1CC4A09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Texto de apoio </w:t>
            </w:r>
          </w:p>
        </w:tc>
        <w:tc>
          <w:tcPr>
            <w:tcW w:w="4695" w:type="dxa"/>
            <w:tcMar>
              <w:top w:w="100" w:type="dxa"/>
              <w:left w:w="100" w:type="dxa"/>
              <w:bottom w:w="100" w:type="dxa"/>
              <w:right w:w="100" w:type="dxa"/>
            </w:tcMar>
          </w:tcPr>
          <w:p w14:paraId="3E51BDB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Resumo dos conceitos de cada prática estratégica do ITIL 4, para leitura complementar dos alunos. </w:t>
            </w:r>
          </w:p>
        </w:tc>
        <w:tc>
          <w:tcPr>
            <w:tcW w:w="2130" w:type="dxa"/>
            <w:tcMar>
              <w:top w:w="100" w:type="dxa"/>
              <w:left w:w="100" w:type="dxa"/>
              <w:bottom w:w="100" w:type="dxa"/>
              <w:right w:w="100" w:type="dxa"/>
            </w:tcMar>
          </w:tcPr>
          <w:p w14:paraId="60E6D3F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4CD04BC2" w14:textId="77777777">
        <w:tc>
          <w:tcPr>
            <w:tcW w:w="2220" w:type="dxa"/>
            <w:tcMar>
              <w:top w:w="100" w:type="dxa"/>
              <w:left w:w="100" w:type="dxa"/>
              <w:bottom w:w="100" w:type="dxa"/>
              <w:right w:w="100" w:type="dxa"/>
            </w:tcMar>
          </w:tcPr>
          <w:p w14:paraId="2B8C9F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Estudo de caso </w:t>
            </w:r>
          </w:p>
        </w:tc>
        <w:tc>
          <w:tcPr>
            <w:tcW w:w="4695" w:type="dxa"/>
            <w:tcMar>
              <w:top w:w="100" w:type="dxa"/>
              <w:left w:w="100" w:type="dxa"/>
              <w:bottom w:w="100" w:type="dxa"/>
              <w:right w:w="100" w:type="dxa"/>
            </w:tcMar>
          </w:tcPr>
          <w:p w14:paraId="4CDA1957"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Descrição do cenário organizacional fictício utilizado no Bloco 4, com as instruções da atividade. </w:t>
            </w:r>
          </w:p>
        </w:tc>
        <w:tc>
          <w:tcPr>
            <w:tcW w:w="2130" w:type="dxa"/>
            <w:tcMar>
              <w:top w:w="100" w:type="dxa"/>
              <w:left w:w="100" w:type="dxa"/>
              <w:bottom w:w="100" w:type="dxa"/>
              <w:right w:w="100" w:type="dxa"/>
            </w:tcMar>
          </w:tcPr>
          <w:p w14:paraId="660AF11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7C53D173" w14:textId="77777777">
        <w:tc>
          <w:tcPr>
            <w:tcW w:w="2220" w:type="dxa"/>
            <w:tcMar>
              <w:top w:w="100" w:type="dxa"/>
              <w:left w:w="100" w:type="dxa"/>
              <w:bottom w:w="100" w:type="dxa"/>
              <w:right w:w="100" w:type="dxa"/>
            </w:tcMar>
          </w:tcPr>
          <w:p w14:paraId="6DF73F1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Roteiro da atividade em grupo </w:t>
            </w:r>
          </w:p>
        </w:tc>
        <w:tc>
          <w:tcPr>
            <w:tcW w:w="4695" w:type="dxa"/>
            <w:tcMar>
              <w:top w:w="100" w:type="dxa"/>
              <w:left w:w="100" w:type="dxa"/>
              <w:bottom w:w="100" w:type="dxa"/>
              <w:right w:w="100" w:type="dxa"/>
            </w:tcMar>
          </w:tcPr>
          <w:p w14:paraId="413C71F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Instruções para as atividades em grupo dos Blocos 2 e 3. </w:t>
            </w:r>
          </w:p>
        </w:tc>
        <w:tc>
          <w:tcPr>
            <w:tcW w:w="2130" w:type="dxa"/>
            <w:tcMar>
              <w:top w:w="100" w:type="dxa"/>
              <w:left w:w="100" w:type="dxa"/>
              <w:bottom w:w="100" w:type="dxa"/>
              <w:right w:w="100" w:type="dxa"/>
            </w:tcMar>
          </w:tcPr>
          <w:p w14:paraId="46EC8FC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2E51FD74" w14:textId="77777777">
        <w:tc>
          <w:tcPr>
            <w:tcW w:w="2220" w:type="dxa"/>
            <w:tcMar>
              <w:top w:w="100" w:type="dxa"/>
              <w:left w:w="100" w:type="dxa"/>
              <w:bottom w:w="100" w:type="dxa"/>
              <w:right w:w="100" w:type="dxa"/>
            </w:tcMar>
          </w:tcPr>
          <w:p w14:paraId="3697300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Questionário de avaliação </w:t>
            </w:r>
          </w:p>
        </w:tc>
        <w:tc>
          <w:tcPr>
            <w:tcW w:w="4695" w:type="dxa"/>
            <w:tcMar>
              <w:top w:w="100" w:type="dxa"/>
              <w:left w:w="100" w:type="dxa"/>
              <w:bottom w:w="100" w:type="dxa"/>
              <w:right w:w="100" w:type="dxa"/>
            </w:tcMar>
          </w:tcPr>
          <w:p w14:paraId="611A2AC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Formulário para avaliação da aprendizagem e coleta de feedback dos alunos. </w:t>
            </w:r>
          </w:p>
        </w:tc>
        <w:tc>
          <w:tcPr>
            <w:tcW w:w="2130" w:type="dxa"/>
            <w:tcMar>
              <w:top w:w="100" w:type="dxa"/>
              <w:left w:w="100" w:type="dxa"/>
              <w:bottom w:w="100" w:type="dxa"/>
              <w:right w:w="100" w:type="dxa"/>
            </w:tcMar>
          </w:tcPr>
          <w:p w14:paraId="43E7CA8B"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35523DEC" w14:textId="77777777">
        <w:tc>
          <w:tcPr>
            <w:tcW w:w="2220" w:type="dxa"/>
            <w:tcMar>
              <w:top w:w="100" w:type="dxa"/>
              <w:left w:w="100" w:type="dxa"/>
              <w:bottom w:w="100" w:type="dxa"/>
              <w:right w:w="100" w:type="dxa"/>
            </w:tcMar>
          </w:tcPr>
          <w:p w14:paraId="1A75258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Projetor e computador </w:t>
            </w:r>
          </w:p>
        </w:tc>
        <w:tc>
          <w:tcPr>
            <w:tcW w:w="4695" w:type="dxa"/>
            <w:tcMar>
              <w:top w:w="100" w:type="dxa"/>
              <w:left w:w="100" w:type="dxa"/>
              <w:bottom w:w="100" w:type="dxa"/>
              <w:right w:w="100" w:type="dxa"/>
            </w:tcMar>
          </w:tcPr>
          <w:p w14:paraId="1B2CA1F4" w14:textId="77777777" w:rsidR="00BF0C07" w:rsidRDefault="00CF2E2C">
            <w:pPr>
              <w:widowControl w:val="0"/>
              <w:spacing w:before="0" w:after="0" w:line="240" w:lineRule="auto"/>
              <w:jc w:val="center"/>
              <w:rPr>
                <w:sz w:val="20"/>
                <w:szCs w:val="20"/>
                <w:highlight w:val="white"/>
              </w:rPr>
            </w:pPr>
            <w:r>
              <w:rPr>
                <w:sz w:val="20"/>
                <w:szCs w:val="20"/>
              </w:rPr>
              <w:t>Equipamentos para projeção dos slides e para a demonstração da ferramenta EduITSM conduzida pelo professor no Bloco 2.</w:t>
            </w:r>
          </w:p>
        </w:tc>
        <w:tc>
          <w:tcPr>
            <w:tcW w:w="2130" w:type="dxa"/>
            <w:tcMar>
              <w:top w:w="100" w:type="dxa"/>
              <w:left w:w="100" w:type="dxa"/>
              <w:bottom w:w="100" w:type="dxa"/>
              <w:right w:w="100" w:type="dxa"/>
            </w:tcMar>
          </w:tcPr>
          <w:p w14:paraId="1A4DCA2F"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69E36575" w14:textId="77777777">
        <w:tc>
          <w:tcPr>
            <w:tcW w:w="2220" w:type="dxa"/>
            <w:tcMar>
              <w:top w:w="100" w:type="dxa"/>
              <w:left w:w="100" w:type="dxa"/>
              <w:bottom w:w="100" w:type="dxa"/>
              <w:right w:w="100" w:type="dxa"/>
            </w:tcMar>
          </w:tcPr>
          <w:p w14:paraId="2F1E6033"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Acesso à internet </w:t>
            </w:r>
          </w:p>
        </w:tc>
        <w:tc>
          <w:tcPr>
            <w:tcW w:w="4695" w:type="dxa"/>
            <w:tcMar>
              <w:top w:w="100" w:type="dxa"/>
              <w:left w:w="100" w:type="dxa"/>
              <w:bottom w:w="100" w:type="dxa"/>
              <w:right w:w="100" w:type="dxa"/>
            </w:tcMar>
          </w:tcPr>
          <w:p w14:paraId="3B5D59B9" w14:textId="77777777" w:rsidR="00BF0C07" w:rsidRDefault="00CF2E2C">
            <w:pPr>
              <w:widowControl w:val="0"/>
              <w:spacing w:before="0" w:after="0" w:line="240" w:lineRule="auto"/>
              <w:jc w:val="center"/>
              <w:rPr>
                <w:sz w:val="20"/>
                <w:szCs w:val="20"/>
                <w:highlight w:val="white"/>
              </w:rPr>
            </w:pPr>
            <w:r>
              <w:rPr>
                <w:sz w:val="20"/>
                <w:szCs w:val="20"/>
              </w:rPr>
              <w:t>Necessário para o acesso à ferramenta EduITSM, hospedada em ambiente de nuvem, tanto pelo professor quanto pelos alunos.</w:t>
            </w:r>
          </w:p>
        </w:tc>
        <w:tc>
          <w:tcPr>
            <w:tcW w:w="2130" w:type="dxa"/>
            <w:tcMar>
              <w:top w:w="100" w:type="dxa"/>
              <w:left w:w="100" w:type="dxa"/>
              <w:bottom w:w="100" w:type="dxa"/>
              <w:right w:w="100" w:type="dxa"/>
            </w:tcMar>
          </w:tcPr>
          <w:p w14:paraId="0747D5D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746D15D9" w14:textId="77777777">
        <w:tc>
          <w:tcPr>
            <w:tcW w:w="2220" w:type="dxa"/>
            <w:tcMar>
              <w:top w:w="100" w:type="dxa"/>
              <w:left w:w="100" w:type="dxa"/>
              <w:bottom w:w="100" w:type="dxa"/>
              <w:right w:w="100" w:type="dxa"/>
            </w:tcMar>
          </w:tcPr>
          <w:p w14:paraId="53B816DD" w14:textId="77777777" w:rsidR="00BF0C07" w:rsidRDefault="00CF2E2C">
            <w:pPr>
              <w:widowControl w:val="0"/>
              <w:spacing w:before="0" w:after="0" w:line="240" w:lineRule="auto"/>
              <w:jc w:val="center"/>
              <w:rPr>
                <w:sz w:val="20"/>
                <w:szCs w:val="20"/>
                <w:highlight w:val="white"/>
              </w:rPr>
            </w:pPr>
            <w:r>
              <w:rPr>
                <w:sz w:val="20"/>
                <w:szCs w:val="20"/>
                <w:highlight w:val="white"/>
              </w:rPr>
              <w:t>Rubrica de avaliação</w:t>
            </w:r>
          </w:p>
        </w:tc>
        <w:tc>
          <w:tcPr>
            <w:tcW w:w="4695" w:type="dxa"/>
            <w:tcMar>
              <w:top w:w="100" w:type="dxa"/>
              <w:left w:w="100" w:type="dxa"/>
              <w:bottom w:w="100" w:type="dxa"/>
              <w:right w:w="100" w:type="dxa"/>
            </w:tcMar>
          </w:tcPr>
          <w:p w14:paraId="58520290" w14:textId="77777777" w:rsidR="00BF0C07" w:rsidRDefault="00CF2E2C">
            <w:pPr>
              <w:widowControl w:val="0"/>
              <w:spacing w:before="0" w:after="0" w:line="240" w:lineRule="auto"/>
              <w:jc w:val="center"/>
              <w:rPr>
                <w:sz w:val="20"/>
                <w:szCs w:val="20"/>
                <w:highlight w:val="white"/>
              </w:rPr>
            </w:pPr>
            <w:r>
              <w:rPr>
                <w:sz w:val="20"/>
                <w:szCs w:val="20"/>
                <w:highlight w:val="white"/>
              </w:rPr>
              <w:t>São os critérios de avaliação dos alunos.</w:t>
            </w:r>
          </w:p>
        </w:tc>
        <w:tc>
          <w:tcPr>
            <w:tcW w:w="2130" w:type="dxa"/>
            <w:tcMar>
              <w:top w:w="100" w:type="dxa"/>
              <w:left w:w="100" w:type="dxa"/>
              <w:bottom w:w="100" w:type="dxa"/>
              <w:right w:w="100" w:type="dxa"/>
            </w:tcMar>
          </w:tcPr>
          <w:p w14:paraId="5D3925D4" w14:textId="77777777" w:rsidR="00BF0C07" w:rsidRDefault="00CF2E2C">
            <w:pPr>
              <w:widowControl w:val="0"/>
              <w:spacing w:before="0" w:after="0" w:line="240" w:lineRule="auto"/>
              <w:jc w:val="center"/>
              <w:rPr>
                <w:sz w:val="20"/>
                <w:szCs w:val="20"/>
                <w:highlight w:val="white"/>
              </w:rPr>
            </w:pPr>
            <w:r>
              <w:rPr>
                <w:sz w:val="20"/>
                <w:szCs w:val="20"/>
                <w:highlight w:val="white"/>
              </w:rPr>
              <w:t>Autor</w:t>
            </w:r>
          </w:p>
        </w:tc>
      </w:tr>
      <w:tr w:rsidR="00BF0C07" w14:paraId="1948359D" w14:textId="77777777">
        <w:tc>
          <w:tcPr>
            <w:tcW w:w="2220" w:type="dxa"/>
            <w:tcMar>
              <w:top w:w="100" w:type="dxa"/>
              <w:left w:w="100" w:type="dxa"/>
              <w:bottom w:w="100" w:type="dxa"/>
              <w:right w:w="100" w:type="dxa"/>
            </w:tcMar>
          </w:tcPr>
          <w:p w14:paraId="5C02EA21" w14:textId="77777777" w:rsidR="00BF0C07" w:rsidRDefault="00CF2E2C">
            <w:pPr>
              <w:widowControl w:val="0"/>
              <w:spacing w:before="0" w:after="0" w:line="240" w:lineRule="auto"/>
              <w:jc w:val="center"/>
              <w:rPr>
                <w:sz w:val="20"/>
                <w:szCs w:val="20"/>
                <w:highlight w:val="white"/>
              </w:rPr>
            </w:pPr>
            <w:r>
              <w:rPr>
                <w:sz w:val="20"/>
                <w:szCs w:val="20"/>
              </w:rPr>
              <w:t>Computadores ou notebooks para os alunos</w:t>
            </w:r>
          </w:p>
        </w:tc>
        <w:tc>
          <w:tcPr>
            <w:tcW w:w="4695" w:type="dxa"/>
            <w:tcMar>
              <w:top w:w="100" w:type="dxa"/>
              <w:left w:w="100" w:type="dxa"/>
              <w:bottom w:w="100" w:type="dxa"/>
              <w:right w:w="100" w:type="dxa"/>
            </w:tcMar>
          </w:tcPr>
          <w:p w14:paraId="76DCD52B" w14:textId="77777777" w:rsidR="00BF0C07" w:rsidRDefault="00CF2E2C">
            <w:pPr>
              <w:widowControl w:val="0"/>
              <w:spacing w:before="0" w:after="0" w:line="240" w:lineRule="auto"/>
              <w:jc w:val="center"/>
              <w:rPr>
                <w:sz w:val="20"/>
                <w:szCs w:val="20"/>
                <w:highlight w:val="white"/>
              </w:rPr>
            </w:pPr>
            <w:r>
              <w:rPr>
                <w:sz w:val="20"/>
                <w:szCs w:val="20"/>
              </w:rPr>
              <w:t>Equipamentos com navegador para que os alunos utilizem a ferramenta EduITSM durante o estudo de caso do Bloco 4, em laboratório de informática ou com equipamento próprio.</w:t>
            </w:r>
          </w:p>
        </w:tc>
        <w:tc>
          <w:tcPr>
            <w:tcW w:w="2130" w:type="dxa"/>
            <w:tcMar>
              <w:top w:w="100" w:type="dxa"/>
              <w:left w:w="100" w:type="dxa"/>
              <w:bottom w:w="100" w:type="dxa"/>
              <w:right w:w="100" w:type="dxa"/>
            </w:tcMar>
          </w:tcPr>
          <w:p w14:paraId="10EAC304" w14:textId="77777777" w:rsidR="00BF0C07" w:rsidRDefault="00CF2E2C">
            <w:pPr>
              <w:widowControl w:val="0"/>
              <w:spacing w:before="0" w:after="0" w:line="240" w:lineRule="auto"/>
              <w:jc w:val="center"/>
              <w:rPr>
                <w:sz w:val="20"/>
                <w:szCs w:val="20"/>
                <w:highlight w:val="white"/>
              </w:rPr>
            </w:pPr>
            <w:r>
              <w:rPr>
                <w:sz w:val="20"/>
                <w:szCs w:val="20"/>
              </w:rPr>
              <w:t>Instituição</w:t>
            </w:r>
          </w:p>
        </w:tc>
      </w:tr>
      <w:tr w:rsidR="00BF0C07" w14:paraId="2BB50817" w14:textId="77777777">
        <w:tc>
          <w:tcPr>
            <w:tcW w:w="2220" w:type="dxa"/>
            <w:tcMar>
              <w:top w:w="100" w:type="dxa"/>
              <w:left w:w="100" w:type="dxa"/>
              <w:bottom w:w="100" w:type="dxa"/>
              <w:right w:w="100" w:type="dxa"/>
            </w:tcMar>
          </w:tcPr>
          <w:p w14:paraId="023D949E" w14:textId="77777777" w:rsidR="00BF0C07" w:rsidRDefault="00CF2E2C">
            <w:pPr>
              <w:widowControl w:val="0"/>
              <w:spacing w:before="0" w:after="0" w:line="240" w:lineRule="auto"/>
              <w:jc w:val="center"/>
              <w:rPr>
                <w:sz w:val="20"/>
                <w:szCs w:val="20"/>
                <w:highlight w:val="white"/>
              </w:rPr>
            </w:pPr>
            <w:r>
              <w:rPr>
                <w:sz w:val="20"/>
                <w:szCs w:val="20"/>
              </w:rPr>
              <w:t>Contas de acesso à ferramenta EduITSM</w:t>
            </w:r>
          </w:p>
        </w:tc>
        <w:tc>
          <w:tcPr>
            <w:tcW w:w="4695" w:type="dxa"/>
            <w:tcMar>
              <w:top w:w="100" w:type="dxa"/>
              <w:left w:w="100" w:type="dxa"/>
              <w:bottom w:w="100" w:type="dxa"/>
              <w:right w:w="100" w:type="dxa"/>
            </w:tcMar>
          </w:tcPr>
          <w:p w14:paraId="0F7B16F1" w14:textId="77777777" w:rsidR="00BF0C07" w:rsidRDefault="00CF2E2C">
            <w:pPr>
              <w:widowControl w:val="0"/>
              <w:spacing w:before="0" w:after="0" w:line="240" w:lineRule="auto"/>
              <w:jc w:val="center"/>
              <w:rPr>
                <w:sz w:val="20"/>
                <w:szCs w:val="20"/>
                <w:highlight w:val="white"/>
              </w:rPr>
            </w:pPr>
            <w:r>
              <w:rPr>
                <w:sz w:val="20"/>
                <w:szCs w:val="20"/>
              </w:rPr>
              <w:t>Credenciais individuais criadas previamente para cada aluno da turma, com o ambiente de trabalho já inicializado.</w:t>
            </w:r>
          </w:p>
        </w:tc>
        <w:tc>
          <w:tcPr>
            <w:tcW w:w="2130" w:type="dxa"/>
            <w:tcMar>
              <w:top w:w="100" w:type="dxa"/>
              <w:left w:w="100" w:type="dxa"/>
              <w:bottom w:w="100" w:type="dxa"/>
              <w:right w:w="100" w:type="dxa"/>
            </w:tcMar>
          </w:tcPr>
          <w:p w14:paraId="002BCF1C" w14:textId="77777777" w:rsidR="00BF0C07" w:rsidRDefault="00CF2E2C">
            <w:pPr>
              <w:widowControl w:val="0"/>
              <w:spacing w:before="0" w:after="0" w:line="240" w:lineRule="auto"/>
              <w:jc w:val="center"/>
              <w:rPr>
                <w:sz w:val="20"/>
                <w:szCs w:val="20"/>
                <w:highlight w:val="white"/>
              </w:rPr>
            </w:pPr>
            <w:r>
              <w:rPr>
                <w:sz w:val="20"/>
                <w:szCs w:val="20"/>
              </w:rPr>
              <w:t>Autor</w:t>
            </w:r>
          </w:p>
        </w:tc>
      </w:tr>
    </w:tbl>
    <w:p w14:paraId="17EC0BE3" w14:textId="77777777" w:rsidR="00BF0C07" w:rsidRDefault="00CF2E2C">
      <w:pPr>
        <w:ind w:firstLine="720"/>
        <w:jc w:val="center"/>
        <w:rPr>
          <w:highlight w:val="white"/>
        </w:rPr>
      </w:pPr>
      <w:r>
        <w:rPr>
          <w:highlight w:val="white"/>
        </w:rPr>
        <w:t xml:space="preserve">Fonte: Autoria própria </w:t>
      </w:r>
    </w:p>
    <w:p w14:paraId="5590C63A" w14:textId="77777777" w:rsidR="00BF0C07" w:rsidRDefault="00CF2E2C">
      <w:pPr>
        <w:pStyle w:val="Ttulo3"/>
        <w:keepNext w:val="0"/>
        <w:keepLines w:val="0"/>
        <w:jc w:val="left"/>
        <w:rPr>
          <w:highlight w:val="white"/>
        </w:rPr>
      </w:pPr>
      <w:bookmarkStart w:id="172" w:name="_y63p7vy1de96" w:colFirst="0" w:colLast="0"/>
      <w:bookmarkEnd w:id="172"/>
      <w:r>
        <w:rPr>
          <w:highlight w:val="white"/>
        </w:rPr>
        <w:t>4.3.4 Avaliação da Aprendizagem</w:t>
      </w:r>
    </w:p>
    <w:p w14:paraId="2E1172D7" w14:textId="77777777" w:rsidR="00BF0C07" w:rsidRDefault="00CF2E2C">
      <w:pPr>
        <w:spacing w:before="240" w:after="240"/>
        <w:ind w:firstLine="708"/>
        <w:jc w:val="left"/>
        <w:rPr>
          <w:highlight w:val="white"/>
        </w:rPr>
      </w:pPr>
      <w:r>
        <w:rPr>
          <w:highlight w:val="white"/>
        </w:rPr>
        <w:t>A avaliação da aprendizagem será realizada por meio de dois instrumentos:</w:t>
      </w:r>
    </w:p>
    <w:p w14:paraId="6E6F7ECA" w14:textId="77777777" w:rsidR="00BF0C07" w:rsidRDefault="00CF2E2C">
      <w:pPr>
        <w:spacing w:before="240" w:after="240"/>
        <w:ind w:firstLine="708"/>
        <w:jc w:val="left"/>
        <w:rPr>
          <w:highlight w:val="white"/>
        </w:rPr>
      </w:pPr>
      <w:r>
        <w:rPr>
          <w:highlight w:val="white"/>
        </w:rPr>
        <w:t>O primeiro é a avaliação formativa, que acontece durante a própria aula, por meio da observação da participação dos alunos nas atividades em grupo e na apresentação do estudo de caso. Essa avaliação permite verificar, em tempo real, se os alunos estão compreendendo os conceitos e conseguindo aplicá-los.</w:t>
      </w:r>
    </w:p>
    <w:p w14:paraId="465FFFAC" w14:textId="77777777" w:rsidR="00BF0C07" w:rsidRDefault="00CF2E2C">
      <w:pPr>
        <w:spacing w:before="240" w:after="240"/>
        <w:ind w:firstLine="708"/>
        <w:jc w:val="left"/>
        <w:rPr>
          <w:highlight w:val="white"/>
        </w:rPr>
      </w:pPr>
      <w:r>
        <w:rPr>
          <w:highlight w:val="white"/>
        </w:rPr>
        <w:t xml:space="preserve">O segundo é um questionário aplicado ao final da unidade, composto por duas partes. A primeira parte contém questões objetivas sobre os conceitos abordados nos Blocos 1, 2 e 3, </w:t>
      </w:r>
      <w:r>
        <w:rPr>
          <w:highlight w:val="white"/>
        </w:rPr>
        <w:t>com o objetivo de medir o nível de compreensão dos alunos. A segunda parte contém perguntas abertas sobre a percepção dos alunos em relação à unidade de aprendizagem, como relevância do conteúdo, clareza da explicação, qualidade dos materiais e sugestões de melhoria. Essas respostas serão utilizadas na fase de Avaliação do ADDIE (prevista para o TCC3) para identificar ajustes necessários na unidade.</w:t>
      </w:r>
    </w:p>
    <w:p w14:paraId="6BE03FB9" w14:textId="77777777" w:rsidR="00BF0C07" w:rsidRDefault="00CF2E2C">
      <w:pPr>
        <w:pStyle w:val="Ttulo3"/>
        <w:spacing w:before="240" w:after="240"/>
        <w:jc w:val="left"/>
        <w:rPr>
          <w:sz w:val="26"/>
          <w:szCs w:val="26"/>
        </w:rPr>
      </w:pPr>
      <w:bookmarkStart w:id="173" w:name="_fw160f2trh39" w:colFirst="0" w:colLast="0"/>
      <w:bookmarkEnd w:id="173"/>
      <w:r>
        <w:rPr>
          <w:highlight w:val="white"/>
        </w:rPr>
        <w:t xml:space="preserve">4.3.5 Ferramentas de ITSM de Apoio </w:t>
      </w:r>
    </w:p>
    <w:p w14:paraId="14F99F09" w14:textId="77777777" w:rsidR="00BF0C07" w:rsidRDefault="00CF2E2C">
      <w:pPr>
        <w:pStyle w:val="Ttulo4"/>
        <w:keepNext w:val="0"/>
        <w:keepLines w:val="0"/>
        <w:spacing w:before="240" w:after="40"/>
      </w:pPr>
      <w:bookmarkStart w:id="174" w:name="_3p611bjdtoz0" w:colFirst="0" w:colLast="0"/>
      <w:bookmarkEnd w:id="174"/>
      <w:commentRangeStart w:id="175"/>
      <w:r>
        <w:t>4.3.5.1 Ferramentas mais populares nos trabalhos correlatos</w:t>
      </w:r>
      <w:commentRangeEnd w:id="175"/>
      <w:r w:rsidR="00D6668D">
        <w:rPr>
          <w:rStyle w:val="Refdecomentrio"/>
          <w:sz w:val="24"/>
          <w:szCs w:val="24"/>
        </w:rPr>
        <w:commentReference w:id="175"/>
      </w:r>
    </w:p>
    <w:p w14:paraId="4756D571" w14:textId="77777777" w:rsidR="00BF0C07" w:rsidRDefault="00CF2E2C">
      <w:pPr>
        <w:spacing w:before="240" w:after="240"/>
        <w:ind w:firstLine="708"/>
      </w:pPr>
      <w:r>
        <w:t>A análise dos trabalhos correlatos evidencia a necessidade de apoio tecnológico para a gestão de serviços de TI. Yordanov (2022) destaca o uso de ferramentas de automação para reduzir a burocracia e tornar a gestão mais ágil em instituições de ensino. Cardoso et al. (2021) reforçam que a tecnologia deve estar rigorosamente alinhada aos objetivos estratégicos do negócio para gerar resultados positivos, o que se aplica também à escolha de ferramentas para o contexto educacional. Veldyaeva, Fitz e Scheeg (2024</w:t>
      </w:r>
      <w:r>
        <w:t>), por sua vez, utilizam um jogo de simulação para criar cenários práticos de ITSM em sala de aula, demonstrando que o uso de ferramentas é um recurso didático relevante para o ensino de gerenciamento de serviços.</w:t>
      </w:r>
    </w:p>
    <w:p w14:paraId="69471A3A" w14:textId="77777777" w:rsidR="00BF0C07" w:rsidRDefault="00CF2E2C">
      <w:pPr>
        <w:spacing w:before="240" w:after="240"/>
        <w:ind w:firstLine="708"/>
      </w:pPr>
      <w:r>
        <w:t>Com base nesses apontamentos, e considerando a presença recorrente dessas soluções na literatura e no mercado, foram identificadas quatro ferramentas de ITSM como as mais viáveis para simular um ambiente corporativo real e apoiar o ensino da gestão da estratégia de serviço: Jira Service Management, ServiceNow, Freshservice e GLPI. Segundo o Quadrante Mágico do Gartner de 2025, o ServiceNow é classificado como líder isolado em aplicações de IA para ITSM, enquanto o Jira Service Management foi reconhecido com</w:t>
      </w:r>
      <w:r>
        <w:t>o líder pela Forrester no relatório Wave de 2025 para plataformas de gerenciamento de serviços corporativos. O Freshservice se destaca pela facilidade de implantação e pela relação custo-benefício para organizações de médio porte. Já o GLPI é uma ferramenta de código aberto amplamente utilizada em instituições de ensino e organizações públicas brasileiras, o que o torna uma alternativa acessível para o contexto acadêmico. A utilização dessas plataformas atende à demonstração prática prevista no Bloco 3 da u</w:t>
      </w:r>
      <w:r>
        <w:t>nidade de aprendizagem.</w:t>
      </w:r>
    </w:p>
    <w:p w14:paraId="67C61C87" w14:textId="77777777" w:rsidR="00BF0C07" w:rsidRDefault="00CF2E2C">
      <w:pPr>
        <w:pStyle w:val="Ttulo4"/>
        <w:keepNext w:val="0"/>
        <w:keepLines w:val="0"/>
        <w:spacing w:before="240" w:after="40"/>
      </w:pPr>
      <w:r>
        <w:t>4.3.5.2 Critérios de Seleção das Ferramentas</w:t>
      </w:r>
    </w:p>
    <w:p w14:paraId="364151BE" w14:textId="77777777" w:rsidR="00BF0C07" w:rsidRDefault="00CF2E2C">
      <w:pPr>
        <w:spacing w:before="240" w:after="240"/>
        <w:ind w:firstLine="708"/>
      </w:pPr>
      <w:r>
        <w:t xml:space="preserve">A escolha das quatro ferramentas candidatas (Jira Service Management, ServiceNow, Freshservice e GLPI) partiu de três critérios combinados. O primeiro é a presença recorrente </w:t>
      </w:r>
      <w:r>
        <w:t>dessas soluções na literatura correlata analisada no Capítulo 3: Yordanov (2022) destaca o uso de ferramentas de automação em instituições de ensino; Veldyaeva, Fitz e Scheeg (2024) utilizam um jogo de simulação para reproduzir, em sala de aula, o mesmo tipo de decisão que uma ferramenta de ITSM comercial apoia; e Sarto et al. (2025) aplicam recursos de process mining e Inteligência Artificial sobre uma ferramenta de ITSM para apoiar a gestão de serviços de uma instituição de ensino superior. Nenhum dos tra</w:t>
      </w:r>
      <w:r>
        <w:t>balhos correlatos recomenda uma ferramenta comercial específica para o ensino da gestão da estratégia de serviço, o que reforça a lacuna identificada nesta pesquisa, mas todos eles indicam quais capacidades uma ferramenta de apoio precisa oferecer: automação, simulação de cenários práticos e tratamento de dados para a tomada de decisão.</w:t>
      </w:r>
    </w:p>
    <w:p w14:paraId="02E9B2AE" w14:textId="77777777" w:rsidR="00BF0C07" w:rsidRDefault="00CF2E2C">
      <w:pPr>
        <w:spacing w:before="240" w:after="240"/>
        <w:ind w:firstLine="708"/>
      </w:pPr>
      <w:r>
        <w:t>O segundo critério é a relevância de mercado, verificada por meio de relatórios setoriais independentes: conforme já apresentado, o ServiceNow é reconhecido como líder pelo Quadrante Mágico do Gartner (2025) e o Jira Service Management pelo relatório Forrester Wave (2025), enquanto o Freshservice e o GLPI foram incluídos por representarem, respectivamente, uma alternativa de custo-benefício para organizações de médio porte e uma alternativa gratuita e de código aberto amplamente adotada em instituições de e</w:t>
      </w:r>
      <w:r>
        <w:t>nsino brasileiras. O terceiro critério é a aderência aos requisitos funcionais da prática de Gerenciamento da Estratégia, detalhados na próxima seção, que serviram de base objetiva para a avaliação preliminar apresentada no Quadro 12.</w:t>
      </w:r>
    </w:p>
    <w:p w14:paraId="5A7869B8" w14:textId="77777777" w:rsidR="00BF0C07" w:rsidRDefault="00CF2E2C">
      <w:pPr>
        <w:pStyle w:val="Ttulo4"/>
        <w:keepNext w:val="0"/>
        <w:keepLines w:val="0"/>
        <w:spacing w:before="240" w:after="40"/>
      </w:pPr>
      <w:bookmarkStart w:id="176" w:name="_6n74i3eu0w9r" w:colFirst="0" w:colLast="0"/>
      <w:bookmarkEnd w:id="176"/>
      <w:r>
        <w:t>4.3.5.3 Requisitos Funcionais Esperados</w:t>
      </w:r>
    </w:p>
    <w:p w14:paraId="587C8DA3" w14:textId="77777777" w:rsidR="00BF0C07" w:rsidRDefault="00CF2E2C">
      <w:pPr>
        <w:spacing w:before="240" w:after="240"/>
        <w:ind w:firstLine="708"/>
      </w:pPr>
      <w:r>
        <w:t>Considerando que a ITIL 4 evoluiu de um ciclo de vida linear para um modelo flexível e integrado chamado Sistema de Valor do Serviço (SARAIVA; RIBEIRO, 2025), a ferramenta de ITSM escolhida para apoiar as aulas deve atender a um conjunto de requisitos funcionais. Esses requisitos foram definidos com base nos conteúdos de gestão da estratégia de serviço detalhados na fundamentação teórica deste trabalho, e refletem as funcionalidades mínimas que a ferramenta precisa oferecer para que os alunos consigam prati</w:t>
      </w:r>
      <w:r>
        <w:t>car os conceitos aprendidos em sala de aula.</w:t>
      </w:r>
    </w:p>
    <w:p w14:paraId="3D52963C" w14:textId="77777777" w:rsidR="00BF0C07" w:rsidRDefault="00CF2E2C">
      <w:pPr>
        <w:spacing w:before="240" w:after="240"/>
        <w:ind w:firstLine="708"/>
      </w:pPr>
      <w:r>
        <w:t>A definição desses requisitos seguiu um processo estruturado em três etapas, alinhado às práticas de levantamento de requisitos de software. Primeiro, foram definidos os requisitos funcionais propriamente ditos, descrevendo o que a ferramenta precisa ser capaz de fazer para apoiar o ensino da gestão da estratégia de serviço. A partir desses requisitos, foram definidos os casos de uso correspondentes — as situações práticas em que o aluno ou o professor interage com a ferramenta para cumprir cada requisito —</w:t>
      </w:r>
      <w:r>
        <w:t xml:space="preserve"> e, por fim, o modelo de dados que representa as entidades e os relacionamentos necessários para sustentar essas funcionalidades, como serviço, indicador e objetivo estratégico. Os casos de uso, o diagrama de classes e o modelo de dados decorrentes desses requisitos são apresentados na Seção 4.4, que especifica a ferramenta educacional desenvolvida neste trabalho.</w:t>
      </w:r>
    </w:p>
    <w:p w14:paraId="245A447B" w14:textId="77777777" w:rsidR="00BF0C07" w:rsidRDefault="00CF2E2C">
      <w:pPr>
        <w:spacing w:before="240" w:after="240"/>
        <w:ind w:firstLine="708"/>
      </w:pPr>
      <w:r>
        <w:t>No contexto específico da gestão da estratégia de serviço, os requisitos funcionais esperados de uma ferramenta de ITSM contemplam cinco elementos centrais: o registro dos elementos que compõem a estratégia formulada, os 4 Ps (Perspectiva, Posição, Plano e Padrão), apresentados na Seção 2.1.3; o cadastro do portfólio de serviços de TI oferecidos pela organização; a vinculação explícita de cada serviço ao plano estratégico da empresa, demonstrando o valor gerado para o negócio; a definição de indicadores ass</w:t>
      </w:r>
      <w:r>
        <w:t>ociados a cada serviço; e o cômputo desses indicadores a partir de dados reais de operação, como acordos de nível de serviço (SLAs), satisfação do usuário e tempo de atendimento. Esses cinco elementos estão refletidos nos requisitos RF01 a RF07 apresentados no Quadro 11, e orientam tanto a avaliação das ferramentas candidatas quanto o desenvolvimento do roteiro de uso prático previsto para o TCC3.</w:t>
      </w:r>
    </w:p>
    <w:p w14:paraId="3601DD81" w14:textId="77777777" w:rsidR="00BF0C07" w:rsidRDefault="00CF2E2C">
      <w:pPr>
        <w:spacing w:before="240" w:after="240"/>
        <w:ind w:firstLine="708"/>
      </w:pPr>
      <w:r>
        <w:t>O Quadro 11 apresenta os requisitos funcionais esperados.</w:t>
      </w:r>
    </w:p>
    <w:p w14:paraId="009B67E6" w14:textId="77777777" w:rsidR="00BF0C07" w:rsidRDefault="00CF2E2C">
      <w:pPr>
        <w:spacing w:before="240" w:after="240"/>
        <w:jc w:val="center"/>
      </w:pPr>
      <w:r>
        <w:t>Quadro 11 - Requisitos funcionais esperados da ferramenta de 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2"/>
        <w:gridCol w:w="1633"/>
        <w:gridCol w:w="4666"/>
        <w:gridCol w:w="1860"/>
      </w:tblGrid>
      <w:tr w:rsidR="00BF0C07" w14:paraId="65561AA8" w14:textId="77777777">
        <w:trPr>
          <w:trHeight w:val="800"/>
        </w:trPr>
        <w:tc>
          <w:tcPr>
            <w:tcW w:w="911" w:type="dxa"/>
            <w:tcBorders>
              <w:top w:val="nil"/>
              <w:left w:val="nil"/>
              <w:bottom w:val="nil"/>
              <w:right w:val="nil"/>
            </w:tcBorders>
            <w:tcMar>
              <w:top w:w="100" w:type="dxa"/>
              <w:left w:w="100" w:type="dxa"/>
              <w:bottom w:w="100" w:type="dxa"/>
              <w:right w:w="100" w:type="dxa"/>
            </w:tcMar>
          </w:tcPr>
          <w:p w14:paraId="64ED8159" w14:textId="77777777" w:rsidR="00BF0C07" w:rsidRDefault="00CF2E2C">
            <w:pPr>
              <w:jc w:val="center"/>
              <w:rPr>
                <w:sz w:val="20"/>
                <w:szCs w:val="20"/>
              </w:rPr>
            </w:pPr>
            <w:r>
              <w:rPr>
                <w:b/>
                <w:bCs/>
                <w:sz w:val="20"/>
                <w:szCs w:val="20"/>
              </w:rPr>
              <w:t>Código</w:t>
            </w:r>
          </w:p>
        </w:tc>
        <w:tc>
          <w:tcPr>
            <w:tcW w:w="1633" w:type="dxa"/>
            <w:tcBorders>
              <w:top w:val="nil"/>
              <w:left w:val="nil"/>
              <w:bottom w:val="nil"/>
              <w:right w:val="nil"/>
            </w:tcBorders>
            <w:tcMar>
              <w:top w:w="100" w:type="dxa"/>
              <w:left w:w="100" w:type="dxa"/>
              <w:bottom w:w="100" w:type="dxa"/>
              <w:right w:w="100" w:type="dxa"/>
            </w:tcMar>
          </w:tcPr>
          <w:p w14:paraId="06882647" w14:textId="77777777" w:rsidR="00BF0C07" w:rsidRDefault="00CF2E2C">
            <w:pPr>
              <w:jc w:val="center"/>
              <w:rPr>
                <w:sz w:val="20"/>
                <w:szCs w:val="20"/>
              </w:rPr>
            </w:pPr>
            <w:r>
              <w:rPr>
                <w:b/>
                <w:bCs/>
                <w:sz w:val="20"/>
                <w:szCs w:val="20"/>
              </w:rPr>
              <w:t>Requisito Funcional</w:t>
            </w:r>
          </w:p>
        </w:tc>
        <w:tc>
          <w:tcPr>
            <w:tcW w:w="4665" w:type="dxa"/>
            <w:tcBorders>
              <w:top w:val="nil"/>
              <w:left w:val="nil"/>
              <w:bottom w:val="nil"/>
              <w:right w:val="nil"/>
            </w:tcBorders>
            <w:tcMar>
              <w:top w:w="100" w:type="dxa"/>
              <w:left w:w="100" w:type="dxa"/>
              <w:bottom w:w="100" w:type="dxa"/>
              <w:right w:w="100" w:type="dxa"/>
            </w:tcMar>
          </w:tcPr>
          <w:p w14:paraId="303122CC" w14:textId="77777777" w:rsidR="00BF0C07" w:rsidRDefault="00CF2E2C">
            <w:pPr>
              <w:jc w:val="center"/>
              <w:rPr>
                <w:sz w:val="20"/>
                <w:szCs w:val="20"/>
              </w:rPr>
            </w:pPr>
            <w:r>
              <w:rPr>
                <w:b/>
                <w:bCs/>
                <w:sz w:val="20"/>
                <w:szCs w:val="20"/>
              </w:rPr>
              <w:t>Descrição</w:t>
            </w:r>
          </w:p>
        </w:tc>
        <w:tc>
          <w:tcPr>
            <w:tcW w:w="1860" w:type="dxa"/>
            <w:tcBorders>
              <w:top w:val="nil"/>
              <w:left w:val="nil"/>
              <w:bottom w:val="nil"/>
              <w:right w:val="nil"/>
            </w:tcBorders>
            <w:tcMar>
              <w:top w:w="100" w:type="dxa"/>
              <w:left w:w="100" w:type="dxa"/>
              <w:bottom w:w="100" w:type="dxa"/>
              <w:right w:w="100" w:type="dxa"/>
            </w:tcMar>
          </w:tcPr>
          <w:p w14:paraId="6810BE01" w14:textId="77777777" w:rsidR="00BF0C07" w:rsidRDefault="00CF2E2C">
            <w:pPr>
              <w:jc w:val="center"/>
              <w:rPr>
                <w:sz w:val="20"/>
                <w:szCs w:val="20"/>
              </w:rPr>
            </w:pPr>
            <w:r>
              <w:rPr>
                <w:b/>
                <w:bCs/>
                <w:sz w:val="20"/>
                <w:szCs w:val="20"/>
              </w:rPr>
              <w:t>Prática relacionada</w:t>
            </w:r>
          </w:p>
        </w:tc>
      </w:tr>
      <w:tr w:rsidR="00BF0C07" w14:paraId="7AF33C9A" w14:textId="77777777">
        <w:trPr>
          <w:trHeight w:val="1085"/>
        </w:trPr>
        <w:tc>
          <w:tcPr>
            <w:tcW w:w="911" w:type="dxa"/>
            <w:tcBorders>
              <w:top w:val="nil"/>
              <w:left w:val="nil"/>
              <w:bottom w:val="nil"/>
              <w:right w:val="nil"/>
            </w:tcBorders>
            <w:tcMar>
              <w:top w:w="100" w:type="dxa"/>
              <w:left w:w="100" w:type="dxa"/>
              <w:bottom w:w="100" w:type="dxa"/>
              <w:right w:w="100" w:type="dxa"/>
            </w:tcMar>
          </w:tcPr>
          <w:p w14:paraId="33498742" w14:textId="77777777" w:rsidR="00BF0C07" w:rsidRDefault="00CF2E2C">
            <w:pPr>
              <w:jc w:val="center"/>
              <w:rPr>
                <w:sz w:val="20"/>
                <w:szCs w:val="20"/>
              </w:rPr>
            </w:pPr>
            <w:r>
              <w:rPr>
                <w:sz w:val="20"/>
                <w:szCs w:val="20"/>
              </w:rPr>
              <w:t>RF01</w:t>
            </w:r>
          </w:p>
        </w:tc>
        <w:tc>
          <w:tcPr>
            <w:tcW w:w="1633" w:type="dxa"/>
            <w:tcBorders>
              <w:top w:val="nil"/>
              <w:left w:val="nil"/>
              <w:bottom w:val="nil"/>
              <w:right w:val="nil"/>
            </w:tcBorders>
            <w:tcMar>
              <w:top w:w="100" w:type="dxa"/>
              <w:left w:w="100" w:type="dxa"/>
              <w:bottom w:w="100" w:type="dxa"/>
              <w:right w:w="100" w:type="dxa"/>
            </w:tcMar>
          </w:tcPr>
          <w:p w14:paraId="26D6BBDB" w14:textId="77777777" w:rsidR="00BF0C07" w:rsidRDefault="00CF2E2C">
            <w:pPr>
              <w:jc w:val="center"/>
              <w:rPr>
                <w:sz w:val="20"/>
                <w:szCs w:val="20"/>
              </w:rPr>
            </w:pPr>
            <w:r>
              <w:rPr>
                <w:sz w:val="20"/>
                <w:szCs w:val="20"/>
              </w:rPr>
              <w:t>Cadastrar portfólio de serviços</w:t>
            </w:r>
          </w:p>
        </w:tc>
        <w:tc>
          <w:tcPr>
            <w:tcW w:w="4665" w:type="dxa"/>
            <w:tcBorders>
              <w:top w:val="nil"/>
              <w:left w:val="nil"/>
              <w:bottom w:val="nil"/>
              <w:right w:val="nil"/>
            </w:tcBorders>
            <w:tcMar>
              <w:top w:w="100" w:type="dxa"/>
              <w:left w:w="100" w:type="dxa"/>
              <w:bottom w:w="100" w:type="dxa"/>
              <w:right w:w="100" w:type="dxa"/>
            </w:tcMar>
          </w:tcPr>
          <w:p w14:paraId="16F181F9" w14:textId="77777777" w:rsidR="00BF0C07" w:rsidRDefault="00CF2E2C">
            <w:pPr>
              <w:jc w:val="center"/>
              <w:rPr>
                <w:sz w:val="20"/>
                <w:szCs w:val="20"/>
              </w:rPr>
            </w:pPr>
            <w:r>
              <w:rPr>
                <w:sz w:val="20"/>
                <w:szCs w:val="20"/>
              </w:rPr>
              <w:t>O sistema deve permitir o cadastro, a visualização e a atualização do catálogo de serviços de TI oferecidos pela organização.</w:t>
            </w:r>
          </w:p>
        </w:tc>
        <w:tc>
          <w:tcPr>
            <w:tcW w:w="1860" w:type="dxa"/>
            <w:tcBorders>
              <w:top w:val="nil"/>
              <w:left w:val="nil"/>
              <w:bottom w:val="nil"/>
              <w:right w:val="nil"/>
            </w:tcBorders>
            <w:tcMar>
              <w:top w:w="100" w:type="dxa"/>
              <w:left w:w="100" w:type="dxa"/>
              <w:bottom w:w="100" w:type="dxa"/>
              <w:right w:w="100" w:type="dxa"/>
            </w:tcMar>
          </w:tcPr>
          <w:p w14:paraId="4A13F6E3" w14:textId="77777777" w:rsidR="00BF0C07" w:rsidRDefault="00CF2E2C">
            <w:pPr>
              <w:jc w:val="center"/>
              <w:rPr>
                <w:sz w:val="20"/>
                <w:szCs w:val="20"/>
              </w:rPr>
            </w:pPr>
            <w:r>
              <w:rPr>
                <w:sz w:val="20"/>
                <w:szCs w:val="20"/>
              </w:rPr>
              <w:t>Gerenciamento de Portfólio</w:t>
            </w:r>
          </w:p>
        </w:tc>
      </w:tr>
      <w:tr w:rsidR="00BF0C07" w14:paraId="4409BD3F" w14:textId="77777777">
        <w:trPr>
          <w:trHeight w:val="1085"/>
        </w:trPr>
        <w:tc>
          <w:tcPr>
            <w:tcW w:w="911" w:type="dxa"/>
            <w:tcBorders>
              <w:top w:val="nil"/>
              <w:left w:val="nil"/>
              <w:bottom w:val="nil"/>
              <w:right w:val="nil"/>
            </w:tcBorders>
            <w:tcMar>
              <w:top w:w="100" w:type="dxa"/>
              <w:left w:w="100" w:type="dxa"/>
              <w:bottom w:w="100" w:type="dxa"/>
              <w:right w:w="100" w:type="dxa"/>
            </w:tcMar>
          </w:tcPr>
          <w:p w14:paraId="6068CD7D" w14:textId="77777777" w:rsidR="00BF0C07" w:rsidRDefault="00CF2E2C">
            <w:pPr>
              <w:jc w:val="center"/>
              <w:rPr>
                <w:sz w:val="20"/>
                <w:szCs w:val="20"/>
              </w:rPr>
            </w:pPr>
            <w:r>
              <w:rPr>
                <w:sz w:val="20"/>
                <w:szCs w:val="20"/>
              </w:rPr>
              <w:t>RF02</w:t>
            </w:r>
          </w:p>
        </w:tc>
        <w:tc>
          <w:tcPr>
            <w:tcW w:w="1633" w:type="dxa"/>
            <w:tcBorders>
              <w:top w:val="nil"/>
              <w:left w:val="nil"/>
              <w:bottom w:val="nil"/>
              <w:right w:val="nil"/>
            </w:tcBorders>
            <w:tcMar>
              <w:top w:w="100" w:type="dxa"/>
              <w:left w:w="100" w:type="dxa"/>
              <w:bottom w:w="100" w:type="dxa"/>
              <w:right w:w="100" w:type="dxa"/>
            </w:tcMar>
          </w:tcPr>
          <w:p w14:paraId="2FA023D4" w14:textId="77777777" w:rsidR="00BF0C07" w:rsidRDefault="00CF2E2C">
            <w:pPr>
              <w:jc w:val="center"/>
              <w:rPr>
                <w:sz w:val="20"/>
                <w:szCs w:val="20"/>
              </w:rPr>
            </w:pPr>
            <w:r>
              <w:rPr>
                <w:sz w:val="20"/>
                <w:szCs w:val="20"/>
              </w:rPr>
              <w:t>Registrar custos e orçamento</w:t>
            </w:r>
          </w:p>
        </w:tc>
        <w:tc>
          <w:tcPr>
            <w:tcW w:w="4665" w:type="dxa"/>
            <w:tcBorders>
              <w:top w:val="nil"/>
              <w:left w:val="nil"/>
              <w:bottom w:val="nil"/>
              <w:right w:val="nil"/>
            </w:tcBorders>
            <w:tcMar>
              <w:top w:w="100" w:type="dxa"/>
              <w:left w:w="100" w:type="dxa"/>
              <w:bottom w:w="100" w:type="dxa"/>
              <w:right w:w="100" w:type="dxa"/>
            </w:tcMar>
          </w:tcPr>
          <w:p w14:paraId="2D8B59AD" w14:textId="77777777" w:rsidR="00BF0C07" w:rsidRDefault="00CF2E2C">
            <w:pPr>
              <w:jc w:val="center"/>
              <w:rPr>
                <w:sz w:val="20"/>
                <w:szCs w:val="20"/>
              </w:rPr>
            </w:pPr>
            <w:r>
              <w:rPr>
                <w:sz w:val="20"/>
                <w:szCs w:val="20"/>
              </w:rPr>
              <w:t>O sistema deve permitir o registro, o controle de custos e a alocação de orçamento atrelados a cada serviço de TI.</w:t>
            </w:r>
          </w:p>
        </w:tc>
        <w:tc>
          <w:tcPr>
            <w:tcW w:w="1860" w:type="dxa"/>
            <w:tcBorders>
              <w:top w:val="nil"/>
              <w:left w:val="nil"/>
              <w:bottom w:val="nil"/>
              <w:right w:val="nil"/>
            </w:tcBorders>
            <w:tcMar>
              <w:top w:w="100" w:type="dxa"/>
              <w:left w:w="100" w:type="dxa"/>
              <w:bottom w:w="100" w:type="dxa"/>
              <w:right w:w="100" w:type="dxa"/>
            </w:tcMar>
          </w:tcPr>
          <w:p w14:paraId="55FC1DA2" w14:textId="77777777" w:rsidR="00BF0C07" w:rsidRDefault="00CF2E2C">
            <w:pPr>
              <w:jc w:val="center"/>
              <w:rPr>
                <w:sz w:val="20"/>
                <w:szCs w:val="20"/>
              </w:rPr>
            </w:pPr>
            <w:r>
              <w:rPr>
                <w:sz w:val="20"/>
                <w:szCs w:val="20"/>
              </w:rPr>
              <w:t>Gerenciamento Financeiro</w:t>
            </w:r>
          </w:p>
        </w:tc>
      </w:tr>
      <w:tr w:rsidR="00BF0C07" w14:paraId="0A7C4074" w14:textId="77777777">
        <w:trPr>
          <w:trHeight w:val="1085"/>
        </w:trPr>
        <w:tc>
          <w:tcPr>
            <w:tcW w:w="911" w:type="dxa"/>
            <w:tcBorders>
              <w:top w:val="nil"/>
              <w:left w:val="nil"/>
              <w:bottom w:val="nil"/>
              <w:right w:val="nil"/>
            </w:tcBorders>
            <w:tcMar>
              <w:top w:w="100" w:type="dxa"/>
              <w:left w:w="100" w:type="dxa"/>
              <w:bottom w:w="100" w:type="dxa"/>
              <w:right w:w="100" w:type="dxa"/>
            </w:tcMar>
          </w:tcPr>
          <w:p w14:paraId="44ADFB38" w14:textId="77777777" w:rsidR="00BF0C07" w:rsidRDefault="00CF2E2C">
            <w:pPr>
              <w:jc w:val="center"/>
              <w:rPr>
                <w:sz w:val="20"/>
                <w:szCs w:val="20"/>
              </w:rPr>
            </w:pPr>
            <w:r>
              <w:rPr>
                <w:sz w:val="20"/>
                <w:szCs w:val="20"/>
              </w:rPr>
              <w:t>RF03</w:t>
            </w:r>
          </w:p>
        </w:tc>
        <w:tc>
          <w:tcPr>
            <w:tcW w:w="1633" w:type="dxa"/>
            <w:tcBorders>
              <w:top w:val="nil"/>
              <w:left w:val="nil"/>
              <w:bottom w:val="nil"/>
              <w:right w:val="nil"/>
            </w:tcBorders>
            <w:tcMar>
              <w:top w:w="100" w:type="dxa"/>
              <w:left w:w="100" w:type="dxa"/>
              <w:bottom w:w="100" w:type="dxa"/>
              <w:right w:w="100" w:type="dxa"/>
            </w:tcMar>
          </w:tcPr>
          <w:p w14:paraId="618B6B4F" w14:textId="77777777" w:rsidR="00BF0C07" w:rsidRDefault="00CF2E2C">
            <w:pPr>
              <w:jc w:val="center"/>
              <w:rPr>
                <w:sz w:val="20"/>
                <w:szCs w:val="20"/>
              </w:rPr>
            </w:pPr>
            <w:r>
              <w:rPr>
                <w:sz w:val="20"/>
                <w:szCs w:val="20"/>
              </w:rPr>
              <w:t>Registrar demanda e capacidade</w:t>
            </w:r>
          </w:p>
        </w:tc>
        <w:tc>
          <w:tcPr>
            <w:tcW w:w="4665" w:type="dxa"/>
            <w:tcBorders>
              <w:top w:val="nil"/>
              <w:left w:val="nil"/>
              <w:bottom w:val="nil"/>
              <w:right w:val="nil"/>
            </w:tcBorders>
            <w:tcMar>
              <w:top w:w="100" w:type="dxa"/>
              <w:left w:w="100" w:type="dxa"/>
              <w:bottom w:w="100" w:type="dxa"/>
              <w:right w:w="100" w:type="dxa"/>
            </w:tcMar>
          </w:tcPr>
          <w:p w14:paraId="3CA098FB" w14:textId="77777777" w:rsidR="00BF0C07" w:rsidRDefault="00CF2E2C">
            <w:pPr>
              <w:jc w:val="center"/>
              <w:rPr>
                <w:sz w:val="20"/>
                <w:szCs w:val="20"/>
              </w:rPr>
            </w:pPr>
            <w:r>
              <w:rPr>
                <w:sz w:val="20"/>
                <w:szCs w:val="20"/>
              </w:rPr>
              <w:t>O sistema deve possibilitar a identificação do público alvo e o registro da capacidade e demanda esperada para os serviços.</w:t>
            </w:r>
          </w:p>
        </w:tc>
        <w:tc>
          <w:tcPr>
            <w:tcW w:w="1860" w:type="dxa"/>
            <w:tcBorders>
              <w:top w:val="nil"/>
              <w:left w:val="nil"/>
              <w:bottom w:val="nil"/>
              <w:right w:val="nil"/>
            </w:tcBorders>
            <w:tcMar>
              <w:top w:w="100" w:type="dxa"/>
              <w:left w:w="100" w:type="dxa"/>
              <w:bottom w:w="100" w:type="dxa"/>
              <w:right w:w="100" w:type="dxa"/>
            </w:tcMar>
          </w:tcPr>
          <w:p w14:paraId="7819A282" w14:textId="77777777" w:rsidR="00BF0C07" w:rsidRDefault="00CF2E2C">
            <w:pPr>
              <w:jc w:val="center"/>
              <w:rPr>
                <w:sz w:val="20"/>
                <w:szCs w:val="20"/>
              </w:rPr>
            </w:pPr>
            <w:r>
              <w:rPr>
                <w:sz w:val="20"/>
                <w:szCs w:val="20"/>
              </w:rPr>
              <w:t>Gerenciamento de Demanda</w:t>
            </w:r>
          </w:p>
        </w:tc>
      </w:tr>
      <w:tr w:rsidR="00BF0C07" w14:paraId="36BF7D68" w14:textId="77777777">
        <w:trPr>
          <w:trHeight w:val="1370"/>
        </w:trPr>
        <w:tc>
          <w:tcPr>
            <w:tcW w:w="911" w:type="dxa"/>
            <w:tcBorders>
              <w:top w:val="nil"/>
              <w:left w:val="nil"/>
              <w:bottom w:val="nil"/>
              <w:right w:val="nil"/>
            </w:tcBorders>
            <w:tcMar>
              <w:top w:w="100" w:type="dxa"/>
              <w:left w:w="100" w:type="dxa"/>
              <w:bottom w:w="100" w:type="dxa"/>
              <w:right w:w="100" w:type="dxa"/>
            </w:tcMar>
          </w:tcPr>
          <w:p w14:paraId="5BC152EB" w14:textId="77777777" w:rsidR="00BF0C07" w:rsidRDefault="00CF2E2C">
            <w:pPr>
              <w:jc w:val="center"/>
              <w:rPr>
                <w:sz w:val="20"/>
                <w:szCs w:val="20"/>
              </w:rPr>
            </w:pPr>
            <w:r>
              <w:rPr>
                <w:sz w:val="20"/>
                <w:szCs w:val="20"/>
              </w:rPr>
              <w:t>RF04</w:t>
            </w:r>
          </w:p>
        </w:tc>
        <w:tc>
          <w:tcPr>
            <w:tcW w:w="1633" w:type="dxa"/>
            <w:tcBorders>
              <w:top w:val="nil"/>
              <w:left w:val="nil"/>
              <w:bottom w:val="nil"/>
              <w:right w:val="nil"/>
            </w:tcBorders>
            <w:tcMar>
              <w:top w:w="100" w:type="dxa"/>
              <w:left w:w="100" w:type="dxa"/>
              <w:bottom w:w="100" w:type="dxa"/>
              <w:right w:w="100" w:type="dxa"/>
            </w:tcMar>
          </w:tcPr>
          <w:p w14:paraId="2296E4BA" w14:textId="77777777" w:rsidR="00BF0C07" w:rsidRDefault="00CF2E2C">
            <w:pPr>
              <w:jc w:val="center"/>
              <w:rPr>
                <w:sz w:val="20"/>
                <w:szCs w:val="20"/>
              </w:rPr>
            </w:pPr>
            <w:r>
              <w:rPr>
                <w:sz w:val="20"/>
                <w:szCs w:val="20"/>
              </w:rPr>
              <w:t>Vincular estratégia do negócio</w:t>
            </w:r>
          </w:p>
        </w:tc>
        <w:tc>
          <w:tcPr>
            <w:tcW w:w="4665" w:type="dxa"/>
            <w:tcBorders>
              <w:top w:val="nil"/>
              <w:left w:val="nil"/>
              <w:bottom w:val="nil"/>
              <w:right w:val="nil"/>
            </w:tcBorders>
            <w:tcMar>
              <w:top w:w="100" w:type="dxa"/>
              <w:left w:w="100" w:type="dxa"/>
              <w:bottom w:w="100" w:type="dxa"/>
              <w:right w:w="100" w:type="dxa"/>
            </w:tcMar>
          </w:tcPr>
          <w:p w14:paraId="11D187DE" w14:textId="77777777" w:rsidR="00BF0C07" w:rsidRDefault="00CF2E2C">
            <w:pPr>
              <w:jc w:val="center"/>
              <w:rPr>
                <w:sz w:val="20"/>
                <w:szCs w:val="20"/>
              </w:rPr>
            </w:pPr>
            <w:r>
              <w:rPr>
                <w:sz w:val="20"/>
                <w:szCs w:val="20"/>
              </w:rPr>
              <w:t>O sistema deve permitir a vinculação direta de um serviço de TI a um objetivo estratégico específico do negócio, demonstrando como a tecnologia gera valor para a organização.</w:t>
            </w:r>
          </w:p>
        </w:tc>
        <w:tc>
          <w:tcPr>
            <w:tcW w:w="1860" w:type="dxa"/>
            <w:tcBorders>
              <w:top w:val="nil"/>
              <w:left w:val="nil"/>
              <w:bottom w:val="nil"/>
              <w:right w:val="nil"/>
            </w:tcBorders>
            <w:tcMar>
              <w:top w:w="100" w:type="dxa"/>
              <w:left w:w="100" w:type="dxa"/>
              <w:bottom w:w="100" w:type="dxa"/>
              <w:right w:w="100" w:type="dxa"/>
            </w:tcMar>
          </w:tcPr>
          <w:p w14:paraId="2E561063" w14:textId="77777777" w:rsidR="00BF0C07" w:rsidRDefault="00CF2E2C">
            <w:pPr>
              <w:jc w:val="center"/>
              <w:rPr>
                <w:sz w:val="20"/>
                <w:szCs w:val="20"/>
              </w:rPr>
            </w:pPr>
            <w:r>
              <w:rPr>
                <w:sz w:val="20"/>
                <w:szCs w:val="20"/>
              </w:rPr>
              <w:t>Gerenciamento da Estratégia</w:t>
            </w:r>
          </w:p>
        </w:tc>
      </w:tr>
      <w:tr w:rsidR="00BF0C07" w14:paraId="3C029B9A" w14:textId="77777777">
        <w:trPr>
          <w:trHeight w:val="1370"/>
        </w:trPr>
        <w:tc>
          <w:tcPr>
            <w:tcW w:w="911" w:type="dxa"/>
            <w:tcBorders>
              <w:top w:val="nil"/>
              <w:left w:val="nil"/>
              <w:bottom w:val="nil"/>
              <w:right w:val="nil"/>
            </w:tcBorders>
            <w:tcMar>
              <w:top w:w="100" w:type="dxa"/>
              <w:left w:w="100" w:type="dxa"/>
              <w:bottom w:w="100" w:type="dxa"/>
              <w:right w:w="100" w:type="dxa"/>
            </w:tcMar>
          </w:tcPr>
          <w:p w14:paraId="6B3AD7A5" w14:textId="77777777" w:rsidR="00BF0C07" w:rsidRDefault="00CF2E2C">
            <w:pPr>
              <w:jc w:val="center"/>
              <w:rPr>
                <w:sz w:val="20"/>
                <w:szCs w:val="20"/>
              </w:rPr>
            </w:pPr>
            <w:r>
              <w:rPr>
                <w:sz w:val="20"/>
                <w:szCs w:val="20"/>
              </w:rPr>
              <w:t>RF05</w:t>
            </w:r>
          </w:p>
        </w:tc>
        <w:tc>
          <w:tcPr>
            <w:tcW w:w="1633" w:type="dxa"/>
            <w:tcBorders>
              <w:top w:val="nil"/>
              <w:left w:val="nil"/>
              <w:bottom w:val="nil"/>
              <w:right w:val="nil"/>
            </w:tcBorders>
            <w:tcMar>
              <w:top w:w="100" w:type="dxa"/>
              <w:left w:w="100" w:type="dxa"/>
              <w:bottom w:w="100" w:type="dxa"/>
              <w:right w:w="100" w:type="dxa"/>
            </w:tcMar>
          </w:tcPr>
          <w:p w14:paraId="4B6FBF1D" w14:textId="77777777" w:rsidR="00BF0C07" w:rsidRDefault="00CF2E2C">
            <w:pPr>
              <w:jc w:val="center"/>
              <w:rPr>
                <w:sz w:val="20"/>
                <w:szCs w:val="20"/>
              </w:rPr>
            </w:pPr>
            <w:r>
              <w:rPr>
                <w:sz w:val="20"/>
                <w:szCs w:val="20"/>
              </w:rPr>
              <w:t>Registrar os elementos da estratégia (4 Ps)</w:t>
            </w:r>
          </w:p>
        </w:tc>
        <w:tc>
          <w:tcPr>
            <w:tcW w:w="4665" w:type="dxa"/>
            <w:tcBorders>
              <w:top w:val="nil"/>
              <w:left w:val="nil"/>
              <w:bottom w:val="nil"/>
              <w:right w:val="nil"/>
            </w:tcBorders>
            <w:tcMar>
              <w:top w:w="100" w:type="dxa"/>
              <w:left w:w="100" w:type="dxa"/>
              <w:bottom w:w="100" w:type="dxa"/>
              <w:right w:w="100" w:type="dxa"/>
            </w:tcMar>
          </w:tcPr>
          <w:p w14:paraId="1903A436" w14:textId="77777777" w:rsidR="00BF0C07" w:rsidRDefault="00CF2E2C">
            <w:pPr>
              <w:jc w:val="center"/>
              <w:rPr>
                <w:sz w:val="20"/>
                <w:szCs w:val="20"/>
              </w:rPr>
            </w:pPr>
            <w:r>
              <w:rPr>
                <w:sz w:val="20"/>
                <w:szCs w:val="20"/>
              </w:rPr>
              <w:t>O sistema deve permitir o registro da Perspectiva, Posição, Plano e Padrão definidos para a estratégia de serviço, tornando esses elementos visíveis e consultáveis pela equipe responsável.</w:t>
            </w:r>
          </w:p>
        </w:tc>
        <w:tc>
          <w:tcPr>
            <w:tcW w:w="1860" w:type="dxa"/>
            <w:tcBorders>
              <w:top w:val="nil"/>
              <w:left w:val="nil"/>
              <w:bottom w:val="nil"/>
              <w:right w:val="nil"/>
            </w:tcBorders>
            <w:tcMar>
              <w:top w:w="100" w:type="dxa"/>
              <w:left w:w="100" w:type="dxa"/>
              <w:bottom w:w="100" w:type="dxa"/>
              <w:right w:w="100" w:type="dxa"/>
            </w:tcMar>
          </w:tcPr>
          <w:p w14:paraId="3BBF7BF1" w14:textId="77777777" w:rsidR="00BF0C07" w:rsidRDefault="00CF2E2C">
            <w:pPr>
              <w:jc w:val="center"/>
              <w:rPr>
                <w:sz w:val="20"/>
                <w:szCs w:val="20"/>
              </w:rPr>
            </w:pPr>
            <w:r>
              <w:rPr>
                <w:sz w:val="20"/>
                <w:szCs w:val="20"/>
              </w:rPr>
              <w:t>Gerenciamento da Estratégia</w:t>
            </w:r>
          </w:p>
        </w:tc>
      </w:tr>
      <w:tr w:rsidR="00BF0C07" w14:paraId="2073CD0F" w14:textId="77777777">
        <w:trPr>
          <w:trHeight w:val="1370"/>
        </w:trPr>
        <w:tc>
          <w:tcPr>
            <w:tcW w:w="911" w:type="dxa"/>
            <w:tcBorders>
              <w:top w:val="nil"/>
              <w:left w:val="nil"/>
              <w:bottom w:val="nil"/>
              <w:right w:val="nil"/>
            </w:tcBorders>
            <w:tcMar>
              <w:top w:w="100" w:type="dxa"/>
              <w:left w:w="100" w:type="dxa"/>
              <w:bottom w:w="100" w:type="dxa"/>
              <w:right w:w="100" w:type="dxa"/>
            </w:tcMar>
          </w:tcPr>
          <w:p w14:paraId="4B182E9F" w14:textId="77777777" w:rsidR="00BF0C07" w:rsidRDefault="00CF2E2C">
            <w:pPr>
              <w:jc w:val="center"/>
              <w:rPr>
                <w:sz w:val="20"/>
                <w:szCs w:val="20"/>
              </w:rPr>
            </w:pPr>
            <w:r>
              <w:rPr>
                <w:sz w:val="20"/>
                <w:szCs w:val="20"/>
              </w:rPr>
              <w:t>RF06</w:t>
            </w:r>
          </w:p>
        </w:tc>
        <w:tc>
          <w:tcPr>
            <w:tcW w:w="1633" w:type="dxa"/>
            <w:tcBorders>
              <w:top w:val="nil"/>
              <w:left w:val="nil"/>
              <w:bottom w:val="nil"/>
              <w:right w:val="nil"/>
            </w:tcBorders>
            <w:tcMar>
              <w:top w:w="100" w:type="dxa"/>
              <w:left w:w="100" w:type="dxa"/>
              <w:bottom w:w="100" w:type="dxa"/>
              <w:right w:w="100" w:type="dxa"/>
            </w:tcMar>
          </w:tcPr>
          <w:p w14:paraId="79C17521" w14:textId="77777777" w:rsidR="00BF0C07" w:rsidRDefault="00CF2E2C">
            <w:pPr>
              <w:jc w:val="center"/>
              <w:rPr>
                <w:sz w:val="20"/>
                <w:szCs w:val="20"/>
              </w:rPr>
            </w:pPr>
            <w:r>
              <w:rPr>
                <w:sz w:val="20"/>
                <w:szCs w:val="20"/>
              </w:rPr>
              <w:t>Definir indicadores de desempenho por serviço</w:t>
            </w:r>
          </w:p>
        </w:tc>
        <w:tc>
          <w:tcPr>
            <w:tcW w:w="4665" w:type="dxa"/>
            <w:tcBorders>
              <w:top w:val="nil"/>
              <w:left w:val="nil"/>
              <w:bottom w:val="nil"/>
              <w:right w:val="nil"/>
            </w:tcBorders>
            <w:tcMar>
              <w:top w:w="100" w:type="dxa"/>
              <w:left w:w="100" w:type="dxa"/>
              <w:bottom w:w="100" w:type="dxa"/>
              <w:right w:w="100" w:type="dxa"/>
            </w:tcMar>
          </w:tcPr>
          <w:p w14:paraId="0DB77E5C" w14:textId="77777777" w:rsidR="00BF0C07" w:rsidRDefault="00CF2E2C">
            <w:pPr>
              <w:jc w:val="center"/>
              <w:rPr>
                <w:sz w:val="20"/>
                <w:szCs w:val="20"/>
              </w:rPr>
            </w:pPr>
            <w:r>
              <w:rPr>
                <w:sz w:val="20"/>
                <w:szCs w:val="20"/>
              </w:rPr>
              <w:t>O sistema deve permitir que sejam definidos indicadores específicos para cada serviço de TI, associados aos objetivos estratégicos correspondentes.</w:t>
            </w:r>
          </w:p>
        </w:tc>
        <w:tc>
          <w:tcPr>
            <w:tcW w:w="1860" w:type="dxa"/>
            <w:tcBorders>
              <w:top w:val="nil"/>
              <w:left w:val="nil"/>
              <w:bottom w:val="nil"/>
              <w:right w:val="nil"/>
            </w:tcBorders>
            <w:tcMar>
              <w:top w:w="100" w:type="dxa"/>
              <w:left w:w="100" w:type="dxa"/>
              <w:bottom w:w="100" w:type="dxa"/>
              <w:right w:w="100" w:type="dxa"/>
            </w:tcMar>
          </w:tcPr>
          <w:p w14:paraId="53773D34" w14:textId="77777777" w:rsidR="00BF0C07" w:rsidRDefault="00CF2E2C">
            <w:pPr>
              <w:jc w:val="center"/>
              <w:rPr>
                <w:sz w:val="20"/>
                <w:szCs w:val="20"/>
              </w:rPr>
            </w:pPr>
            <w:r>
              <w:rPr>
                <w:sz w:val="20"/>
                <w:szCs w:val="20"/>
              </w:rPr>
              <w:t>Gerenciamento da Estratégia</w:t>
            </w:r>
          </w:p>
        </w:tc>
      </w:tr>
      <w:tr w:rsidR="00BF0C07" w14:paraId="382864F8" w14:textId="77777777">
        <w:trPr>
          <w:trHeight w:val="1370"/>
        </w:trPr>
        <w:tc>
          <w:tcPr>
            <w:tcW w:w="911" w:type="dxa"/>
            <w:tcBorders>
              <w:top w:val="nil"/>
              <w:left w:val="nil"/>
              <w:bottom w:val="nil"/>
              <w:right w:val="nil"/>
            </w:tcBorders>
            <w:tcMar>
              <w:top w:w="100" w:type="dxa"/>
              <w:left w:w="100" w:type="dxa"/>
              <w:bottom w:w="100" w:type="dxa"/>
              <w:right w:w="100" w:type="dxa"/>
            </w:tcMar>
          </w:tcPr>
          <w:p w14:paraId="158E71C6" w14:textId="77777777" w:rsidR="00BF0C07" w:rsidRDefault="00CF2E2C">
            <w:pPr>
              <w:jc w:val="center"/>
              <w:rPr>
                <w:sz w:val="20"/>
                <w:szCs w:val="20"/>
              </w:rPr>
            </w:pPr>
            <w:r>
              <w:rPr>
                <w:sz w:val="20"/>
                <w:szCs w:val="20"/>
              </w:rPr>
              <w:t>RF07</w:t>
            </w:r>
          </w:p>
        </w:tc>
        <w:tc>
          <w:tcPr>
            <w:tcW w:w="1633" w:type="dxa"/>
            <w:tcBorders>
              <w:top w:val="nil"/>
              <w:left w:val="nil"/>
              <w:bottom w:val="nil"/>
              <w:right w:val="nil"/>
            </w:tcBorders>
            <w:tcMar>
              <w:top w:w="100" w:type="dxa"/>
              <w:left w:w="100" w:type="dxa"/>
              <w:bottom w:w="100" w:type="dxa"/>
              <w:right w:w="100" w:type="dxa"/>
            </w:tcMar>
          </w:tcPr>
          <w:p w14:paraId="14AF6AAF" w14:textId="77777777" w:rsidR="00BF0C07" w:rsidRDefault="00CF2E2C">
            <w:pPr>
              <w:jc w:val="center"/>
              <w:rPr>
                <w:sz w:val="20"/>
                <w:szCs w:val="20"/>
              </w:rPr>
            </w:pPr>
            <w:r>
              <w:rPr>
                <w:sz w:val="20"/>
                <w:szCs w:val="20"/>
              </w:rPr>
              <w:t>Computar indicadores a partir de dados operacionais</w:t>
            </w:r>
          </w:p>
        </w:tc>
        <w:tc>
          <w:tcPr>
            <w:tcW w:w="4665" w:type="dxa"/>
            <w:tcBorders>
              <w:top w:val="nil"/>
              <w:left w:val="nil"/>
              <w:bottom w:val="nil"/>
              <w:right w:val="nil"/>
            </w:tcBorders>
            <w:tcMar>
              <w:top w:w="100" w:type="dxa"/>
              <w:left w:w="100" w:type="dxa"/>
              <w:bottom w:w="100" w:type="dxa"/>
              <w:right w:w="100" w:type="dxa"/>
            </w:tcMar>
          </w:tcPr>
          <w:p w14:paraId="289C866E" w14:textId="77777777" w:rsidR="00BF0C07" w:rsidRDefault="00CF2E2C">
            <w:pPr>
              <w:jc w:val="center"/>
              <w:rPr>
                <w:sz w:val="20"/>
                <w:szCs w:val="20"/>
              </w:rPr>
            </w:pPr>
            <w:r>
              <w:rPr>
                <w:sz w:val="20"/>
                <w:szCs w:val="20"/>
              </w:rPr>
              <w:t>O sistema deve calcular automaticamente os indicadores definidos a partir de dados reais de operação, como acordos de nível de serviço (SLAs), satisfação do usuário e tempo de atendimento, apoiando a melhoria contínua e a tomada de decisão.</w:t>
            </w:r>
          </w:p>
        </w:tc>
        <w:tc>
          <w:tcPr>
            <w:tcW w:w="1860" w:type="dxa"/>
            <w:tcBorders>
              <w:top w:val="nil"/>
              <w:left w:val="nil"/>
              <w:bottom w:val="nil"/>
              <w:right w:val="nil"/>
            </w:tcBorders>
            <w:tcMar>
              <w:top w:w="100" w:type="dxa"/>
              <w:left w:w="100" w:type="dxa"/>
              <w:bottom w:w="100" w:type="dxa"/>
              <w:right w:w="100" w:type="dxa"/>
            </w:tcMar>
          </w:tcPr>
          <w:p w14:paraId="17DDEF0C" w14:textId="77777777" w:rsidR="00BF0C07" w:rsidRDefault="00CF2E2C">
            <w:pPr>
              <w:jc w:val="center"/>
              <w:rPr>
                <w:sz w:val="20"/>
                <w:szCs w:val="20"/>
              </w:rPr>
            </w:pPr>
            <w:r>
              <w:rPr>
                <w:sz w:val="20"/>
                <w:szCs w:val="20"/>
              </w:rPr>
              <w:t>Gerenciamento da Estratégia</w:t>
            </w:r>
          </w:p>
        </w:tc>
      </w:tr>
    </w:tbl>
    <w:p w14:paraId="00B64E1F" w14:textId="77777777" w:rsidR="00BF0C07" w:rsidRDefault="00CF2E2C">
      <w:pPr>
        <w:spacing w:before="240" w:after="240"/>
        <w:jc w:val="center"/>
      </w:pPr>
      <w:r>
        <w:t>Fonte: Autoria própria</w:t>
      </w:r>
    </w:p>
    <w:p w14:paraId="6CDFAE6F" w14:textId="77777777" w:rsidR="00BF0C07" w:rsidRDefault="00CF2E2C">
      <w:pPr>
        <w:spacing w:before="240" w:after="240"/>
        <w:ind w:firstLine="708"/>
      </w:pPr>
      <w:r>
        <w:t>Cabe destacar que o RF04 é o requisito central para este trabalho, pois é ele que conecta a ferramenta ao tema da gestão da estratégia de serviço. Os requisitos RF01, RF02 e RF03 são complementares, pois representam as informações que alimentam e sustentam a tomada de decisão estratégica. Já os requisitos RF05, RF06 e RF07 fecham o ciclo da estratégia: o RF05 garante que os elementos conceituais da estratégia — os 4 Ps — fiquem registrados e visíveis para a equipe, enquanto o RF06 e o RF07 garantem que o de</w:t>
      </w:r>
      <w:r>
        <w:t>sempenho dos serviços seja medido e utilizado como base para a melhoria contínua e a tomada de decisão, fechando a lógica de avaliação de estratégia apresentada na fundamentação teórica (Seção 2.1.3).</w:t>
      </w:r>
    </w:p>
    <w:p w14:paraId="5F32EC66" w14:textId="77777777" w:rsidR="00BF0C07" w:rsidRDefault="00CF2E2C">
      <w:pPr>
        <w:pStyle w:val="Ttulo4"/>
        <w:keepNext w:val="0"/>
        <w:keepLines w:val="0"/>
        <w:spacing w:before="240" w:after="40"/>
      </w:pPr>
      <w:bookmarkStart w:id="177" w:name="_oarkdtltn22j" w:colFirst="0" w:colLast="0"/>
      <w:bookmarkEnd w:id="177"/>
      <w:r>
        <w:t>4.3.5.4 Avaliação Preliminar das Ferramentas</w:t>
      </w:r>
    </w:p>
    <w:p w14:paraId="3FA3F9A5" w14:textId="77777777" w:rsidR="00BF0C07" w:rsidRDefault="00CF2E2C">
      <w:pPr>
        <w:spacing w:before="240" w:after="240"/>
        <w:ind w:firstLine="708"/>
      </w:pPr>
      <w:r>
        <w:t>Com base nos requisitos funcionais definidos, foi realizada uma avaliação preliminar das quatro ferramentas identificadas na literatura. O Quadro 12 apresenta o cruzamento entre os requisitos e as capacidades nativas de cada solução.</w:t>
      </w:r>
    </w:p>
    <w:p w14:paraId="10ACFAB2" w14:textId="77777777" w:rsidR="00BF0C07" w:rsidRDefault="00CF2E2C">
      <w:pPr>
        <w:spacing w:before="240" w:after="240"/>
        <w:jc w:val="center"/>
        <w:rPr>
          <w:sz w:val="18"/>
          <w:szCs w:val="18"/>
        </w:rPr>
      </w:pPr>
      <w:r>
        <w:rPr>
          <w:b/>
          <w:bCs/>
          <w:sz w:val="18"/>
          <w:szCs w:val="18"/>
        </w:rPr>
        <w:t>Quadro 12 — Avaliação preliminar das ferramentas de ITSM em relação aos requisitos funcionais</w:t>
      </w:r>
    </w:p>
    <w:tbl>
      <w:tblPr>
        <w:tblStyle w:val="afb"/>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3"/>
        <w:gridCol w:w="1996"/>
        <w:gridCol w:w="1911"/>
        <w:gridCol w:w="1744"/>
        <w:gridCol w:w="1647"/>
      </w:tblGrid>
      <w:tr w:rsidR="00BF0C07" w14:paraId="708646BC" w14:textId="77777777">
        <w:trPr>
          <w:trHeight w:val="800"/>
        </w:trPr>
        <w:tc>
          <w:tcPr>
            <w:tcW w:w="1772" w:type="dxa"/>
            <w:tcBorders>
              <w:top w:val="nil"/>
              <w:left w:val="nil"/>
              <w:bottom w:val="nil"/>
              <w:right w:val="nil"/>
            </w:tcBorders>
            <w:tcMar>
              <w:top w:w="100" w:type="dxa"/>
              <w:left w:w="100" w:type="dxa"/>
              <w:bottom w:w="100" w:type="dxa"/>
              <w:right w:w="100" w:type="dxa"/>
            </w:tcMar>
          </w:tcPr>
          <w:p w14:paraId="571A4AA4" w14:textId="77777777" w:rsidR="00BF0C07" w:rsidRDefault="00CF2E2C">
            <w:pPr>
              <w:jc w:val="center"/>
              <w:rPr>
                <w:sz w:val="20"/>
                <w:szCs w:val="20"/>
              </w:rPr>
            </w:pPr>
            <w:r>
              <w:rPr>
                <w:b/>
                <w:bCs/>
                <w:sz w:val="20"/>
                <w:szCs w:val="20"/>
              </w:rPr>
              <w:t>Requisito Funcional</w:t>
            </w:r>
          </w:p>
        </w:tc>
        <w:tc>
          <w:tcPr>
            <w:tcW w:w="1995" w:type="dxa"/>
            <w:tcBorders>
              <w:top w:val="nil"/>
              <w:left w:val="nil"/>
              <w:bottom w:val="nil"/>
              <w:right w:val="nil"/>
            </w:tcBorders>
            <w:tcMar>
              <w:top w:w="100" w:type="dxa"/>
              <w:left w:w="100" w:type="dxa"/>
              <w:bottom w:w="100" w:type="dxa"/>
              <w:right w:w="100" w:type="dxa"/>
            </w:tcMar>
          </w:tcPr>
          <w:p w14:paraId="26AE5676" w14:textId="77777777" w:rsidR="00BF0C07" w:rsidRDefault="00CF2E2C">
            <w:pPr>
              <w:jc w:val="center"/>
              <w:rPr>
                <w:sz w:val="20"/>
                <w:szCs w:val="20"/>
              </w:rPr>
            </w:pPr>
            <w:r>
              <w:rPr>
                <w:b/>
                <w:bCs/>
                <w:sz w:val="20"/>
                <w:szCs w:val="20"/>
              </w:rPr>
              <w:t>Jira Service Management</w:t>
            </w:r>
          </w:p>
        </w:tc>
        <w:tc>
          <w:tcPr>
            <w:tcW w:w="1911" w:type="dxa"/>
            <w:tcBorders>
              <w:top w:val="nil"/>
              <w:left w:val="nil"/>
              <w:bottom w:val="nil"/>
              <w:right w:val="nil"/>
            </w:tcBorders>
            <w:tcMar>
              <w:top w:w="100" w:type="dxa"/>
              <w:left w:w="100" w:type="dxa"/>
              <w:bottom w:w="100" w:type="dxa"/>
              <w:right w:w="100" w:type="dxa"/>
            </w:tcMar>
          </w:tcPr>
          <w:p w14:paraId="0937C164" w14:textId="77777777" w:rsidR="00BF0C07" w:rsidRDefault="00CF2E2C">
            <w:pPr>
              <w:jc w:val="center"/>
              <w:rPr>
                <w:sz w:val="20"/>
                <w:szCs w:val="20"/>
              </w:rPr>
            </w:pPr>
            <w:r>
              <w:rPr>
                <w:b/>
                <w:bCs/>
                <w:sz w:val="20"/>
                <w:szCs w:val="20"/>
              </w:rPr>
              <w:t>ServiceNow</w:t>
            </w:r>
          </w:p>
        </w:tc>
        <w:tc>
          <w:tcPr>
            <w:tcW w:w="1744" w:type="dxa"/>
            <w:tcBorders>
              <w:top w:val="nil"/>
              <w:left w:val="nil"/>
              <w:bottom w:val="nil"/>
              <w:right w:val="nil"/>
            </w:tcBorders>
            <w:tcMar>
              <w:top w:w="100" w:type="dxa"/>
              <w:left w:w="100" w:type="dxa"/>
              <w:bottom w:w="100" w:type="dxa"/>
              <w:right w:w="100" w:type="dxa"/>
            </w:tcMar>
          </w:tcPr>
          <w:p w14:paraId="3B02C89C" w14:textId="77777777" w:rsidR="00BF0C07" w:rsidRDefault="00CF2E2C">
            <w:pPr>
              <w:jc w:val="center"/>
              <w:rPr>
                <w:sz w:val="20"/>
                <w:szCs w:val="20"/>
              </w:rPr>
            </w:pPr>
            <w:r>
              <w:rPr>
                <w:b/>
                <w:bCs/>
                <w:sz w:val="20"/>
                <w:szCs w:val="20"/>
              </w:rPr>
              <w:t>Freshservice</w:t>
            </w:r>
          </w:p>
        </w:tc>
        <w:tc>
          <w:tcPr>
            <w:tcW w:w="1647" w:type="dxa"/>
            <w:tcBorders>
              <w:top w:val="nil"/>
              <w:left w:val="nil"/>
              <w:bottom w:val="nil"/>
              <w:right w:val="nil"/>
            </w:tcBorders>
            <w:tcMar>
              <w:top w:w="100" w:type="dxa"/>
              <w:left w:w="100" w:type="dxa"/>
              <w:bottom w:w="100" w:type="dxa"/>
              <w:right w:w="100" w:type="dxa"/>
            </w:tcMar>
          </w:tcPr>
          <w:p w14:paraId="74D6D3BF" w14:textId="77777777" w:rsidR="00BF0C07" w:rsidRDefault="00CF2E2C">
            <w:pPr>
              <w:jc w:val="center"/>
              <w:rPr>
                <w:sz w:val="20"/>
                <w:szCs w:val="20"/>
              </w:rPr>
            </w:pPr>
            <w:r>
              <w:rPr>
                <w:b/>
                <w:bCs/>
                <w:sz w:val="20"/>
                <w:szCs w:val="20"/>
              </w:rPr>
              <w:t>GLPI</w:t>
            </w:r>
          </w:p>
        </w:tc>
      </w:tr>
      <w:tr w:rsidR="00BF0C07" w14:paraId="07EE379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6A54A057" w14:textId="77777777" w:rsidR="00BF0C07" w:rsidRDefault="00CF2E2C">
            <w:pPr>
              <w:jc w:val="center"/>
              <w:rPr>
                <w:sz w:val="20"/>
                <w:szCs w:val="20"/>
              </w:rPr>
            </w:pPr>
            <w:r>
              <w:rPr>
                <w:sz w:val="20"/>
                <w:szCs w:val="20"/>
              </w:rPr>
              <w:t>RF01: Cadastrar portfólio de serviços</w:t>
            </w:r>
          </w:p>
        </w:tc>
        <w:tc>
          <w:tcPr>
            <w:tcW w:w="1995" w:type="dxa"/>
            <w:tcBorders>
              <w:top w:val="nil"/>
              <w:left w:val="nil"/>
              <w:bottom w:val="nil"/>
              <w:right w:val="nil"/>
            </w:tcBorders>
            <w:tcMar>
              <w:top w:w="100" w:type="dxa"/>
              <w:left w:w="100" w:type="dxa"/>
              <w:bottom w:w="100" w:type="dxa"/>
              <w:right w:w="100" w:type="dxa"/>
            </w:tcMar>
          </w:tcPr>
          <w:p w14:paraId="4B982829" w14:textId="77777777" w:rsidR="00BF0C07" w:rsidRDefault="00CF2E2C">
            <w:pPr>
              <w:jc w:val="center"/>
              <w:rPr>
                <w:sz w:val="20"/>
                <w:szCs w:val="20"/>
              </w:rPr>
            </w:pPr>
            <w:r>
              <w:rPr>
                <w:sz w:val="20"/>
                <w:szCs w:val="20"/>
              </w:rPr>
              <w:t>Atende (catálogo de serviços)</w:t>
            </w:r>
          </w:p>
        </w:tc>
        <w:tc>
          <w:tcPr>
            <w:tcW w:w="1911" w:type="dxa"/>
            <w:tcBorders>
              <w:top w:val="nil"/>
              <w:left w:val="nil"/>
              <w:bottom w:val="nil"/>
              <w:right w:val="nil"/>
            </w:tcBorders>
            <w:tcMar>
              <w:top w:w="100" w:type="dxa"/>
              <w:left w:w="100" w:type="dxa"/>
              <w:bottom w:w="100" w:type="dxa"/>
              <w:right w:w="100" w:type="dxa"/>
            </w:tcMar>
          </w:tcPr>
          <w:p w14:paraId="27497EB8" w14:textId="77777777" w:rsidR="00BF0C07" w:rsidRDefault="00CF2E2C">
            <w:pPr>
              <w:jc w:val="center"/>
              <w:rPr>
                <w:sz w:val="20"/>
                <w:szCs w:val="20"/>
              </w:rPr>
            </w:pPr>
            <w:r>
              <w:rPr>
                <w:sz w:val="20"/>
                <w:szCs w:val="20"/>
              </w:rPr>
              <w:t>Atende (módulo de portfólio)</w:t>
            </w:r>
          </w:p>
        </w:tc>
        <w:tc>
          <w:tcPr>
            <w:tcW w:w="1744" w:type="dxa"/>
            <w:tcBorders>
              <w:top w:val="nil"/>
              <w:left w:val="nil"/>
              <w:bottom w:val="nil"/>
              <w:right w:val="nil"/>
            </w:tcBorders>
            <w:tcMar>
              <w:top w:w="100" w:type="dxa"/>
              <w:left w:w="100" w:type="dxa"/>
              <w:bottom w:w="100" w:type="dxa"/>
              <w:right w:w="100" w:type="dxa"/>
            </w:tcMar>
          </w:tcPr>
          <w:p w14:paraId="498F19CE" w14:textId="77777777" w:rsidR="00BF0C07" w:rsidRDefault="00CF2E2C">
            <w:pPr>
              <w:jc w:val="center"/>
              <w:rPr>
                <w:sz w:val="20"/>
                <w:szCs w:val="20"/>
              </w:rPr>
            </w:pPr>
            <w:r>
              <w:rPr>
                <w:sz w:val="20"/>
                <w:szCs w:val="20"/>
              </w:rPr>
              <w:t>Atende (catálogo de serviços)</w:t>
            </w:r>
          </w:p>
        </w:tc>
        <w:tc>
          <w:tcPr>
            <w:tcW w:w="1647" w:type="dxa"/>
            <w:tcBorders>
              <w:top w:val="nil"/>
              <w:left w:val="nil"/>
              <w:bottom w:val="nil"/>
              <w:right w:val="nil"/>
            </w:tcBorders>
            <w:tcMar>
              <w:top w:w="100" w:type="dxa"/>
              <w:left w:w="100" w:type="dxa"/>
              <w:bottom w:w="100" w:type="dxa"/>
              <w:right w:w="100" w:type="dxa"/>
            </w:tcMar>
          </w:tcPr>
          <w:p w14:paraId="11DDE02F" w14:textId="77777777" w:rsidR="00BF0C07" w:rsidRDefault="00CF2E2C">
            <w:pPr>
              <w:jc w:val="center"/>
              <w:rPr>
                <w:sz w:val="20"/>
                <w:szCs w:val="20"/>
              </w:rPr>
            </w:pPr>
            <w:r>
              <w:rPr>
                <w:sz w:val="20"/>
                <w:szCs w:val="20"/>
              </w:rPr>
              <w:t>Atende (catálogo nativo)</w:t>
            </w:r>
          </w:p>
        </w:tc>
      </w:tr>
      <w:tr w:rsidR="00BF0C07" w14:paraId="3B3A479B"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8D6EDB3" w14:textId="77777777" w:rsidR="00BF0C07" w:rsidRDefault="00CF2E2C">
            <w:pPr>
              <w:jc w:val="center"/>
              <w:rPr>
                <w:sz w:val="20"/>
                <w:szCs w:val="20"/>
              </w:rPr>
            </w:pPr>
            <w:r>
              <w:rPr>
                <w:sz w:val="20"/>
                <w:szCs w:val="20"/>
              </w:rPr>
              <w:t>RF02: Registrar custos e orçamento</w:t>
            </w:r>
          </w:p>
        </w:tc>
        <w:tc>
          <w:tcPr>
            <w:tcW w:w="1995" w:type="dxa"/>
            <w:tcBorders>
              <w:top w:val="nil"/>
              <w:left w:val="nil"/>
              <w:bottom w:val="nil"/>
              <w:right w:val="nil"/>
            </w:tcBorders>
            <w:tcMar>
              <w:top w:w="100" w:type="dxa"/>
              <w:left w:w="100" w:type="dxa"/>
              <w:bottom w:w="100" w:type="dxa"/>
              <w:right w:w="100" w:type="dxa"/>
            </w:tcMar>
          </w:tcPr>
          <w:p w14:paraId="4869CA10" w14:textId="77777777" w:rsidR="00BF0C07" w:rsidRDefault="00CF2E2C">
            <w:pPr>
              <w:jc w:val="center"/>
              <w:rPr>
                <w:sz w:val="20"/>
                <w:szCs w:val="20"/>
              </w:rPr>
            </w:pPr>
            <w:r>
              <w:rPr>
                <w:sz w:val="20"/>
                <w:szCs w:val="20"/>
              </w:rPr>
              <w:t>Atende parcialmente (requer extensão)</w:t>
            </w:r>
          </w:p>
        </w:tc>
        <w:tc>
          <w:tcPr>
            <w:tcW w:w="1911" w:type="dxa"/>
            <w:tcBorders>
              <w:top w:val="nil"/>
              <w:left w:val="nil"/>
              <w:bottom w:val="nil"/>
              <w:right w:val="nil"/>
            </w:tcBorders>
            <w:tcMar>
              <w:top w:w="100" w:type="dxa"/>
              <w:left w:w="100" w:type="dxa"/>
              <w:bottom w:w="100" w:type="dxa"/>
              <w:right w:w="100" w:type="dxa"/>
            </w:tcMar>
          </w:tcPr>
          <w:p w14:paraId="1D79A015" w14:textId="77777777" w:rsidR="00BF0C07" w:rsidRDefault="00CF2E2C">
            <w:pPr>
              <w:jc w:val="center"/>
              <w:rPr>
                <w:sz w:val="20"/>
                <w:szCs w:val="20"/>
              </w:rPr>
            </w:pPr>
            <w:r>
              <w:rPr>
                <w:sz w:val="20"/>
                <w:szCs w:val="20"/>
              </w:rPr>
              <w:t>Atende (módulo financeiro)</w:t>
            </w:r>
          </w:p>
        </w:tc>
        <w:tc>
          <w:tcPr>
            <w:tcW w:w="1744" w:type="dxa"/>
            <w:tcBorders>
              <w:top w:val="nil"/>
              <w:left w:val="nil"/>
              <w:bottom w:val="nil"/>
              <w:right w:val="nil"/>
            </w:tcBorders>
            <w:tcMar>
              <w:top w:w="100" w:type="dxa"/>
              <w:left w:w="100" w:type="dxa"/>
              <w:bottom w:w="100" w:type="dxa"/>
              <w:right w:w="100" w:type="dxa"/>
            </w:tcMar>
          </w:tcPr>
          <w:p w14:paraId="5DFEF80E"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197F144B" w14:textId="77777777" w:rsidR="00BF0C07" w:rsidRDefault="00CF2E2C">
            <w:pPr>
              <w:jc w:val="center"/>
              <w:rPr>
                <w:sz w:val="20"/>
                <w:szCs w:val="20"/>
              </w:rPr>
            </w:pPr>
            <w:r>
              <w:rPr>
                <w:sz w:val="20"/>
                <w:szCs w:val="20"/>
              </w:rPr>
              <w:t>Atende (gestão financeira)</w:t>
            </w:r>
          </w:p>
        </w:tc>
      </w:tr>
      <w:tr w:rsidR="00BF0C07" w14:paraId="37E2A53C"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5D9CE4A" w14:textId="77777777" w:rsidR="00BF0C07" w:rsidRDefault="00CF2E2C">
            <w:pPr>
              <w:jc w:val="center"/>
              <w:rPr>
                <w:sz w:val="20"/>
                <w:szCs w:val="20"/>
              </w:rPr>
            </w:pPr>
            <w:r>
              <w:rPr>
                <w:sz w:val="20"/>
                <w:szCs w:val="20"/>
              </w:rPr>
              <w:t>RF03: Registrar demanda e capacidade</w:t>
            </w:r>
          </w:p>
        </w:tc>
        <w:tc>
          <w:tcPr>
            <w:tcW w:w="1995" w:type="dxa"/>
            <w:tcBorders>
              <w:top w:val="nil"/>
              <w:left w:val="nil"/>
              <w:bottom w:val="nil"/>
              <w:right w:val="nil"/>
            </w:tcBorders>
            <w:tcMar>
              <w:top w:w="100" w:type="dxa"/>
              <w:left w:w="100" w:type="dxa"/>
              <w:bottom w:w="100" w:type="dxa"/>
              <w:right w:w="100" w:type="dxa"/>
            </w:tcMar>
          </w:tcPr>
          <w:p w14:paraId="4FCBC393" w14:textId="77777777" w:rsidR="00BF0C07" w:rsidRDefault="00CF2E2C">
            <w:pPr>
              <w:jc w:val="center"/>
              <w:rPr>
                <w:sz w:val="20"/>
                <w:szCs w:val="20"/>
              </w:rPr>
            </w:pPr>
            <w:r>
              <w:rPr>
                <w:sz w:val="20"/>
                <w:szCs w:val="20"/>
              </w:rPr>
              <w:t>Atende</w:t>
            </w:r>
          </w:p>
        </w:tc>
        <w:tc>
          <w:tcPr>
            <w:tcW w:w="1911" w:type="dxa"/>
            <w:tcBorders>
              <w:top w:val="nil"/>
              <w:left w:val="nil"/>
              <w:bottom w:val="nil"/>
              <w:right w:val="nil"/>
            </w:tcBorders>
            <w:tcMar>
              <w:top w:w="100" w:type="dxa"/>
              <w:left w:w="100" w:type="dxa"/>
              <w:bottom w:w="100" w:type="dxa"/>
              <w:right w:w="100" w:type="dxa"/>
            </w:tcMar>
          </w:tcPr>
          <w:p w14:paraId="571ABE4F" w14:textId="77777777" w:rsidR="00BF0C07" w:rsidRDefault="00CF2E2C">
            <w:pPr>
              <w:jc w:val="center"/>
              <w:rPr>
                <w:sz w:val="20"/>
                <w:szCs w:val="20"/>
              </w:rPr>
            </w:pPr>
            <w:r>
              <w:rPr>
                <w:sz w:val="20"/>
                <w:szCs w:val="20"/>
              </w:rPr>
              <w:t>Atende</w:t>
            </w:r>
          </w:p>
        </w:tc>
        <w:tc>
          <w:tcPr>
            <w:tcW w:w="1744" w:type="dxa"/>
            <w:tcBorders>
              <w:top w:val="nil"/>
              <w:left w:val="nil"/>
              <w:bottom w:val="nil"/>
              <w:right w:val="nil"/>
            </w:tcBorders>
            <w:tcMar>
              <w:top w:w="100" w:type="dxa"/>
              <w:left w:w="100" w:type="dxa"/>
              <w:bottom w:w="100" w:type="dxa"/>
              <w:right w:w="100" w:type="dxa"/>
            </w:tcMar>
          </w:tcPr>
          <w:p w14:paraId="3803C9B8"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045E7CB4" w14:textId="77777777" w:rsidR="00BF0C07" w:rsidRDefault="00CF2E2C">
            <w:pPr>
              <w:jc w:val="center"/>
              <w:rPr>
                <w:sz w:val="20"/>
                <w:szCs w:val="20"/>
              </w:rPr>
            </w:pPr>
            <w:r>
              <w:rPr>
                <w:sz w:val="20"/>
                <w:szCs w:val="20"/>
              </w:rPr>
              <w:t>Atende parcialmente</w:t>
            </w:r>
          </w:p>
        </w:tc>
      </w:tr>
      <w:tr w:rsidR="00BF0C07" w14:paraId="55025969" w14:textId="77777777">
        <w:trPr>
          <w:trHeight w:val="1085"/>
        </w:trPr>
        <w:tc>
          <w:tcPr>
            <w:tcW w:w="1772" w:type="dxa"/>
            <w:tcBorders>
              <w:top w:val="nil"/>
              <w:left w:val="nil"/>
              <w:bottom w:val="nil"/>
              <w:right w:val="nil"/>
            </w:tcBorders>
            <w:tcMar>
              <w:top w:w="100" w:type="dxa"/>
              <w:left w:w="100" w:type="dxa"/>
              <w:bottom w:w="100" w:type="dxa"/>
              <w:right w:w="100" w:type="dxa"/>
            </w:tcMar>
          </w:tcPr>
          <w:p w14:paraId="0CE9D035" w14:textId="77777777" w:rsidR="00BF0C07" w:rsidRDefault="00CF2E2C">
            <w:pPr>
              <w:jc w:val="center"/>
              <w:rPr>
                <w:sz w:val="20"/>
                <w:szCs w:val="20"/>
              </w:rPr>
            </w:pPr>
            <w:r>
              <w:rPr>
                <w:sz w:val="20"/>
                <w:szCs w:val="20"/>
              </w:rPr>
              <w:t>RF04: Vincular estratégia do negócio</w:t>
            </w:r>
          </w:p>
        </w:tc>
        <w:tc>
          <w:tcPr>
            <w:tcW w:w="1995" w:type="dxa"/>
            <w:tcBorders>
              <w:top w:val="nil"/>
              <w:left w:val="nil"/>
              <w:bottom w:val="nil"/>
              <w:right w:val="nil"/>
            </w:tcBorders>
            <w:tcMar>
              <w:top w:w="100" w:type="dxa"/>
              <w:left w:w="100" w:type="dxa"/>
              <w:bottom w:w="100" w:type="dxa"/>
              <w:right w:w="100" w:type="dxa"/>
            </w:tcMar>
          </w:tcPr>
          <w:p w14:paraId="00E539D4" w14:textId="77777777" w:rsidR="00BF0C07" w:rsidRDefault="00CF2E2C">
            <w:pPr>
              <w:jc w:val="center"/>
              <w:rPr>
                <w:sz w:val="20"/>
                <w:szCs w:val="20"/>
              </w:rPr>
            </w:pPr>
            <w:r>
              <w:rPr>
                <w:sz w:val="20"/>
                <w:szCs w:val="20"/>
              </w:rPr>
              <w:t>Atende (campos customizados)</w:t>
            </w:r>
          </w:p>
        </w:tc>
        <w:tc>
          <w:tcPr>
            <w:tcW w:w="1911" w:type="dxa"/>
            <w:tcBorders>
              <w:top w:val="nil"/>
              <w:left w:val="nil"/>
              <w:bottom w:val="nil"/>
              <w:right w:val="nil"/>
            </w:tcBorders>
            <w:tcMar>
              <w:top w:w="100" w:type="dxa"/>
              <w:left w:w="100" w:type="dxa"/>
              <w:bottom w:w="100" w:type="dxa"/>
              <w:right w:w="100" w:type="dxa"/>
            </w:tcMar>
          </w:tcPr>
          <w:p w14:paraId="74E832CF" w14:textId="77777777" w:rsidR="00BF0C07" w:rsidRDefault="00CF2E2C">
            <w:pPr>
              <w:jc w:val="center"/>
              <w:rPr>
                <w:sz w:val="20"/>
                <w:szCs w:val="20"/>
              </w:rPr>
            </w:pPr>
            <w:r>
              <w:rPr>
                <w:sz w:val="20"/>
                <w:szCs w:val="20"/>
              </w:rPr>
              <w:t>Atende (módulo de portfólio estratégico)</w:t>
            </w:r>
          </w:p>
        </w:tc>
        <w:tc>
          <w:tcPr>
            <w:tcW w:w="1744" w:type="dxa"/>
            <w:tcBorders>
              <w:top w:val="nil"/>
              <w:left w:val="nil"/>
              <w:bottom w:val="nil"/>
              <w:right w:val="nil"/>
            </w:tcBorders>
            <w:tcMar>
              <w:top w:w="100" w:type="dxa"/>
              <w:left w:w="100" w:type="dxa"/>
              <w:bottom w:w="100" w:type="dxa"/>
              <w:right w:w="100" w:type="dxa"/>
            </w:tcMar>
          </w:tcPr>
          <w:p w14:paraId="0AF22345" w14:textId="77777777" w:rsidR="00BF0C07" w:rsidRDefault="00CF2E2C">
            <w:pPr>
              <w:jc w:val="center"/>
              <w:rPr>
                <w:sz w:val="20"/>
                <w:szCs w:val="20"/>
              </w:rPr>
            </w:pPr>
            <w:r>
              <w:rPr>
                <w:sz w:val="20"/>
                <w:szCs w:val="20"/>
              </w:rPr>
              <w:t>Atende parcialmente</w:t>
            </w:r>
          </w:p>
        </w:tc>
        <w:tc>
          <w:tcPr>
            <w:tcW w:w="1647" w:type="dxa"/>
            <w:tcBorders>
              <w:top w:val="nil"/>
              <w:left w:val="nil"/>
              <w:bottom w:val="nil"/>
              <w:right w:val="nil"/>
            </w:tcBorders>
            <w:tcMar>
              <w:top w:w="100" w:type="dxa"/>
              <w:left w:w="100" w:type="dxa"/>
              <w:bottom w:w="100" w:type="dxa"/>
              <w:right w:w="100" w:type="dxa"/>
            </w:tcMar>
          </w:tcPr>
          <w:p w14:paraId="063FB4A9" w14:textId="77777777" w:rsidR="00BF0C07" w:rsidRDefault="00CF2E2C">
            <w:pPr>
              <w:jc w:val="center"/>
              <w:rPr>
                <w:sz w:val="20"/>
                <w:szCs w:val="20"/>
              </w:rPr>
            </w:pPr>
            <w:r>
              <w:rPr>
                <w:sz w:val="20"/>
                <w:szCs w:val="20"/>
              </w:rPr>
              <w:t>Não atende nativamente</w:t>
            </w:r>
          </w:p>
        </w:tc>
      </w:tr>
      <w:tr w:rsidR="00BF0C07" w14:paraId="23E283C7"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62CFCD1" w14:textId="77777777" w:rsidR="00BF0C07" w:rsidRDefault="00CF2E2C">
            <w:pPr>
              <w:jc w:val="center"/>
              <w:rPr>
                <w:sz w:val="20"/>
                <w:szCs w:val="20"/>
              </w:rPr>
            </w:pPr>
            <w:r>
              <w:rPr>
                <w:sz w:val="20"/>
                <w:szCs w:val="20"/>
              </w:rPr>
              <w:t>RF05: Registrar os elementos da estratégia (4 Ps)</w:t>
            </w:r>
          </w:p>
        </w:tc>
        <w:tc>
          <w:tcPr>
            <w:tcW w:w="1995" w:type="dxa"/>
            <w:tcBorders>
              <w:top w:val="nil"/>
              <w:left w:val="nil"/>
              <w:bottom w:val="nil"/>
              <w:right w:val="nil"/>
            </w:tcBorders>
            <w:tcMar>
              <w:top w:w="100" w:type="dxa"/>
              <w:left w:w="100" w:type="dxa"/>
              <w:bottom w:w="100" w:type="dxa"/>
              <w:right w:w="100" w:type="dxa"/>
            </w:tcMar>
          </w:tcPr>
          <w:p w14:paraId="16EBB871" w14:textId="77777777" w:rsidR="00BF0C07" w:rsidRDefault="00CF2E2C">
            <w:pPr>
              <w:jc w:val="center"/>
              <w:rPr>
                <w:sz w:val="20"/>
                <w:szCs w:val="20"/>
              </w:rPr>
            </w:pPr>
            <w:r>
              <w:rPr>
                <w:sz w:val="20"/>
                <w:szCs w:val="20"/>
              </w:rPr>
              <w:t>Não atende nativamente (requer campos customizados)</w:t>
            </w:r>
          </w:p>
        </w:tc>
        <w:tc>
          <w:tcPr>
            <w:tcW w:w="1911" w:type="dxa"/>
            <w:tcBorders>
              <w:top w:val="nil"/>
              <w:left w:val="nil"/>
              <w:bottom w:val="nil"/>
              <w:right w:val="nil"/>
            </w:tcBorders>
            <w:tcMar>
              <w:top w:w="100" w:type="dxa"/>
              <w:left w:w="100" w:type="dxa"/>
              <w:bottom w:w="100" w:type="dxa"/>
              <w:right w:w="100" w:type="dxa"/>
            </w:tcMar>
          </w:tcPr>
          <w:p w14:paraId="6C0F8AB5" w14:textId="77777777" w:rsidR="00BF0C07" w:rsidRDefault="00CF2E2C">
            <w:pPr>
              <w:jc w:val="center"/>
              <w:rPr>
                <w:sz w:val="20"/>
                <w:szCs w:val="20"/>
              </w:rPr>
            </w:pPr>
            <w:r>
              <w:rPr>
                <w:sz w:val="20"/>
                <w:szCs w:val="20"/>
              </w:rPr>
              <w:t>Atende parcialmente (via módulo de Strategic Portfolio Management)</w:t>
            </w:r>
          </w:p>
        </w:tc>
        <w:tc>
          <w:tcPr>
            <w:tcW w:w="1744" w:type="dxa"/>
            <w:tcBorders>
              <w:top w:val="nil"/>
              <w:left w:val="nil"/>
              <w:bottom w:val="nil"/>
              <w:right w:val="nil"/>
            </w:tcBorders>
            <w:tcMar>
              <w:top w:w="100" w:type="dxa"/>
              <w:left w:w="100" w:type="dxa"/>
              <w:bottom w:w="100" w:type="dxa"/>
              <w:right w:w="100" w:type="dxa"/>
            </w:tcMar>
          </w:tcPr>
          <w:p w14:paraId="2B4942C8" w14:textId="77777777" w:rsidR="00BF0C07" w:rsidRDefault="00CF2E2C">
            <w:pPr>
              <w:jc w:val="center"/>
              <w:rPr>
                <w:sz w:val="20"/>
                <w:szCs w:val="20"/>
              </w:rPr>
            </w:pPr>
            <w:r>
              <w:rPr>
                <w:sz w:val="20"/>
                <w:szCs w:val="20"/>
              </w:rPr>
              <w:t>Não atende nativamente</w:t>
            </w:r>
          </w:p>
        </w:tc>
        <w:tc>
          <w:tcPr>
            <w:tcW w:w="1647" w:type="dxa"/>
            <w:tcBorders>
              <w:top w:val="nil"/>
              <w:left w:val="nil"/>
              <w:bottom w:val="nil"/>
              <w:right w:val="nil"/>
            </w:tcBorders>
            <w:tcMar>
              <w:top w:w="100" w:type="dxa"/>
              <w:left w:w="100" w:type="dxa"/>
              <w:bottom w:w="100" w:type="dxa"/>
              <w:right w:w="100" w:type="dxa"/>
            </w:tcMar>
          </w:tcPr>
          <w:p w14:paraId="3493C467" w14:textId="77777777" w:rsidR="00BF0C07" w:rsidRDefault="00CF2E2C">
            <w:pPr>
              <w:jc w:val="center"/>
              <w:rPr>
                <w:sz w:val="20"/>
                <w:szCs w:val="20"/>
              </w:rPr>
            </w:pPr>
            <w:r>
              <w:rPr>
                <w:sz w:val="20"/>
                <w:szCs w:val="20"/>
              </w:rPr>
              <w:t>Não atende nativamente</w:t>
            </w:r>
          </w:p>
        </w:tc>
      </w:tr>
      <w:tr w:rsidR="00BF0C07" w14:paraId="20577AE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3E63366" w14:textId="77777777" w:rsidR="00BF0C07" w:rsidRDefault="00CF2E2C">
            <w:pPr>
              <w:jc w:val="center"/>
              <w:rPr>
                <w:sz w:val="20"/>
                <w:szCs w:val="20"/>
              </w:rPr>
            </w:pPr>
            <w:r>
              <w:rPr>
                <w:sz w:val="20"/>
                <w:szCs w:val="20"/>
              </w:rPr>
              <w:t>RF06: Definir indicadores de desempenho por serviço</w:t>
            </w:r>
          </w:p>
        </w:tc>
        <w:tc>
          <w:tcPr>
            <w:tcW w:w="1995" w:type="dxa"/>
            <w:tcBorders>
              <w:top w:val="nil"/>
              <w:left w:val="nil"/>
              <w:bottom w:val="nil"/>
              <w:right w:val="nil"/>
            </w:tcBorders>
            <w:tcMar>
              <w:top w:w="100" w:type="dxa"/>
              <w:left w:w="100" w:type="dxa"/>
              <w:bottom w:w="100" w:type="dxa"/>
              <w:right w:w="100" w:type="dxa"/>
            </w:tcMar>
          </w:tcPr>
          <w:p w14:paraId="714E9C2E" w14:textId="77777777" w:rsidR="00BF0C07" w:rsidRDefault="00CF2E2C">
            <w:pPr>
              <w:jc w:val="center"/>
              <w:rPr>
                <w:sz w:val="20"/>
                <w:szCs w:val="20"/>
              </w:rPr>
            </w:pPr>
            <w:r>
              <w:rPr>
                <w:sz w:val="20"/>
                <w:szCs w:val="20"/>
              </w:rPr>
              <w:t>Atende (dashboards e relatórios configuráveis)</w:t>
            </w:r>
          </w:p>
        </w:tc>
        <w:tc>
          <w:tcPr>
            <w:tcW w:w="1911" w:type="dxa"/>
            <w:tcBorders>
              <w:top w:val="nil"/>
              <w:left w:val="nil"/>
              <w:bottom w:val="nil"/>
              <w:right w:val="nil"/>
            </w:tcBorders>
            <w:tcMar>
              <w:top w:w="100" w:type="dxa"/>
              <w:left w:w="100" w:type="dxa"/>
              <w:bottom w:w="100" w:type="dxa"/>
              <w:right w:w="100" w:type="dxa"/>
            </w:tcMar>
          </w:tcPr>
          <w:p w14:paraId="6FCA7F87" w14:textId="77777777" w:rsidR="00BF0C07" w:rsidRDefault="00CF2E2C">
            <w:pPr>
              <w:jc w:val="center"/>
              <w:rPr>
                <w:sz w:val="20"/>
                <w:szCs w:val="20"/>
              </w:rPr>
            </w:pPr>
            <w:r>
              <w:rPr>
                <w:sz w:val="20"/>
                <w:szCs w:val="20"/>
              </w:rPr>
              <w:t>Atende (módulo de Performance Analytics)</w:t>
            </w:r>
          </w:p>
        </w:tc>
        <w:tc>
          <w:tcPr>
            <w:tcW w:w="1744" w:type="dxa"/>
            <w:tcBorders>
              <w:top w:val="nil"/>
              <w:left w:val="nil"/>
              <w:bottom w:val="nil"/>
              <w:right w:val="nil"/>
            </w:tcBorders>
            <w:tcMar>
              <w:top w:w="100" w:type="dxa"/>
              <w:left w:w="100" w:type="dxa"/>
              <w:bottom w:w="100" w:type="dxa"/>
              <w:right w:w="100" w:type="dxa"/>
            </w:tcMar>
          </w:tcPr>
          <w:p w14:paraId="468B50C2" w14:textId="77777777" w:rsidR="00BF0C07" w:rsidRDefault="00CF2E2C">
            <w:pPr>
              <w:jc w:val="center"/>
              <w:rPr>
                <w:sz w:val="20"/>
                <w:szCs w:val="20"/>
              </w:rPr>
            </w:pPr>
            <w:r>
              <w:rPr>
                <w:sz w:val="20"/>
                <w:szCs w:val="20"/>
              </w:rPr>
              <w:t>Atende (relatórios de SLA configuráveis)</w:t>
            </w:r>
          </w:p>
        </w:tc>
        <w:tc>
          <w:tcPr>
            <w:tcW w:w="1647" w:type="dxa"/>
            <w:tcBorders>
              <w:top w:val="nil"/>
              <w:left w:val="nil"/>
              <w:bottom w:val="nil"/>
              <w:right w:val="nil"/>
            </w:tcBorders>
            <w:tcMar>
              <w:top w:w="100" w:type="dxa"/>
              <w:left w:w="100" w:type="dxa"/>
              <w:bottom w:w="100" w:type="dxa"/>
              <w:right w:w="100" w:type="dxa"/>
            </w:tcMar>
          </w:tcPr>
          <w:p w14:paraId="69A5FFE9" w14:textId="77777777" w:rsidR="00BF0C07" w:rsidRDefault="00CF2E2C">
            <w:pPr>
              <w:jc w:val="center"/>
              <w:rPr>
                <w:sz w:val="20"/>
                <w:szCs w:val="20"/>
              </w:rPr>
            </w:pPr>
            <w:r>
              <w:rPr>
                <w:sz w:val="20"/>
                <w:szCs w:val="20"/>
              </w:rPr>
              <w:t>Atende parcialmente (relatórios básicos)</w:t>
            </w:r>
          </w:p>
        </w:tc>
      </w:tr>
      <w:tr w:rsidR="00BF0C07" w14:paraId="6021B540"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7125039" w14:textId="77777777" w:rsidR="00BF0C07" w:rsidRDefault="00CF2E2C">
            <w:pPr>
              <w:jc w:val="center"/>
              <w:rPr>
                <w:sz w:val="20"/>
                <w:szCs w:val="20"/>
              </w:rPr>
            </w:pPr>
            <w:r>
              <w:rPr>
                <w:sz w:val="20"/>
                <w:szCs w:val="20"/>
              </w:rPr>
              <w:t>RF07: Computar indicadores a partir de dados operacionais</w:t>
            </w:r>
          </w:p>
        </w:tc>
        <w:tc>
          <w:tcPr>
            <w:tcW w:w="1995" w:type="dxa"/>
            <w:tcBorders>
              <w:top w:val="nil"/>
              <w:left w:val="nil"/>
              <w:bottom w:val="nil"/>
              <w:right w:val="nil"/>
            </w:tcBorders>
            <w:tcMar>
              <w:top w:w="100" w:type="dxa"/>
              <w:left w:w="100" w:type="dxa"/>
              <w:bottom w:w="100" w:type="dxa"/>
              <w:right w:w="100" w:type="dxa"/>
            </w:tcMar>
          </w:tcPr>
          <w:p w14:paraId="749C7AE9" w14:textId="77777777" w:rsidR="00BF0C07" w:rsidRDefault="00CF2E2C">
            <w:pPr>
              <w:jc w:val="center"/>
              <w:rPr>
                <w:sz w:val="20"/>
                <w:szCs w:val="20"/>
              </w:rPr>
            </w:pPr>
            <w:r>
              <w:rPr>
                <w:sz w:val="20"/>
                <w:szCs w:val="20"/>
              </w:rPr>
              <w:t>Atende (relatórios de SLA nativos)</w:t>
            </w:r>
          </w:p>
        </w:tc>
        <w:tc>
          <w:tcPr>
            <w:tcW w:w="1911" w:type="dxa"/>
            <w:tcBorders>
              <w:top w:val="nil"/>
              <w:left w:val="nil"/>
              <w:bottom w:val="nil"/>
              <w:right w:val="nil"/>
            </w:tcBorders>
            <w:tcMar>
              <w:top w:w="100" w:type="dxa"/>
              <w:left w:w="100" w:type="dxa"/>
              <w:bottom w:w="100" w:type="dxa"/>
              <w:right w:w="100" w:type="dxa"/>
            </w:tcMar>
          </w:tcPr>
          <w:p w14:paraId="3224458A" w14:textId="77777777" w:rsidR="00BF0C07" w:rsidRPr="00781917" w:rsidRDefault="00CF2E2C">
            <w:pPr>
              <w:jc w:val="center"/>
              <w:rPr>
                <w:sz w:val="20"/>
                <w:szCs w:val="20"/>
                <w:lang w:val="en-US"/>
              </w:rPr>
            </w:pPr>
            <w:r w:rsidRPr="00781917">
              <w:rPr>
                <w:sz w:val="20"/>
                <w:szCs w:val="20"/>
                <w:lang w:val="en-US"/>
              </w:rPr>
              <w:t>Atende (Performance Analytics e Service Level Management)</w:t>
            </w:r>
          </w:p>
        </w:tc>
        <w:tc>
          <w:tcPr>
            <w:tcW w:w="1744" w:type="dxa"/>
            <w:tcBorders>
              <w:top w:val="nil"/>
              <w:left w:val="nil"/>
              <w:bottom w:val="nil"/>
              <w:right w:val="nil"/>
            </w:tcBorders>
            <w:tcMar>
              <w:top w:w="100" w:type="dxa"/>
              <w:left w:w="100" w:type="dxa"/>
              <w:bottom w:w="100" w:type="dxa"/>
              <w:right w:w="100" w:type="dxa"/>
            </w:tcMar>
          </w:tcPr>
          <w:p w14:paraId="348C9394" w14:textId="77777777" w:rsidR="00BF0C07" w:rsidRDefault="00CF2E2C">
            <w:pPr>
              <w:jc w:val="center"/>
              <w:rPr>
                <w:sz w:val="20"/>
                <w:szCs w:val="20"/>
              </w:rPr>
            </w:pPr>
            <w:r>
              <w:rPr>
                <w:sz w:val="20"/>
                <w:szCs w:val="20"/>
              </w:rPr>
              <w:t>Atende (relatórios nativos de SLA e satisfação)</w:t>
            </w:r>
          </w:p>
        </w:tc>
        <w:tc>
          <w:tcPr>
            <w:tcW w:w="1647" w:type="dxa"/>
            <w:tcBorders>
              <w:top w:val="nil"/>
              <w:left w:val="nil"/>
              <w:bottom w:val="nil"/>
              <w:right w:val="nil"/>
            </w:tcBorders>
            <w:tcMar>
              <w:top w:w="100" w:type="dxa"/>
              <w:left w:w="100" w:type="dxa"/>
              <w:bottom w:w="100" w:type="dxa"/>
              <w:right w:w="100" w:type="dxa"/>
            </w:tcMar>
          </w:tcPr>
          <w:p w14:paraId="10066372" w14:textId="77777777" w:rsidR="00BF0C07" w:rsidRDefault="00CF2E2C">
            <w:pPr>
              <w:jc w:val="center"/>
              <w:rPr>
                <w:sz w:val="20"/>
                <w:szCs w:val="20"/>
              </w:rPr>
            </w:pPr>
            <w:r>
              <w:rPr>
                <w:sz w:val="20"/>
                <w:szCs w:val="20"/>
              </w:rPr>
              <w:t>Atende parcialmente (requer plugins de relatório)</w:t>
            </w:r>
          </w:p>
        </w:tc>
      </w:tr>
    </w:tbl>
    <w:p w14:paraId="083331DE" w14:textId="77777777" w:rsidR="00BF0C07" w:rsidRDefault="00CF2E2C">
      <w:pPr>
        <w:spacing w:before="240" w:after="240"/>
        <w:jc w:val="center"/>
      </w:pPr>
      <w:r>
        <w:t>Fonte: Autoria própria</w:t>
      </w:r>
    </w:p>
    <w:p w14:paraId="2F0CCE6B" w14:textId="77777777" w:rsidR="00BF0C07" w:rsidRDefault="00CF2E2C">
      <w:pPr>
        <w:spacing w:before="240" w:after="240"/>
        <w:ind w:firstLine="708"/>
      </w:pPr>
      <w:r>
        <w:t>A análise preliminar indica que o ServiceNow é a ferramenta com maior cobertura dos requisitos, atendendo nativamente à maior parte deles, incluindo o RF04, por meio do módulo de Portfólio Estratégico, e o RF06 e o RF07, por meio do módulo de Performance Analytics; ainda assim, o registro explícito dos 4 Ps (RF05) exige alguma adaptação mesmo nessa ferramenta. O Jira Service Management também apresenta boa cobertura, porém exige customizações para os requisitos financeiros, de alinhamento estratégico e de r</w:t>
      </w:r>
      <w:r>
        <w:t>egistro dos 4 Ps. O Freshservice atende à maioria dos requisitos operacionais e de indicadores, mas de forma parcial no alinhamento estratégico, e não oferece registro nativo dos 4 Ps. O GLPI, embora seja uma alternativa gratuita e acessível, não atende nativamente aos requisitos mais centrais para este trabalho (RF04 e RF05).</w:t>
      </w:r>
    </w:p>
    <w:p w14:paraId="19579E43" w14:textId="77777777" w:rsidR="00BF0C07" w:rsidRDefault="00CF2E2C">
      <w:pPr>
        <w:spacing w:before="240" w:after="240"/>
        <w:ind w:firstLine="708"/>
      </w:pPr>
      <w:r>
        <w:t>Em síntese, das quatro ferramentas avaliadas, nenhuma atende de forma integral e nativa aos sete requisitos funcionais levantados. O ServiceNow atende nativamente a seis dos sete requisitos (RF01 a RF04, RF06 e RF07), restando apenas o registro explícito dos 4 Ps (RF05) como ponto de adaptação. O Jira Service Management e o Freshservice atendem parcialmente, exigindo customização para os requisitos financeiro (RF02) e de alinhamento estratégico (RF04), respectivamente, além do registro dos 4 Ps (RF05) em am</w:t>
      </w:r>
      <w:r>
        <w:t>bos os casos. O GLPI é o que apresenta a maior lacuna, não atendendo nativamente aos dois requisitos mais centrais para este trabalho (RF04 e RF05).</w:t>
      </w:r>
    </w:p>
    <w:p w14:paraId="515F3D71" w14:textId="77777777" w:rsidR="00BF0C07" w:rsidRDefault="00CF2E2C">
      <w:pPr>
        <w:spacing w:before="240" w:after="240"/>
        <w:ind w:firstLine="708"/>
      </w:pPr>
      <w:r>
        <w:t>Um ponto merece destaque especial: como nenhuma das quatro ferramentas oferece nativamente um campo dedicado ao registro dos 4 Ps da estratégia (RF05), justamente o elemento conceitual central da prática de Gerenciamento da Estratégia, viabilizar esse requisito exigiria campos customizados (Jira Service Management ou Freshservice), a adaptação do módulo de Portfólio Estratégico (ServiceNow) ou um documento complementar preenchido manualmente pelos alunos (GLPI). Nenhuma dessas alternativas apresenta o conce</w:t>
      </w:r>
      <w:r>
        <w:t>ito ao aluno da forma direta que a unidade de aprendizagem requer.</w:t>
      </w:r>
    </w:p>
    <w:p w14:paraId="4DC4EE5E" w14:textId="77777777" w:rsidR="00BF0C07" w:rsidRDefault="00CF2E2C">
      <w:pPr>
        <w:spacing w:before="240" w:after="240"/>
        <w:ind w:firstLine="708"/>
      </w:pPr>
      <w:r>
        <w:t>Diante dessa constatação, e considerando as limitações pedagógicas discutidas na Seção 4.4, optou-se por desenvolver uma ferramenta educacional própria em vez de adotar uma das soluções comerciais avaliadas. A análise apresentada nesta seção permanece necessária ao trabalho por dois motivos: ela evidencia a lacuna que justifica a construção da ferramenta e fornece o referencial de comparação a partir do qual os requisitos funcionais foram definidos. A especificação da ferramenta desenvolvida é apresentada n</w:t>
      </w:r>
      <w:r>
        <w:t>a Seção 4.4.</w:t>
      </w:r>
    </w:p>
    <w:p w14:paraId="16F96F95" w14:textId="77777777" w:rsidR="00BF0C07" w:rsidRDefault="00CF2E2C">
      <w:pPr>
        <w:pStyle w:val="Ttulo4"/>
        <w:keepNext w:val="0"/>
        <w:keepLines w:val="0"/>
        <w:spacing w:before="240" w:after="40"/>
      </w:pPr>
      <w:bookmarkStart w:id="178" w:name="_z0suothzfzju" w:colFirst="0" w:colLast="0"/>
      <w:bookmarkEnd w:id="178"/>
      <w:r>
        <w:t>4.3.5.5 Exemplo Prático de Preenchimento Estratégico</w:t>
      </w:r>
    </w:p>
    <w:p w14:paraId="7A3A5C06" w14:textId="77777777" w:rsidR="00BF0C07" w:rsidRDefault="00CF2E2C">
      <w:pPr>
        <w:spacing w:before="240" w:after="240"/>
        <w:ind w:firstLine="708"/>
      </w:pPr>
      <w:r>
        <w:t>Para materializar os conceitos teóricos do gerenciamento da estratégia de serviço ensinados ao longo da unidade de aprendizagem, apresenta-se a seguir um exemplo prático fictício de como um serviço de TI seria cadastrado e justificado estrategicamente dentro de uma ferramenta de ITSM. Este exemplo reflete o que os alunos deverão analisar e preencher durante o estudo de caso integrado (Bloco 4), conectando o serviço de tecnologia diretamente aos objetivos de negócio da organização.</w:t>
      </w:r>
    </w:p>
    <w:p w14:paraId="2BE95B86" w14:textId="77777777" w:rsidR="00BF0C07" w:rsidRDefault="00CF2E2C">
      <w:pPr>
        <w:spacing w:before="240" w:after="240"/>
        <w:ind w:firstLine="708"/>
      </w:pPr>
      <w:r>
        <w:rPr>
          <w:b/>
          <w:bCs/>
        </w:rPr>
        <w:t>Cenário fictício:</w:t>
      </w:r>
      <w:r>
        <w:t xml:space="preserve"> Empresa TechNova Retail (e-commerce varejista)</w:t>
      </w:r>
    </w:p>
    <w:p w14:paraId="3268FB92" w14:textId="77777777" w:rsidR="00BF0C07" w:rsidRDefault="00CF2E2C">
      <w:pPr>
        <w:spacing w:before="240" w:after="240"/>
        <w:ind w:firstLine="708"/>
      </w:pPr>
      <w:r>
        <w:rPr>
          <w:b/>
          <w:bCs/>
        </w:rPr>
        <w:t>Desafio do negócio:</w:t>
      </w:r>
      <w:r>
        <w:t xml:space="preserve"> A empresa está perdendo vendas institucionais por não possuir um portal dedicado a compras em grande volume (B2B) com aprovação de crédito automatizada.</w:t>
      </w:r>
    </w:p>
    <w:p w14:paraId="0087EC5B" w14:textId="77777777" w:rsidR="00BF0C07" w:rsidRDefault="00CF2E2C">
      <w:pPr>
        <w:spacing w:before="240" w:after="240"/>
        <w:ind w:firstLine="708"/>
      </w:pPr>
      <w:r>
        <w:t>O Quadro 13 apresenta como os campos seriam preenchidos na ferramenta de ITSM.</w:t>
      </w:r>
    </w:p>
    <w:p w14:paraId="79830A24" w14:textId="77777777" w:rsidR="00BF0C07" w:rsidRDefault="00CF2E2C">
      <w:pPr>
        <w:spacing w:before="240" w:after="240"/>
        <w:jc w:val="center"/>
        <w:rPr>
          <w:sz w:val="20"/>
          <w:szCs w:val="20"/>
        </w:rPr>
      </w:pPr>
      <w:r>
        <w:rPr>
          <w:sz w:val="20"/>
          <w:szCs w:val="20"/>
        </w:rPr>
        <w:t>Quadro 13 - Exemplo de preenchimento estratégico na ferramenta de ITSM</w:t>
      </w:r>
    </w:p>
    <w:tbl>
      <w:tblPr>
        <w:tblStyle w:val="afc"/>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2"/>
        <w:gridCol w:w="6819"/>
      </w:tblGrid>
      <w:tr w:rsidR="00BF0C07" w14:paraId="5F7A35A6" w14:textId="77777777">
        <w:trPr>
          <w:trHeight w:val="800"/>
        </w:trPr>
        <w:tc>
          <w:tcPr>
            <w:tcW w:w="2252" w:type="dxa"/>
            <w:tcBorders>
              <w:top w:val="nil"/>
              <w:left w:val="nil"/>
              <w:bottom w:val="nil"/>
              <w:right w:val="nil"/>
            </w:tcBorders>
            <w:tcMar>
              <w:top w:w="100" w:type="dxa"/>
              <w:left w:w="100" w:type="dxa"/>
              <w:bottom w:w="100" w:type="dxa"/>
              <w:right w:w="100" w:type="dxa"/>
            </w:tcMar>
          </w:tcPr>
          <w:p w14:paraId="3328F1EE" w14:textId="77777777" w:rsidR="00BF0C07" w:rsidRDefault="00CF2E2C">
            <w:pPr>
              <w:jc w:val="center"/>
              <w:rPr>
                <w:sz w:val="20"/>
                <w:szCs w:val="20"/>
              </w:rPr>
            </w:pPr>
            <w:r>
              <w:rPr>
                <w:b/>
                <w:bCs/>
                <w:sz w:val="20"/>
                <w:szCs w:val="20"/>
              </w:rPr>
              <w:t>Campo na ferramenta</w:t>
            </w:r>
          </w:p>
        </w:tc>
        <w:tc>
          <w:tcPr>
            <w:tcW w:w="6819" w:type="dxa"/>
            <w:tcBorders>
              <w:top w:val="nil"/>
              <w:left w:val="nil"/>
              <w:bottom w:val="nil"/>
              <w:right w:val="nil"/>
            </w:tcBorders>
            <w:tcMar>
              <w:top w:w="100" w:type="dxa"/>
              <w:left w:w="100" w:type="dxa"/>
              <w:bottom w:w="100" w:type="dxa"/>
              <w:right w:w="100" w:type="dxa"/>
            </w:tcMar>
          </w:tcPr>
          <w:p w14:paraId="44D5F73A" w14:textId="77777777" w:rsidR="00BF0C07" w:rsidRDefault="00CF2E2C">
            <w:pPr>
              <w:jc w:val="center"/>
              <w:rPr>
                <w:sz w:val="20"/>
                <w:szCs w:val="20"/>
              </w:rPr>
            </w:pPr>
            <w:r>
              <w:rPr>
                <w:b/>
                <w:bCs/>
                <w:sz w:val="20"/>
                <w:szCs w:val="20"/>
              </w:rPr>
              <w:t>Preenchimento</w:t>
            </w:r>
          </w:p>
        </w:tc>
      </w:tr>
      <w:tr w:rsidR="00BF0C07" w14:paraId="7989A526" w14:textId="77777777">
        <w:trPr>
          <w:trHeight w:val="800"/>
        </w:trPr>
        <w:tc>
          <w:tcPr>
            <w:tcW w:w="2252" w:type="dxa"/>
            <w:tcBorders>
              <w:top w:val="nil"/>
              <w:left w:val="nil"/>
              <w:bottom w:val="nil"/>
              <w:right w:val="nil"/>
            </w:tcBorders>
            <w:tcMar>
              <w:top w:w="100" w:type="dxa"/>
              <w:left w:w="100" w:type="dxa"/>
              <w:bottom w:w="100" w:type="dxa"/>
              <w:right w:w="100" w:type="dxa"/>
            </w:tcMar>
          </w:tcPr>
          <w:p w14:paraId="6E690961" w14:textId="77777777" w:rsidR="00BF0C07" w:rsidRDefault="00CF2E2C">
            <w:pPr>
              <w:rPr>
                <w:sz w:val="20"/>
                <w:szCs w:val="20"/>
              </w:rPr>
            </w:pPr>
            <w:r>
              <w:rPr>
                <w:bCs/>
                <w:sz w:val="20"/>
                <w:szCs w:val="20"/>
              </w:rPr>
              <w:t>Perspectiva (4P)</w:t>
            </w:r>
          </w:p>
        </w:tc>
        <w:tc>
          <w:tcPr>
            <w:tcW w:w="6819" w:type="dxa"/>
            <w:tcBorders>
              <w:top w:val="nil"/>
              <w:left w:val="nil"/>
              <w:bottom w:val="nil"/>
              <w:right w:val="nil"/>
            </w:tcBorders>
            <w:tcMar>
              <w:top w:w="100" w:type="dxa"/>
              <w:left w:w="100" w:type="dxa"/>
              <w:bottom w:w="100" w:type="dxa"/>
              <w:right w:w="100" w:type="dxa"/>
            </w:tcMar>
          </w:tcPr>
          <w:p w14:paraId="4E99B38A" w14:textId="77777777" w:rsidR="00BF0C07" w:rsidRDefault="00CF2E2C">
            <w:pPr>
              <w:rPr>
                <w:sz w:val="20"/>
                <w:szCs w:val="20"/>
              </w:rPr>
            </w:pPr>
            <w:r>
              <w:rPr>
                <w:bCs/>
                <w:sz w:val="20"/>
                <w:szCs w:val="20"/>
              </w:rPr>
              <w:t>Tornar-se referência em vendas B2B automatizadas no varejo eletrônico, consolidando a TechNova Retail como parceira estratégica de grandes clientes corporativos, e não apenas mais um canal de varejo.</w:t>
            </w:r>
          </w:p>
        </w:tc>
      </w:tr>
      <w:tr w:rsidR="00BF0C07" w14:paraId="010D0A3A" w14:textId="77777777">
        <w:trPr>
          <w:trHeight w:val="800"/>
        </w:trPr>
        <w:tc>
          <w:tcPr>
            <w:tcW w:w="2252" w:type="dxa"/>
            <w:tcBorders>
              <w:top w:val="nil"/>
              <w:left w:val="nil"/>
              <w:bottom w:val="nil"/>
              <w:right w:val="nil"/>
            </w:tcBorders>
            <w:tcMar>
              <w:top w:w="100" w:type="dxa"/>
              <w:left w:w="100" w:type="dxa"/>
              <w:bottom w:w="100" w:type="dxa"/>
              <w:right w:w="100" w:type="dxa"/>
            </w:tcMar>
          </w:tcPr>
          <w:p w14:paraId="309191DA" w14:textId="77777777" w:rsidR="00BF0C07" w:rsidRDefault="00CF2E2C">
            <w:pPr>
              <w:rPr>
                <w:sz w:val="20"/>
                <w:szCs w:val="20"/>
              </w:rPr>
            </w:pPr>
            <w:r>
              <w:rPr>
                <w:bCs/>
                <w:sz w:val="20"/>
                <w:szCs w:val="20"/>
              </w:rPr>
              <w:t>Posição (4P)</w:t>
            </w:r>
          </w:p>
        </w:tc>
        <w:tc>
          <w:tcPr>
            <w:tcW w:w="6819" w:type="dxa"/>
            <w:tcBorders>
              <w:top w:val="nil"/>
              <w:left w:val="nil"/>
              <w:bottom w:val="nil"/>
              <w:right w:val="nil"/>
            </w:tcBorders>
            <w:tcMar>
              <w:top w:w="100" w:type="dxa"/>
              <w:left w:w="100" w:type="dxa"/>
              <w:bottom w:w="100" w:type="dxa"/>
              <w:right w:w="100" w:type="dxa"/>
            </w:tcMar>
          </w:tcPr>
          <w:p w14:paraId="5B95132A" w14:textId="77777777" w:rsidR="00BF0C07" w:rsidRDefault="00CF2E2C">
            <w:pPr>
              <w:rPr>
                <w:sz w:val="20"/>
                <w:szCs w:val="20"/>
              </w:rPr>
            </w:pPr>
            <w:r>
              <w:rPr>
                <w:bCs/>
                <w:sz w:val="20"/>
                <w:szCs w:val="20"/>
              </w:rPr>
              <w:t>Diferenciar-se dos concorrentes que ainda exigem processos manuais de aprovação de crédito B2B, oferecendo aprovação automatizada e imediata como principal vantagem competitiva no segmento corporativo.</w:t>
            </w:r>
          </w:p>
        </w:tc>
      </w:tr>
      <w:tr w:rsidR="00BF0C07" w14:paraId="5F09368F" w14:textId="77777777">
        <w:trPr>
          <w:trHeight w:val="800"/>
        </w:trPr>
        <w:tc>
          <w:tcPr>
            <w:tcW w:w="2252" w:type="dxa"/>
            <w:tcBorders>
              <w:top w:val="nil"/>
              <w:left w:val="nil"/>
              <w:bottom w:val="nil"/>
              <w:right w:val="nil"/>
            </w:tcBorders>
            <w:tcMar>
              <w:top w:w="100" w:type="dxa"/>
              <w:left w:w="100" w:type="dxa"/>
              <w:bottom w:w="100" w:type="dxa"/>
              <w:right w:w="100" w:type="dxa"/>
            </w:tcMar>
          </w:tcPr>
          <w:p w14:paraId="6C4E0FFC" w14:textId="77777777" w:rsidR="00BF0C07" w:rsidRDefault="00CF2E2C">
            <w:pPr>
              <w:rPr>
                <w:sz w:val="20"/>
                <w:szCs w:val="20"/>
              </w:rPr>
            </w:pPr>
            <w:r>
              <w:rPr>
                <w:bCs/>
                <w:sz w:val="20"/>
                <w:szCs w:val="20"/>
              </w:rPr>
              <w:t>Plano (4P)</w:t>
            </w:r>
          </w:p>
        </w:tc>
        <w:tc>
          <w:tcPr>
            <w:tcW w:w="6819" w:type="dxa"/>
            <w:tcBorders>
              <w:top w:val="nil"/>
              <w:left w:val="nil"/>
              <w:bottom w:val="nil"/>
              <w:right w:val="nil"/>
            </w:tcBorders>
            <w:tcMar>
              <w:top w:w="100" w:type="dxa"/>
              <w:left w:w="100" w:type="dxa"/>
              <w:bottom w:w="100" w:type="dxa"/>
              <w:right w:w="100" w:type="dxa"/>
            </w:tcMar>
          </w:tcPr>
          <w:p w14:paraId="09C82A3E" w14:textId="77777777" w:rsidR="00BF0C07" w:rsidRDefault="00CF2E2C">
            <w:pPr>
              <w:rPr>
                <w:sz w:val="20"/>
                <w:szCs w:val="20"/>
              </w:rPr>
            </w:pPr>
            <w:r>
              <w:rPr>
                <w:bCs/>
                <w:sz w:val="20"/>
                <w:szCs w:val="20"/>
              </w:rPr>
              <w:t>Desenvolver e lançar o Portal de Vendas Corporativas em até 6 meses, com investimento inicial (CAPEX) de R$ 150.000,00, priorizando primeiro a automação da análise de crédito e, em uma segunda fase, a integração com o ERP financeiro.</w:t>
            </w:r>
          </w:p>
        </w:tc>
      </w:tr>
      <w:tr w:rsidR="00BF0C07" w14:paraId="0BCC0221" w14:textId="77777777">
        <w:trPr>
          <w:trHeight w:val="800"/>
        </w:trPr>
        <w:tc>
          <w:tcPr>
            <w:tcW w:w="2252" w:type="dxa"/>
            <w:tcBorders>
              <w:top w:val="nil"/>
              <w:left w:val="nil"/>
              <w:bottom w:val="nil"/>
              <w:right w:val="nil"/>
            </w:tcBorders>
            <w:tcMar>
              <w:top w:w="100" w:type="dxa"/>
              <w:left w:w="100" w:type="dxa"/>
              <w:bottom w:w="100" w:type="dxa"/>
              <w:right w:w="100" w:type="dxa"/>
            </w:tcMar>
          </w:tcPr>
          <w:p w14:paraId="7F7EE1F7" w14:textId="77777777" w:rsidR="00BF0C07" w:rsidRDefault="00CF2E2C">
            <w:pPr>
              <w:rPr>
                <w:sz w:val="20"/>
                <w:szCs w:val="20"/>
              </w:rPr>
            </w:pPr>
            <w:r>
              <w:rPr>
                <w:bCs/>
                <w:sz w:val="20"/>
                <w:szCs w:val="20"/>
              </w:rPr>
              <w:t>Padrão (4P)</w:t>
            </w:r>
          </w:p>
        </w:tc>
        <w:tc>
          <w:tcPr>
            <w:tcW w:w="6819" w:type="dxa"/>
            <w:tcBorders>
              <w:top w:val="nil"/>
              <w:left w:val="nil"/>
              <w:bottom w:val="nil"/>
              <w:right w:val="nil"/>
            </w:tcBorders>
            <w:tcMar>
              <w:top w:w="100" w:type="dxa"/>
              <w:left w:w="100" w:type="dxa"/>
              <w:bottom w:w="100" w:type="dxa"/>
              <w:right w:w="100" w:type="dxa"/>
            </w:tcMar>
          </w:tcPr>
          <w:p w14:paraId="41AFAEA7" w14:textId="77777777" w:rsidR="00BF0C07" w:rsidRDefault="00CF2E2C">
            <w:pPr>
              <w:rPr>
                <w:sz w:val="20"/>
                <w:szCs w:val="20"/>
              </w:rPr>
            </w:pPr>
            <w:r>
              <w:rPr>
                <w:bCs/>
                <w:sz w:val="20"/>
                <w:szCs w:val="20"/>
              </w:rPr>
              <w:t>Este é o segundo projeto consecutivo de automação de processos comerciais lançado pela TechNova Retail em menos de um ano, consolidando um padrão de priorizar autoatendimento e redução de intervenção manual em todos os novos serviços de TI da empresa.</w:t>
            </w:r>
          </w:p>
        </w:tc>
      </w:tr>
      <w:tr w:rsidR="00BF0C07" w14:paraId="26D004FD" w14:textId="77777777">
        <w:trPr>
          <w:trHeight w:val="800"/>
        </w:trPr>
        <w:tc>
          <w:tcPr>
            <w:tcW w:w="2252" w:type="dxa"/>
            <w:tcBorders>
              <w:top w:val="nil"/>
              <w:left w:val="nil"/>
              <w:bottom w:val="nil"/>
              <w:right w:val="nil"/>
            </w:tcBorders>
            <w:tcMar>
              <w:top w:w="100" w:type="dxa"/>
              <w:left w:w="100" w:type="dxa"/>
              <w:bottom w:w="100" w:type="dxa"/>
              <w:right w:w="100" w:type="dxa"/>
            </w:tcMar>
          </w:tcPr>
          <w:p w14:paraId="2C7A6E14" w14:textId="77777777" w:rsidR="00BF0C07" w:rsidRDefault="00CF2E2C">
            <w:pPr>
              <w:rPr>
                <w:sz w:val="20"/>
                <w:szCs w:val="20"/>
              </w:rPr>
            </w:pPr>
            <w:r>
              <w:rPr>
                <w:sz w:val="20"/>
                <w:szCs w:val="20"/>
              </w:rPr>
              <w:t>Nome do serviço (portfólio)</w:t>
            </w:r>
          </w:p>
        </w:tc>
        <w:tc>
          <w:tcPr>
            <w:tcW w:w="6819" w:type="dxa"/>
            <w:tcBorders>
              <w:top w:val="nil"/>
              <w:left w:val="nil"/>
              <w:bottom w:val="nil"/>
              <w:right w:val="nil"/>
            </w:tcBorders>
            <w:tcMar>
              <w:top w:w="100" w:type="dxa"/>
              <w:left w:w="100" w:type="dxa"/>
              <w:bottom w:w="100" w:type="dxa"/>
              <w:right w:w="100" w:type="dxa"/>
            </w:tcMar>
          </w:tcPr>
          <w:p w14:paraId="6FDDB0AE" w14:textId="77777777" w:rsidR="00BF0C07" w:rsidRDefault="00CF2E2C">
            <w:pPr>
              <w:rPr>
                <w:sz w:val="20"/>
                <w:szCs w:val="20"/>
              </w:rPr>
            </w:pPr>
            <w:r>
              <w:rPr>
                <w:sz w:val="20"/>
                <w:szCs w:val="20"/>
              </w:rPr>
              <w:t>Portal de Vendas Corporativas (B2B)</w:t>
            </w:r>
          </w:p>
        </w:tc>
      </w:tr>
      <w:tr w:rsidR="00BF0C07" w14:paraId="2888B0EE" w14:textId="77777777">
        <w:trPr>
          <w:trHeight w:val="800"/>
        </w:trPr>
        <w:tc>
          <w:tcPr>
            <w:tcW w:w="2252" w:type="dxa"/>
            <w:tcBorders>
              <w:top w:val="nil"/>
              <w:left w:val="nil"/>
              <w:bottom w:val="nil"/>
              <w:right w:val="nil"/>
            </w:tcBorders>
            <w:tcMar>
              <w:top w:w="100" w:type="dxa"/>
              <w:left w:w="100" w:type="dxa"/>
              <w:bottom w:w="100" w:type="dxa"/>
              <w:right w:w="100" w:type="dxa"/>
            </w:tcMar>
          </w:tcPr>
          <w:p w14:paraId="155C2877" w14:textId="77777777" w:rsidR="00BF0C07" w:rsidRDefault="00CF2E2C">
            <w:pPr>
              <w:rPr>
                <w:sz w:val="20"/>
                <w:szCs w:val="20"/>
              </w:rPr>
            </w:pPr>
            <w:r>
              <w:rPr>
                <w:sz w:val="20"/>
                <w:szCs w:val="20"/>
              </w:rPr>
              <w:t>Status no ciclo de vida</w:t>
            </w:r>
          </w:p>
        </w:tc>
        <w:tc>
          <w:tcPr>
            <w:tcW w:w="6819" w:type="dxa"/>
            <w:tcBorders>
              <w:top w:val="nil"/>
              <w:left w:val="nil"/>
              <w:bottom w:val="nil"/>
              <w:right w:val="nil"/>
            </w:tcBorders>
            <w:tcMar>
              <w:top w:w="100" w:type="dxa"/>
              <w:left w:w="100" w:type="dxa"/>
              <w:bottom w:w="100" w:type="dxa"/>
              <w:right w:w="100" w:type="dxa"/>
            </w:tcMar>
          </w:tcPr>
          <w:p w14:paraId="0B892CCF" w14:textId="77777777" w:rsidR="00BF0C07" w:rsidRDefault="00CF2E2C">
            <w:pPr>
              <w:rPr>
                <w:sz w:val="20"/>
                <w:szCs w:val="20"/>
              </w:rPr>
            </w:pPr>
            <w:r>
              <w:rPr>
                <w:sz w:val="20"/>
                <w:szCs w:val="20"/>
              </w:rPr>
              <w:t>Em desenho (novo serviço)</w:t>
            </w:r>
          </w:p>
        </w:tc>
      </w:tr>
      <w:tr w:rsidR="00BF0C07" w14:paraId="4FAF40D7" w14:textId="77777777">
        <w:trPr>
          <w:trHeight w:val="800"/>
        </w:trPr>
        <w:tc>
          <w:tcPr>
            <w:tcW w:w="2252" w:type="dxa"/>
            <w:tcBorders>
              <w:top w:val="nil"/>
              <w:left w:val="nil"/>
              <w:bottom w:val="nil"/>
              <w:right w:val="nil"/>
            </w:tcBorders>
            <w:tcMar>
              <w:top w:w="100" w:type="dxa"/>
              <w:left w:w="100" w:type="dxa"/>
              <w:bottom w:w="100" w:type="dxa"/>
              <w:right w:w="100" w:type="dxa"/>
            </w:tcMar>
          </w:tcPr>
          <w:p w14:paraId="1EF868FD" w14:textId="77777777" w:rsidR="00BF0C07" w:rsidRDefault="00CF2E2C">
            <w:pPr>
              <w:rPr>
                <w:sz w:val="20"/>
                <w:szCs w:val="20"/>
              </w:rPr>
            </w:pPr>
            <w:r>
              <w:rPr>
                <w:sz w:val="20"/>
                <w:szCs w:val="20"/>
              </w:rPr>
              <w:t>Objetivo estratégico do negócio</w:t>
            </w:r>
          </w:p>
        </w:tc>
        <w:tc>
          <w:tcPr>
            <w:tcW w:w="6819" w:type="dxa"/>
            <w:tcBorders>
              <w:top w:val="nil"/>
              <w:left w:val="nil"/>
              <w:bottom w:val="nil"/>
              <w:right w:val="nil"/>
            </w:tcBorders>
            <w:tcMar>
              <w:top w:w="100" w:type="dxa"/>
              <w:left w:w="100" w:type="dxa"/>
              <w:bottom w:w="100" w:type="dxa"/>
              <w:right w:w="100" w:type="dxa"/>
            </w:tcMar>
          </w:tcPr>
          <w:p w14:paraId="3AE0732C" w14:textId="77777777" w:rsidR="00BF0C07" w:rsidRDefault="00CF2E2C">
            <w:pPr>
              <w:rPr>
                <w:sz w:val="20"/>
                <w:szCs w:val="20"/>
              </w:rPr>
            </w:pPr>
            <w:r>
              <w:rPr>
                <w:sz w:val="20"/>
                <w:szCs w:val="20"/>
              </w:rPr>
              <w:t>Expandir a atuação no mercado corporativo e aumentar a receita bruta em 20% no próximo ano fiscal</w:t>
            </w:r>
          </w:p>
        </w:tc>
      </w:tr>
      <w:tr w:rsidR="00BF0C07" w14:paraId="63CCB56A" w14:textId="77777777">
        <w:trPr>
          <w:trHeight w:val="1085"/>
        </w:trPr>
        <w:tc>
          <w:tcPr>
            <w:tcW w:w="2252" w:type="dxa"/>
            <w:tcBorders>
              <w:top w:val="nil"/>
              <w:left w:val="nil"/>
              <w:bottom w:val="nil"/>
              <w:right w:val="nil"/>
            </w:tcBorders>
            <w:tcMar>
              <w:top w:w="100" w:type="dxa"/>
              <w:left w:w="100" w:type="dxa"/>
              <w:bottom w:w="100" w:type="dxa"/>
              <w:right w:w="100" w:type="dxa"/>
            </w:tcMar>
          </w:tcPr>
          <w:p w14:paraId="11575A7D" w14:textId="77777777" w:rsidR="00BF0C07" w:rsidRDefault="00CF2E2C">
            <w:pPr>
              <w:rPr>
                <w:sz w:val="20"/>
                <w:szCs w:val="20"/>
              </w:rPr>
            </w:pPr>
            <w:r>
              <w:rPr>
                <w:sz w:val="20"/>
                <w:szCs w:val="20"/>
              </w:rPr>
              <w:t>Justificativa de valor</w:t>
            </w:r>
          </w:p>
        </w:tc>
        <w:tc>
          <w:tcPr>
            <w:tcW w:w="6819" w:type="dxa"/>
            <w:tcBorders>
              <w:top w:val="nil"/>
              <w:left w:val="nil"/>
              <w:bottom w:val="nil"/>
              <w:right w:val="nil"/>
            </w:tcBorders>
            <w:tcMar>
              <w:top w:w="100" w:type="dxa"/>
              <w:left w:w="100" w:type="dxa"/>
              <w:bottom w:w="100" w:type="dxa"/>
              <w:right w:w="100" w:type="dxa"/>
            </w:tcMar>
          </w:tcPr>
          <w:p w14:paraId="5F3733D7" w14:textId="77777777" w:rsidR="00BF0C07" w:rsidRDefault="00CF2E2C">
            <w:pPr>
              <w:rPr>
                <w:sz w:val="20"/>
                <w:szCs w:val="20"/>
              </w:rPr>
            </w:pPr>
            <w:r>
              <w:rPr>
                <w:sz w:val="20"/>
                <w:szCs w:val="20"/>
              </w:rPr>
              <w:t>Automatizar a análise de crédito e o faturamento para pessoas jurídicas, reduzindo o tempo de fechamento de pedidos de 3 dias para aprovação imediata</w:t>
            </w:r>
          </w:p>
        </w:tc>
      </w:tr>
      <w:tr w:rsidR="00BF0C07" w14:paraId="6D665560" w14:textId="77777777">
        <w:trPr>
          <w:trHeight w:val="1085"/>
        </w:trPr>
        <w:tc>
          <w:tcPr>
            <w:tcW w:w="2252" w:type="dxa"/>
            <w:tcBorders>
              <w:top w:val="nil"/>
              <w:left w:val="nil"/>
              <w:bottom w:val="nil"/>
              <w:right w:val="nil"/>
            </w:tcBorders>
            <w:tcMar>
              <w:top w:w="100" w:type="dxa"/>
              <w:left w:w="100" w:type="dxa"/>
              <w:bottom w:w="100" w:type="dxa"/>
              <w:right w:w="100" w:type="dxa"/>
            </w:tcMar>
          </w:tcPr>
          <w:p w14:paraId="3F589C71" w14:textId="46BDA787" w:rsidR="00BF0C07" w:rsidRDefault="00D65AB3">
            <w:pPr>
              <w:rPr>
                <w:sz w:val="20"/>
                <w:szCs w:val="20"/>
              </w:rPr>
            </w:pPr>
            <w:r>
              <w:rPr>
                <w:sz w:val="20"/>
                <w:szCs w:val="20"/>
              </w:rPr>
              <w:t>Público-alvo e demanda esperada</w:t>
            </w:r>
          </w:p>
        </w:tc>
        <w:tc>
          <w:tcPr>
            <w:tcW w:w="6819" w:type="dxa"/>
            <w:tcBorders>
              <w:top w:val="nil"/>
              <w:left w:val="nil"/>
              <w:bottom w:val="nil"/>
              <w:right w:val="nil"/>
            </w:tcBorders>
            <w:tcMar>
              <w:top w:w="100" w:type="dxa"/>
              <w:left w:w="100" w:type="dxa"/>
              <w:bottom w:w="100" w:type="dxa"/>
              <w:right w:w="100" w:type="dxa"/>
            </w:tcMar>
          </w:tcPr>
          <w:p w14:paraId="45767B55" w14:textId="77777777" w:rsidR="00BF0C07" w:rsidRDefault="00CF2E2C">
            <w:pPr>
              <w:rPr>
                <w:sz w:val="20"/>
                <w:szCs w:val="20"/>
              </w:rPr>
            </w:pPr>
            <w:r>
              <w:rPr>
                <w:sz w:val="20"/>
                <w:szCs w:val="20"/>
              </w:rPr>
              <w:t>500 clientes corporativos no primeiro semestre, com pico de demanda em horário comercial (08h às 18h) e expectativa de 10.000 transações por mês</w:t>
            </w:r>
          </w:p>
        </w:tc>
      </w:tr>
      <w:tr w:rsidR="00BF0C07" w14:paraId="279CB272" w14:textId="77777777">
        <w:trPr>
          <w:trHeight w:val="800"/>
        </w:trPr>
        <w:tc>
          <w:tcPr>
            <w:tcW w:w="2252" w:type="dxa"/>
            <w:tcBorders>
              <w:top w:val="nil"/>
              <w:left w:val="nil"/>
              <w:bottom w:val="nil"/>
              <w:right w:val="nil"/>
            </w:tcBorders>
            <w:tcMar>
              <w:top w:w="100" w:type="dxa"/>
              <w:left w:w="100" w:type="dxa"/>
              <w:bottom w:w="100" w:type="dxa"/>
              <w:right w:w="100" w:type="dxa"/>
            </w:tcMar>
          </w:tcPr>
          <w:p w14:paraId="09E63A7D" w14:textId="77777777" w:rsidR="00BF0C07" w:rsidRDefault="00CF2E2C">
            <w:pPr>
              <w:rPr>
                <w:sz w:val="20"/>
                <w:szCs w:val="20"/>
              </w:rPr>
            </w:pPr>
            <w:r>
              <w:rPr>
                <w:sz w:val="20"/>
                <w:szCs w:val="20"/>
              </w:rPr>
              <w:t>Investimento inicial (CAPEX)</w:t>
            </w:r>
          </w:p>
        </w:tc>
        <w:tc>
          <w:tcPr>
            <w:tcW w:w="6819" w:type="dxa"/>
            <w:tcBorders>
              <w:top w:val="nil"/>
              <w:left w:val="nil"/>
              <w:bottom w:val="nil"/>
              <w:right w:val="nil"/>
            </w:tcBorders>
            <w:tcMar>
              <w:top w:w="100" w:type="dxa"/>
              <w:left w:w="100" w:type="dxa"/>
              <w:bottom w:w="100" w:type="dxa"/>
              <w:right w:w="100" w:type="dxa"/>
            </w:tcMar>
          </w:tcPr>
          <w:p w14:paraId="605E9591" w14:textId="77777777" w:rsidR="00BF0C07" w:rsidRDefault="00CF2E2C">
            <w:pPr>
              <w:rPr>
                <w:sz w:val="20"/>
                <w:szCs w:val="20"/>
              </w:rPr>
            </w:pPr>
            <w:r>
              <w:rPr>
                <w:sz w:val="20"/>
                <w:szCs w:val="20"/>
              </w:rPr>
              <w:t>R$ 150.000,00 para desenvolvimento de software e aquisição de licenças</w:t>
            </w:r>
          </w:p>
        </w:tc>
      </w:tr>
      <w:tr w:rsidR="00BF0C07" w14:paraId="4E9F0EDD" w14:textId="77777777">
        <w:trPr>
          <w:trHeight w:val="800"/>
        </w:trPr>
        <w:tc>
          <w:tcPr>
            <w:tcW w:w="2252" w:type="dxa"/>
            <w:tcBorders>
              <w:top w:val="nil"/>
              <w:left w:val="nil"/>
              <w:bottom w:val="nil"/>
              <w:right w:val="nil"/>
            </w:tcBorders>
            <w:tcMar>
              <w:top w:w="100" w:type="dxa"/>
              <w:left w:w="100" w:type="dxa"/>
              <w:bottom w:w="100" w:type="dxa"/>
              <w:right w:w="100" w:type="dxa"/>
            </w:tcMar>
          </w:tcPr>
          <w:p w14:paraId="41767FED" w14:textId="77777777" w:rsidR="00BF0C07" w:rsidRDefault="00CF2E2C">
            <w:pPr>
              <w:rPr>
                <w:sz w:val="20"/>
                <w:szCs w:val="20"/>
              </w:rPr>
            </w:pPr>
            <w:r>
              <w:rPr>
                <w:sz w:val="20"/>
                <w:szCs w:val="20"/>
              </w:rPr>
              <w:t>Custo operacional mensal (OPEX)</w:t>
            </w:r>
          </w:p>
        </w:tc>
        <w:tc>
          <w:tcPr>
            <w:tcW w:w="6819" w:type="dxa"/>
            <w:tcBorders>
              <w:top w:val="nil"/>
              <w:left w:val="nil"/>
              <w:bottom w:val="nil"/>
              <w:right w:val="nil"/>
            </w:tcBorders>
            <w:tcMar>
              <w:top w:w="100" w:type="dxa"/>
              <w:left w:w="100" w:type="dxa"/>
              <w:bottom w:w="100" w:type="dxa"/>
              <w:right w:w="100" w:type="dxa"/>
            </w:tcMar>
          </w:tcPr>
          <w:p w14:paraId="7A168FFE" w14:textId="77777777" w:rsidR="00BF0C07" w:rsidRDefault="00CF2E2C">
            <w:pPr>
              <w:rPr>
                <w:sz w:val="20"/>
                <w:szCs w:val="20"/>
              </w:rPr>
            </w:pPr>
            <w:r>
              <w:rPr>
                <w:sz w:val="20"/>
                <w:szCs w:val="20"/>
              </w:rPr>
              <w:t>R$ 15.000,00 para infraestrutura em nuvem e suporte</w:t>
            </w:r>
          </w:p>
        </w:tc>
      </w:tr>
      <w:tr w:rsidR="00BF0C07" w14:paraId="1323A5B2" w14:textId="77777777">
        <w:trPr>
          <w:trHeight w:val="800"/>
        </w:trPr>
        <w:tc>
          <w:tcPr>
            <w:tcW w:w="2252" w:type="dxa"/>
            <w:tcBorders>
              <w:top w:val="nil"/>
              <w:left w:val="nil"/>
              <w:bottom w:val="nil"/>
              <w:right w:val="nil"/>
            </w:tcBorders>
            <w:tcMar>
              <w:top w:w="100" w:type="dxa"/>
              <w:left w:w="100" w:type="dxa"/>
              <w:bottom w:w="100" w:type="dxa"/>
              <w:right w:w="100" w:type="dxa"/>
            </w:tcMar>
          </w:tcPr>
          <w:p w14:paraId="470A1D69" w14:textId="77777777" w:rsidR="00BF0C07" w:rsidRDefault="00CF2E2C">
            <w:r>
              <w:t>Indicador definido (RF06)</w:t>
            </w:r>
          </w:p>
        </w:tc>
        <w:tc>
          <w:tcPr>
            <w:tcW w:w="6819" w:type="dxa"/>
            <w:tcBorders>
              <w:top w:val="nil"/>
              <w:left w:val="nil"/>
              <w:bottom w:val="nil"/>
              <w:right w:val="nil"/>
            </w:tcBorders>
            <w:tcMar>
              <w:top w:w="100" w:type="dxa"/>
              <w:left w:w="100" w:type="dxa"/>
              <w:bottom w:w="100" w:type="dxa"/>
              <w:right w:w="100" w:type="dxa"/>
            </w:tcMar>
          </w:tcPr>
          <w:p w14:paraId="6A1718EA" w14:textId="77777777" w:rsidR="00BF0C07" w:rsidRDefault="00CF2E2C">
            <w:r>
              <w:t>Disponibilidade do serviço (SLA) em horário comercial e volume de vendas faturado pelo portal</w:t>
            </w:r>
          </w:p>
        </w:tc>
      </w:tr>
      <w:tr w:rsidR="00BF0C07" w14:paraId="6F47D98A" w14:textId="77777777">
        <w:trPr>
          <w:trHeight w:val="800"/>
        </w:trPr>
        <w:tc>
          <w:tcPr>
            <w:tcW w:w="2252" w:type="dxa"/>
            <w:tcBorders>
              <w:top w:val="nil"/>
              <w:left w:val="nil"/>
              <w:bottom w:val="nil"/>
              <w:right w:val="nil"/>
            </w:tcBorders>
            <w:tcMar>
              <w:top w:w="100" w:type="dxa"/>
              <w:left w:w="100" w:type="dxa"/>
              <w:bottom w:w="100" w:type="dxa"/>
              <w:right w:w="100" w:type="dxa"/>
            </w:tcMar>
          </w:tcPr>
          <w:p w14:paraId="59986B97" w14:textId="77777777" w:rsidR="00BF0C07" w:rsidRDefault="00CF2E2C">
            <w:r>
              <w:t>Cômputo do indicador (RF07)</w:t>
            </w:r>
          </w:p>
        </w:tc>
        <w:tc>
          <w:tcPr>
            <w:tcW w:w="6819" w:type="dxa"/>
            <w:tcBorders>
              <w:top w:val="nil"/>
              <w:left w:val="nil"/>
              <w:bottom w:val="nil"/>
              <w:right w:val="nil"/>
            </w:tcBorders>
            <w:tcMar>
              <w:top w:w="100" w:type="dxa"/>
              <w:left w:w="100" w:type="dxa"/>
              <w:bottom w:w="100" w:type="dxa"/>
              <w:right w:w="100" w:type="dxa"/>
            </w:tcMar>
          </w:tcPr>
          <w:p w14:paraId="47645619" w14:textId="77777777" w:rsidR="00BF0C07" w:rsidRDefault="00CF2E2C">
            <w:r>
              <w:t>SLA calculado automaticamente a partir do monitoramento de uptime da plataforma (meta: 99,9%); vendas faturadas extraídas do sistema financeiro integrado (meta: R$ 2 milhões em 6 meses)</w:t>
            </w:r>
          </w:p>
        </w:tc>
      </w:tr>
    </w:tbl>
    <w:p w14:paraId="327188E2" w14:textId="77777777" w:rsidR="00BF0C07" w:rsidRDefault="00CF2E2C">
      <w:pPr>
        <w:spacing w:before="240" w:after="240"/>
        <w:jc w:val="center"/>
      </w:pPr>
      <w:r>
        <w:t>Fonte: Autoria própria</w:t>
      </w:r>
    </w:p>
    <w:p w14:paraId="489D026B" w14:textId="77777777" w:rsidR="00BF0C07" w:rsidRDefault="00CF2E2C">
      <w:pPr>
        <w:spacing w:before="240" w:after="240"/>
        <w:ind w:firstLine="708"/>
      </w:pPr>
      <w:r>
        <w:t>Este exemplo demonstra como a ferramenta de ITSM materializa os conceitos teóricos da gestão da estratégia de serviço. Os quatro primeiros campos correspondem ao registro dos 4 Ps da estratégia (RF05, Bloco 1): a Perspectiva e a Posição definem a visão e a diferenciação competitiva por trás da decisão, enquanto o Plano e o Padrão traduzem essa visão em ação e mostram sua consistência com decisões anteriores da empresa. Os campos seguintes correspondem ao portfólio de serviços (RF01, Bloco 2), ao alinhamento</w:t>
      </w:r>
      <w:r>
        <w:t xml:space="preserve"> estratégico e à justificativa de valor (RF04, Bloco 2), à gestão de demanda e ao planejamento financeiro (RF02 e RF03, Bloco 3) e, por fim, à definição e ao cômputo dos indicadores de sucesso (RF06 e RF07, Bloco 3). Dessa forma, o aluno consegue visualizar como todos os requisitos funcionais levantados neste capítulo se conectam e se aplicam em um ambiente próximo ao utilizado nas organizações.</w:t>
      </w:r>
    </w:p>
    <w:p w14:paraId="1FCDB6AF" w14:textId="77777777" w:rsidR="00476E10" w:rsidRDefault="00CF2E2C">
      <w:pPr>
        <w:pStyle w:val="Ttulo2"/>
      </w:pPr>
      <w:r>
        <w:t>4.4 Projeto da Ferramenta Educacional</w:t>
      </w:r>
    </w:p>
    <w:p w14:paraId="31E61371" w14:textId="77777777" w:rsidR="00476E10" w:rsidRDefault="00CF2E2C">
      <w:pPr>
        <w:spacing w:after="240"/>
        <w:ind w:firstLine="708"/>
      </w:pPr>
      <w:r>
        <w:t>A avaliação preliminar apresentada no Quadro 12 mostrou que, das quatro ferramentas de ITSM disponíveis no mercado, nenhuma atende de forma integral e nativa aos sete requisitos funcionais levantados. O ponto mais crítico é o RF05: nenhuma das soluções oferece um campo dedicado ao registro dos 4 Ps da estratégia, justamente o elemento conceitual central da prática de Gerenciamento da Estratégia da ITIL 4 e, portanto, o conteúdo que a unidade de aprendizagem precisa tornar visível ao aluno.</w:t>
      </w:r>
    </w:p>
    <w:p w14:paraId="6284B4E9" w14:textId="77777777" w:rsidR="00476E10" w:rsidRDefault="00CF2E2C">
      <w:pPr>
        <w:spacing w:after="240"/>
        <w:ind w:firstLine="708"/>
      </w:pPr>
      <w:r>
        <w:t xml:space="preserve">Além da lacuna funcional, três limitações de natureza pedagógica foram identificadas no uso de ferramentas comerciais em sala de aula. A primeira é o excesso de funcionalidades não pertinentes ao recorte da unidade: soluções como o ServiceNow e o Jira Service Management contemplam as 34 práticas da ITIL 4, o que expõe o aluno a um volume de informação incompatível com uma unidade de quatro horas. A segunda é a barreira de acesso, pois as versões completas dessas ferramentas são pagas e as versões gratuitas </w:t>
      </w:r>
      <w:r>
        <w:t>impõem limites de usuários e de recursos que dificultam o uso simultâneo por uma turma. A terceira é a ausência de dados de operação: sem histórico de chamados, acordos de nível de serviço e pesquisas de satisfação, o RF07 não pode ser exercitado, e alimentar manualmente esses dados consumiria o tempo de aula destinado à análise estratégica.</w:t>
      </w:r>
    </w:p>
    <w:p w14:paraId="181D26D7" w14:textId="77777777" w:rsidR="00476E10" w:rsidRDefault="00CF2E2C">
      <w:pPr>
        <w:spacing w:after="240"/>
        <w:ind w:firstLine="708"/>
      </w:pPr>
      <w:r>
        <w:t>Diante desse cenário, optou-se por desenvolver uma ferramenta educacional própria, denominada EduITSM, cujo escopo é deliberadamente restrito à prática de Gerenciamento da Estratégia. A ferramenta não pretende substituir uma solução comercial de ITSM nem cobrir as demais práticas da ITIL 4: seu propósito é oferecer, em um único fluxo de uso, exatamente os sete requisitos funcionais do Quadro 11, acrescidos dos requisitos complementares necessários à sua aplicação didática. As seções seguintes apresentam a e</w:t>
      </w:r>
      <w:r>
        <w:t>specificação da ferramenta, seguindo os artefatos de modelagem usuais da Engenharia de Software: requisitos funcionais complementares, requisitos não funcionais, regras de negócio, casos de uso, diagrama de classes, modelo de dados, arquitetura, protótipo de interface e matriz de rastreabilidade.</w:t>
      </w:r>
    </w:p>
    <w:p w14:paraId="3167B191" w14:textId="77777777" w:rsidR="00476E10" w:rsidRDefault="00CF2E2C">
      <w:pPr>
        <w:pStyle w:val="Ttulo3"/>
      </w:pPr>
      <w:r>
        <w:t>4.4.1 Visão Geral da Ferramenta</w:t>
      </w:r>
    </w:p>
    <w:p w14:paraId="7213C8A3" w14:textId="77777777" w:rsidR="00476E10" w:rsidRDefault="00CF2E2C">
      <w:pPr>
        <w:spacing w:after="240"/>
        <w:ind w:firstLine="708"/>
      </w:pPr>
      <w:r>
        <w:t>O EduITSM é uma aplicação web acessada por navegador, sem necessidade de instalação local. O sistema contempla dois perfis de usuário. O Aluno possui sua própria organização fictícia, um ambiente de trabalho isolado no qual registra a análise de ambiente, formula a estratégia, cadastra o portfólio de serviços, vincula os serviços aos objetivos do negócio, define os indicadores e consulta os resultados. O Professor possui as mesmas permissões em seu próprio ambiente, utilizado para a demonstração conduzida n</w:t>
      </w:r>
      <w:r>
        <w:t>o Bloco 2 da unidade de aprendizagem, e dispõe adicionalmente de acesso somente leitura aos ambientes dos alunos, para acompanhar e avaliar a atividade do estudo de caso do Bloco 4.</w:t>
      </w:r>
    </w:p>
    <w:p w14:paraId="7C05018F" w14:textId="77777777" w:rsidR="00476E10" w:rsidRDefault="00CF2E2C">
      <w:pPr>
        <w:spacing w:after="240"/>
        <w:ind w:firstLine="708"/>
      </w:pPr>
      <w:r>
        <w:t>O elemento que viabiliza o cômputo dos indicadores é o motor de simulação. Em vez de exigir que o aluno digite dados de operação, a ferramenta gera automaticamente registros operacionais fictícios para os serviços cadastrados, a partir de um cenário configurável que define o período, o volume de registros e o perfil de comportamento desejado. Os indicadores definidos pelo aluno são então calculados sobre esses registros, permitindo que a aula avance rapidamente da formulação da estratégia para a etapa de av</w:t>
      </w:r>
      <w:r>
        <w:t>aliação, que é onde o ciclo contínuo da ITIL 4 se manifesta.</w:t>
      </w:r>
    </w:p>
    <w:p w14:paraId="6719BDF6" w14:textId="77777777" w:rsidR="00476E10" w:rsidRDefault="00CF2E2C">
      <w:pPr>
        <w:spacing w:after="240"/>
        <w:ind w:firstLine="708"/>
      </w:pPr>
      <w:r>
        <w:t>Cabe delimitar o que a ferramenta não contempla. O EduITSM não implementa gerenciamento de incidentes, de problemas, de mudanças ou de configuração, nem base de dados de itens de configuração, fluxos de aprovação ou integrações com sistemas externos. Essas funcionalidades pertencem a outras práticas da ITIL 4, fora do escopo definido na Seção 1.1.2, e sua ausência é intencional: cada tela do sistema corresponde a uma atividade da prática de Gerenciamento da Estratégia ensinada na unidade de aprendizagem.</w:t>
      </w:r>
    </w:p>
    <w:p w14:paraId="61997FAD" w14:textId="77777777" w:rsidR="00476E10" w:rsidRDefault="00CF2E2C">
      <w:pPr>
        <w:pStyle w:val="Ttulo3"/>
      </w:pPr>
      <w:r>
        <w:t>4.4.2 Requisitos Funcionais Complementares</w:t>
      </w:r>
    </w:p>
    <w:p w14:paraId="58C3EC9C" w14:textId="77777777" w:rsidR="00476E10" w:rsidRDefault="00CF2E2C">
      <w:pPr>
        <w:spacing w:after="240"/>
        <w:ind w:firstLine="708"/>
      </w:pPr>
      <w:r>
        <w:t>Os sete requisitos funcionais do Quadro 11 descrevem o que a ferramenta precisa oferecer no que diz respeito ao conteúdo da prática de Gerenciamento da Estratégia. Para que esses requisitos possam ser exercidos por uma turma em sala de aula, seis requisitos complementares foram identificados, apresentados no Quadro 14. Eles tratam do acesso ao sistema, do isolamento dos ambientes de trabalho, da geração dos dados de operação e do acompanhamento pelo professor.</w:t>
      </w:r>
    </w:p>
    <w:p w14:paraId="6F58F190" w14:textId="77777777" w:rsidR="00476E10" w:rsidRDefault="00CF2E2C">
      <w:pPr>
        <w:spacing w:after="0"/>
        <w:jc w:val="center"/>
      </w:pPr>
      <w:r>
        <w:t>Quadro 14 - Requisitos funcionais complementares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2358"/>
        <w:gridCol w:w="5806"/>
      </w:tblGrid>
      <w:tr w:rsidR="00BF0C07" w14:paraId="778CBE71" w14:textId="77777777">
        <w:trPr>
          <w:trHeight w:val="800"/>
        </w:trPr>
        <w:tc>
          <w:tcPr>
            <w:tcW w:w="907" w:type="dxa"/>
            <w:tcBorders>
              <w:top w:val="nil"/>
              <w:left w:val="nil"/>
              <w:bottom w:val="nil"/>
              <w:right w:val="nil"/>
            </w:tcBorders>
            <w:tcMar>
              <w:top w:w="100" w:type="dxa"/>
              <w:left w:w="100" w:type="dxa"/>
              <w:bottom w:w="100" w:type="dxa"/>
              <w:right w:w="100" w:type="dxa"/>
            </w:tcMar>
          </w:tcPr>
          <w:p w14:paraId="423819CC" w14:textId="77777777" w:rsidR="00BF0C07" w:rsidRDefault="00CF2E2C">
            <w:pPr>
              <w:jc w:val="center"/>
              <w:rPr>
                <w:sz w:val="20"/>
                <w:szCs w:val="20"/>
              </w:rPr>
            </w:pPr>
            <w:r>
              <w:rPr>
                <w:b/>
                <w:bCs/>
                <w:sz w:val="20"/>
                <w:szCs w:val="20"/>
              </w:rPr>
              <w:t>Código</w:t>
            </w:r>
          </w:p>
        </w:tc>
        <w:tc>
          <w:tcPr>
            <w:tcW w:w="2358" w:type="dxa"/>
            <w:tcBorders>
              <w:top w:val="nil"/>
              <w:left w:val="nil"/>
              <w:bottom w:val="nil"/>
              <w:right w:val="nil"/>
            </w:tcBorders>
            <w:tcMar>
              <w:top w:w="100" w:type="dxa"/>
              <w:left w:w="100" w:type="dxa"/>
              <w:bottom w:w="100" w:type="dxa"/>
              <w:right w:w="100" w:type="dxa"/>
            </w:tcMar>
          </w:tcPr>
          <w:p w14:paraId="7D4283F1" w14:textId="77777777" w:rsidR="00BF0C07" w:rsidRDefault="00CF2E2C">
            <w:pPr>
              <w:jc w:val="center"/>
              <w:rPr>
                <w:sz w:val="20"/>
                <w:szCs w:val="20"/>
              </w:rPr>
            </w:pPr>
            <w:r>
              <w:rPr>
                <w:b/>
                <w:bCs/>
                <w:sz w:val="20"/>
                <w:szCs w:val="20"/>
              </w:rPr>
              <w:t>Requisito Funcional</w:t>
            </w:r>
          </w:p>
        </w:tc>
        <w:tc>
          <w:tcPr>
            <w:tcW w:w="5805" w:type="dxa"/>
            <w:tcBorders>
              <w:top w:val="nil"/>
              <w:left w:val="nil"/>
              <w:bottom w:val="nil"/>
              <w:right w:val="nil"/>
            </w:tcBorders>
            <w:tcMar>
              <w:top w:w="100" w:type="dxa"/>
              <w:left w:w="100" w:type="dxa"/>
              <w:bottom w:w="100" w:type="dxa"/>
              <w:right w:w="100" w:type="dxa"/>
            </w:tcMar>
          </w:tcPr>
          <w:p w14:paraId="7BCCB6C6" w14:textId="77777777" w:rsidR="00BF0C07" w:rsidRDefault="00CF2E2C">
            <w:pPr>
              <w:jc w:val="center"/>
              <w:rPr>
                <w:sz w:val="20"/>
                <w:szCs w:val="20"/>
              </w:rPr>
            </w:pPr>
            <w:r>
              <w:rPr>
                <w:b/>
                <w:bCs/>
                <w:sz w:val="20"/>
                <w:szCs w:val="20"/>
              </w:rPr>
              <w:t>Descrição</w:t>
            </w:r>
          </w:p>
        </w:tc>
      </w:tr>
      <w:tr w:rsidR="00BF0C07" w14:paraId="4C6B5EEE" w14:textId="77777777">
        <w:trPr>
          <w:trHeight w:val="1085"/>
        </w:trPr>
        <w:tc>
          <w:tcPr>
            <w:tcW w:w="907" w:type="dxa"/>
            <w:tcBorders>
              <w:top w:val="nil"/>
              <w:left w:val="nil"/>
              <w:bottom w:val="nil"/>
              <w:right w:val="nil"/>
            </w:tcBorders>
            <w:tcMar>
              <w:top w:w="100" w:type="dxa"/>
              <w:left w:w="100" w:type="dxa"/>
              <w:bottom w:w="100" w:type="dxa"/>
              <w:right w:w="100" w:type="dxa"/>
            </w:tcMar>
          </w:tcPr>
          <w:p w14:paraId="6D72E045" w14:textId="77777777" w:rsidR="00BF0C07" w:rsidRDefault="00CF2E2C">
            <w:pPr>
              <w:jc w:val="center"/>
              <w:rPr>
                <w:sz w:val="20"/>
                <w:szCs w:val="20"/>
              </w:rPr>
            </w:pPr>
            <w:r>
              <w:rPr>
                <w:sz w:val="20"/>
                <w:szCs w:val="20"/>
              </w:rPr>
              <w:t>RF08</w:t>
            </w:r>
          </w:p>
        </w:tc>
        <w:tc>
          <w:tcPr>
            <w:tcW w:w="2358" w:type="dxa"/>
            <w:tcBorders>
              <w:top w:val="nil"/>
              <w:left w:val="nil"/>
              <w:bottom w:val="nil"/>
              <w:right w:val="nil"/>
            </w:tcBorders>
            <w:tcMar>
              <w:top w:w="100" w:type="dxa"/>
              <w:left w:w="100" w:type="dxa"/>
              <w:bottom w:w="100" w:type="dxa"/>
              <w:right w:w="100" w:type="dxa"/>
            </w:tcMar>
          </w:tcPr>
          <w:p w14:paraId="6B12B492" w14:textId="77777777" w:rsidR="00BF0C07" w:rsidRDefault="00CF2E2C">
            <w:pPr>
              <w:jc w:val="left"/>
              <w:rPr>
                <w:sz w:val="20"/>
                <w:szCs w:val="20"/>
              </w:rPr>
            </w:pPr>
            <w:r>
              <w:rPr>
                <w:sz w:val="20"/>
                <w:szCs w:val="20"/>
              </w:rPr>
              <w:t>Autenticar usuários e distinguir perfis</w:t>
            </w:r>
          </w:p>
        </w:tc>
        <w:tc>
          <w:tcPr>
            <w:tcW w:w="5805" w:type="dxa"/>
            <w:tcBorders>
              <w:top w:val="nil"/>
              <w:left w:val="nil"/>
              <w:bottom w:val="nil"/>
              <w:right w:val="nil"/>
            </w:tcBorders>
            <w:tcMar>
              <w:top w:w="100" w:type="dxa"/>
              <w:left w:w="100" w:type="dxa"/>
              <w:bottom w:w="100" w:type="dxa"/>
              <w:right w:w="100" w:type="dxa"/>
            </w:tcMar>
          </w:tcPr>
          <w:p w14:paraId="47A62878" w14:textId="77777777" w:rsidR="00BF0C07" w:rsidRDefault="00CF2E2C">
            <w:pPr>
              <w:jc w:val="left"/>
              <w:rPr>
                <w:sz w:val="20"/>
                <w:szCs w:val="20"/>
              </w:rPr>
            </w:pPr>
            <w:r>
              <w:rPr>
                <w:sz w:val="20"/>
                <w:szCs w:val="20"/>
              </w:rPr>
              <w:t>O sistema deve permitir o cadastro e a autenticação de usuários, distinguindo os perfis Aluno e Professor, com permissões específicas para cada um.</w:t>
            </w:r>
          </w:p>
        </w:tc>
      </w:tr>
      <w:tr w:rsidR="00BF0C07" w14:paraId="088412B4" w14:textId="77777777">
        <w:trPr>
          <w:trHeight w:val="1085"/>
        </w:trPr>
        <w:tc>
          <w:tcPr>
            <w:tcW w:w="907" w:type="dxa"/>
            <w:tcBorders>
              <w:top w:val="nil"/>
              <w:left w:val="nil"/>
              <w:bottom w:val="nil"/>
              <w:right w:val="nil"/>
            </w:tcBorders>
            <w:tcMar>
              <w:top w:w="100" w:type="dxa"/>
              <w:left w:w="100" w:type="dxa"/>
              <w:bottom w:w="100" w:type="dxa"/>
              <w:right w:w="100" w:type="dxa"/>
            </w:tcMar>
          </w:tcPr>
          <w:p w14:paraId="4E25BA69" w14:textId="77777777" w:rsidR="00BF0C07" w:rsidRDefault="00CF2E2C">
            <w:pPr>
              <w:jc w:val="center"/>
              <w:rPr>
                <w:sz w:val="20"/>
                <w:szCs w:val="20"/>
              </w:rPr>
            </w:pPr>
            <w:r>
              <w:rPr>
                <w:sz w:val="20"/>
                <w:szCs w:val="20"/>
              </w:rPr>
              <w:t>RF09</w:t>
            </w:r>
          </w:p>
        </w:tc>
        <w:tc>
          <w:tcPr>
            <w:tcW w:w="2358" w:type="dxa"/>
            <w:tcBorders>
              <w:top w:val="nil"/>
              <w:left w:val="nil"/>
              <w:bottom w:val="nil"/>
              <w:right w:val="nil"/>
            </w:tcBorders>
            <w:tcMar>
              <w:top w:w="100" w:type="dxa"/>
              <w:left w:w="100" w:type="dxa"/>
              <w:bottom w:w="100" w:type="dxa"/>
              <w:right w:w="100" w:type="dxa"/>
            </w:tcMar>
          </w:tcPr>
          <w:p w14:paraId="186D21D8" w14:textId="77777777" w:rsidR="00BF0C07" w:rsidRDefault="00CF2E2C">
            <w:pPr>
              <w:jc w:val="left"/>
              <w:rPr>
                <w:sz w:val="20"/>
                <w:szCs w:val="20"/>
              </w:rPr>
            </w:pPr>
            <w:r>
              <w:rPr>
                <w:sz w:val="20"/>
                <w:szCs w:val="20"/>
              </w:rPr>
              <w:t>Manter ambiente de trabalho isolado</w:t>
            </w:r>
          </w:p>
        </w:tc>
        <w:tc>
          <w:tcPr>
            <w:tcW w:w="5805" w:type="dxa"/>
            <w:tcBorders>
              <w:top w:val="nil"/>
              <w:left w:val="nil"/>
              <w:bottom w:val="nil"/>
              <w:right w:val="nil"/>
            </w:tcBorders>
            <w:tcMar>
              <w:top w:w="100" w:type="dxa"/>
              <w:left w:w="100" w:type="dxa"/>
              <w:bottom w:w="100" w:type="dxa"/>
              <w:right w:w="100" w:type="dxa"/>
            </w:tcMar>
          </w:tcPr>
          <w:p w14:paraId="2DB80AD3" w14:textId="77777777" w:rsidR="00BF0C07" w:rsidRDefault="00CF2E2C">
            <w:pPr>
              <w:jc w:val="left"/>
              <w:rPr>
                <w:sz w:val="20"/>
                <w:szCs w:val="20"/>
              </w:rPr>
            </w:pPr>
            <w:r>
              <w:rPr>
                <w:sz w:val="20"/>
                <w:szCs w:val="20"/>
              </w:rPr>
              <w:t>O sistema deve permitir que cada usuário mantenha sua própria organização fictícia, com dados isolados dos demais usuários da turma.</w:t>
            </w:r>
          </w:p>
        </w:tc>
      </w:tr>
      <w:tr w:rsidR="00BF0C07" w14:paraId="683F2330" w14:textId="77777777">
        <w:trPr>
          <w:trHeight w:val="1085"/>
        </w:trPr>
        <w:tc>
          <w:tcPr>
            <w:tcW w:w="907" w:type="dxa"/>
            <w:tcBorders>
              <w:top w:val="nil"/>
              <w:left w:val="nil"/>
              <w:bottom w:val="nil"/>
              <w:right w:val="nil"/>
            </w:tcBorders>
            <w:tcMar>
              <w:top w:w="100" w:type="dxa"/>
              <w:left w:w="100" w:type="dxa"/>
              <w:bottom w:w="100" w:type="dxa"/>
              <w:right w:w="100" w:type="dxa"/>
            </w:tcMar>
          </w:tcPr>
          <w:p w14:paraId="4DCE32E5" w14:textId="77777777" w:rsidR="00BF0C07" w:rsidRDefault="00CF2E2C">
            <w:pPr>
              <w:jc w:val="center"/>
              <w:rPr>
                <w:sz w:val="20"/>
                <w:szCs w:val="20"/>
              </w:rPr>
            </w:pPr>
            <w:r>
              <w:rPr>
                <w:sz w:val="20"/>
                <w:szCs w:val="20"/>
              </w:rPr>
              <w:t>RF10</w:t>
            </w:r>
          </w:p>
        </w:tc>
        <w:tc>
          <w:tcPr>
            <w:tcW w:w="2358" w:type="dxa"/>
            <w:tcBorders>
              <w:top w:val="nil"/>
              <w:left w:val="nil"/>
              <w:bottom w:val="nil"/>
              <w:right w:val="nil"/>
            </w:tcBorders>
            <w:tcMar>
              <w:top w:w="100" w:type="dxa"/>
              <w:left w:w="100" w:type="dxa"/>
              <w:bottom w:w="100" w:type="dxa"/>
              <w:right w:w="100" w:type="dxa"/>
            </w:tcMar>
          </w:tcPr>
          <w:p w14:paraId="7A835B2C" w14:textId="77777777" w:rsidR="00BF0C07" w:rsidRDefault="00CF2E2C">
            <w:pPr>
              <w:jc w:val="left"/>
              <w:rPr>
                <w:sz w:val="20"/>
                <w:szCs w:val="20"/>
              </w:rPr>
            </w:pPr>
            <w:r>
              <w:rPr>
                <w:sz w:val="20"/>
                <w:szCs w:val="20"/>
              </w:rPr>
              <w:t>Registrar a análise de ambiente</w:t>
            </w:r>
          </w:p>
        </w:tc>
        <w:tc>
          <w:tcPr>
            <w:tcW w:w="5805" w:type="dxa"/>
            <w:tcBorders>
              <w:top w:val="nil"/>
              <w:left w:val="nil"/>
              <w:bottom w:val="nil"/>
              <w:right w:val="nil"/>
            </w:tcBorders>
            <w:tcMar>
              <w:top w:w="100" w:type="dxa"/>
              <w:left w:w="100" w:type="dxa"/>
              <w:bottom w:w="100" w:type="dxa"/>
              <w:right w:w="100" w:type="dxa"/>
            </w:tcMar>
          </w:tcPr>
          <w:p w14:paraId="1C4D9AFA" w14:textId="77777777" w:rsidR="00BF0C07" w:rsidRDefault="00CF2E2C">
            <w:pPr>
              <w:jc w:val="left"/>
              <w:rPr>
                <w:sz w:val="20"/>
                <w:szCs w:val="20"/>
              </w:rPr>
            </w:pPr>
            <w:r>
              <w:rPr>
                <w:sz w:val="20"/>
                <w:szCs w:val="20"/>
              </w:rPr>
              <w:t>O sistema deve permitir o registro da avaliação do ambiente interno e externo da organização, classificando os itens identificados em forças, fraquezas, oportunidades e ameaças.</w:t>
            </w:r>
          </w:p>
        </w:tc>
      </w:tr>
      <w:tr w:rsidR="00BF0C07" w14:paraId="518A62B1" w14:textId="77777777">
        <w:trPr>
          <w:trHeight w:val="1085"/>
        </w:trPr>
        <w:tc>
          <w:tcPr>
            <w:tcW w:w="907" w:type="dxa"/>
            <w:tcBorders>
              <w:top w:val="nil"/>
              <w:left w:val="nil"/>
              <w:bottom w:val="nil"/>
              <w:right w:val="nil"/>
            </w:tcBorders>
            <w:tcMar>
              <w:top w:w="100" w:type="dxa"/>
              <w:left w:w="100" w:type="dxa"/>
              <w:bottom w:w="100" w:type="dxa"/>
              <w:right w:w="100" w:type="dxa"/>
            </w:tcMar>
          </w:tcPr>
          <w:p w14:paraId="5935D562" w14:textId="77777777" w:rsidR="00BF0C07" w:rsidRDefault="00CF2E2C">
            <w:pPr>
              <w:jc w:val="center"/>
              <w:rPr>
                <w:sz w:val="20"/>
                <w:szCs w:val="20"/>
              </w:rPr>
            </w:pPr>
            <w:r>
              <w:rPr>
                <w:sz w:val="20"/>
                <w:szCs w:val="20"/>
              </w:rPr>
              <w:t>RF11</w:t>
            </w:r>
          </w:p>
        </w:tc>
        <w:tc>
          <w:tcPr>
            <w:tcW w:w="2358" w:type="dxa"/>
            <w:tcBorders>
              <w:top w:val="nil"/>
              <w:left w:val="nil"/>
              <w:bottom w:val="nil"/>
              <w:right w:val="nil"/>
            </w:tcBorders>
            <w:tcMar>
              <w:top w:w="100" w:type="dxa"/>
              <w:left w:w="100" w:type="dxa"/>
              <w:bottom w:w="100" w:type="dxa"/>
              <w:right w:w="100" w:type="dxa"/>
            </w:tcMar>
          </w:tcPr>
          <w:p w14:paraId="0147EE7E" w14:textId="77777777" w:rsidR="00BF0C07" w:rsidRDefault="00CF2E2C">
            <w:pPr>
              <w:jc w:val="left"/>
              <w:rPr>
                <w:sz w:val="20"/>
                <w:szCs w:val="20"/>
              </w:rPr>
            </w:pPr>
            <w:r>
              <w:rPr>
                <w:sz w:val="20"/>
                <w:szCs w:val="20"/>
              </w:rPr>
              <w:t>Gerar dados operacionais simulados</w:t>
            </w:r>
          </w:p>
        </w:tc>
        <w:tc>
          <w:tcPr>
            <w:tcW w:w="5805" w:type="dxa"/>
            <w:tcBorders>
              <w:top w:val="nil"/>
              <w:left w:val="nil"/>
              <w:bottom w:val="nil"/>
              <w:right w:val="nil"/>
            </w:tcBorders>
            <w:tcMar>
              <w:top w:w="100" w:type="dxa"/>
              <w:left w:w="100" w:type="dxa"/>
              <w:bottom w:w="100" w:type="dxa"/>
              <w:right w:w="100" w:type="dxa"/>
            </w:tcMar>
          </w:tcPr>
          <w:p w14:paraId="3F94FBBD" w14:textId="77777777" w:rsidR="00BF0C07" w:rsidRDefault="00CF2E2C">
            <w:pPr>
              <w:jc w:val="left"/>
              <w:rPr>
                <w:sz w:val="20"/>
                <w:szCs w:val="20"/>
              </w:rPr>
            </w:pPr>
            <w:r>
              <w:rPr>
                <w:sz w:val="20"/>
                <w:szCs w:val="20"/>
              </w:rPr>
              <w:t>O sistema deve gerar automaticamente registros operacionais fictícios, contemplando chamados, tempo de atendimento, cumprimento de acordos de nível de serviço e notas de satisfação, a partir de um cenário configurável, para alimentar o cômputo dos indicadores previsto no RF07.</w:t>
            </w:r>
          </w:p>
        </w:tc>
      </w:tr>
      <w:tr w:rsidR="00BF0C07" w14:paraId="020634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44F90E38" w14:textId="77777777" w:rsidR="00BF0C07" w:rsidRDefault="00CF2E2C">
            <w:pPr>
              <w:jc w:val="center"/>
              <w:rPr>
                <w:sz w:val="20"/>
                <w:szCs w:val="20"/>
              </w:rPr>
            </w:pPr>
            <w:r>
              <w:rPr>
                <w:sz w:val="20"/>
                <w:szCs w:val="20"/>
              </w:rPr>
              <w:t>RF12</w:t>
            </w:r>
          </w:p>
        </w:tc>
        <w:tc>
          <w:tcPr>
            <w:tcW w:w="2358" w:type="dxa"/>
            <w:tcBorders>
              <w:top w:val="nil"/>
              <w:left w:val="nil"/>
              <w:bottom w:val="nil"/>
              <w:right w:val="nil"/>
            </w:tcBorders>
            <w:tcMar>
              <w:top w:w="100" w:type="dxa"/>
              <w:left w:w="100" w:type="dxa"/>
              <w:bottom w:w="100" w:type="dxa"/>
              <w:right w:w="100" w:type="dxa"/>
            </w:tcMar>
          </w:tcPr>
          <w:p w14:paraId="21A36618" w14:textId="77777777" w:rsidR="00BF0C07" w:rsidRDefault="00CF2E2C">
            <w:pPr>
              <w:jc w:val="left"/>
              <w:rPr>
                <w:sz w:val="20"/>
                <w:szCs w:val="20"/>
              </w:rPr>
            </w:pPr>
            <w:r>
              <w:rPr>
                <w:sz w:val="20"/>
                <w:szCs w:val="20"/>
              </w:rPr>
              <w:t>Acompanhar os ambientes dos alunos</w:t>
            </w:r>
          </w:p>
        </w:tc>
        <w:tc>
          <w:tcPr>
            <w:tcW w:w="5805" w:type="dxa"/>
            <w:tcBorders>
              <w:top w:val="nil"/>
              <w:left w:val="nil"/>
              <w:bottom w:val="nil"/>
              <w:right w:val="nil"/>
            </w:tcBorders>
            <w:tcMar>
              <w:top w:w="100" w:type="dxa"/>
              <w:left w:w="100" w:type="dxa"/>
              <w:bottom w:w="100" w:type="dxa"/>
              <w:right w:w="100" w:type="dxa"/>
            </w:tcMar>
          </w:tcPr>
          <w:p w14:paraId="149061D7" w14:textId="77777777" w:rsidR="00BF0C07" w:rsidRDefault="00CF2E2C">
            <w:pPr>
              <w:jc w:val="left"/>
              <w:rPr>
                <w:sz w:val="20"/>
                <w:szCs w:val="20"/>
              </w:rPr>
            </w:pPr>
            <w:r>
              <w:rPr>
                <w:sz w:val="20"/>
                <w:szCs w:val="20"/>
              </w:rPr>
              <w:t>O sistema deve permitir que o Professor visualize, em modo somente leitura, os ambientes de todos os alunos, para acompanhar o andamento e avaliar a atividade do estudo de caso.</w:t>
            </w:r>
          </w:p>
        </w:tc>
      </w:tr>
      <w:tr w:rsidR="00BF0C07" w14:paraId="45694E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431E78FB" w14:textId="77777777" w:rsidR="00BF0C07" w:rsidRDefault="00CF2E2C">
            <w:pPr>
              <w:jc w:val="center"/>
              <w:rPr>
                <w:sz w:val="20"/>
                <w:szCs w:val="20"/>
              </w:rPr>
            </w:pPr>
            <w:r>
              <w:rPr>
                <w:sz w:val="20"/>
                <w:szCs w:val="20"/>
              </w:rPr>
              <w:t>RF13</w:t>
            </w:r>
          </w:p>
        </w:tc>
        <w:tc>
          <w:tcPr>
            <w:tcW w:w="2358" w:type="dxa"/>
            <w:tcBorders>
              <w:top w:val="nil"/>
              <w:left w:val="nil"/>
              <w:bottom w:val="nil"/>
              <w:right w:val="nil"/>
            </w:tcBorders>
            <w:tcMar>
              <w:top w:w="100" w:type="dxa"/>
              <w:left w:w="100" w:type="dxa"/>
              <w:bottom w:w="100" w:type="dxa"/>
              <w:right w:w="100" w:type="dxa"/>
            </w:tcMar>
          </w:tcPr>
          <w:p w14:paraId="03140344" w14:textId="77777777" w:rsidR="00BF0C07" w:rsidRDefault="00CF2E2C">
            <w:pPr>
              <w:jc w:val="left"/>
              <w:rPr>
                <w:sz w:val="20"/>
                <w:szCs w:val="20"/>
              </w:rPr>
            </w:pPr>
            <w:r>
              <w:rPr>
                <w:sz w:val="20"/>
                <w:szCs w:val="20"/>
              </w:rPr>
              <w:t>Exportar o relatório da estratégia</w:t>
            </w:r>
          </w:p>
        </w:tc>
        <w:tc>
          <w:tcPr>
            <w:tcW w:w="5805" w:type="dxa"/>
            <w:tcBorders>
              <w:top w:val="nil"/>
              <w:left w:val="nil"/>
              <w:bottom w:val="nil"/>
              <w:right w:val="nil"/>
            </w:tcBorders>
            <w:tcMar>
              <w:top w:w="100" w:type="dxa"/>
              <w:left w:w="100" w:type="dxa"/>
              <w:bottom w:w="100" w:type="dxa"/>
              <w:right w:w="100" w:type="dxa"/>
            </w:tcMar>
          </w:tcPr>
          <w:p w14:paraId="31CDF629" w14:textId="77777777" w:rsidR="00BF0C07" w:rsidRDefault="00CF2E2C">
            <w:pPr>
              <w:jc w:val="left"/>
              <w:rPr>
                <w:sz w:val="20"/>
                <w:szCs w:val="20"/>
              </w:rPr>
            </w:pPr>
            <w:r>
              <w:rPr>
                <w:sz w:val="20"/>
                <w:szCs w:val="20"/>
              </w:rPr>
              <w:t>O sistema deve permitir a exportação de um relatório consolidando os 4 Ps, o portfólio de serviços, os vínculos estratégicos e os indicadores, para entrega como produto da atividade em grupo.</w:t>
            </w:r>
          </w:p>
        </w:tc>
      </w:tr>
    </w:tbl>
    <w:p w14:paraId="73E41A51" w14:textId="77777777" w:rsidR="00476E10" w:rsidRDefault="00476E10">
      <w:pPr>
        <w:spacing w:after="0"/>
      </w:pPr>
    </w:p>
    <w:p w14:paraId="10D28E37" w14:textId="77777777" w:rsidR="00476E10" w:rsidRDefault="00CF2E2C">
      <w:pPr>
        <w:spacing w:after="240"/>
        <w:jc w:val="center"/>
      </w:pPr>
      <w:r>
        <w:t>Fonte: Autoria própria</w:t>
      </w:r>
    </w:p>
    <w:p w14:paraId="78A67FF6" w14:textId="77777777" w:rsidR="00476E10" w:rsidRDefault="00CF2E2C">
      <w:pPr>
        <w:spacing w:after="240"/>
        <w:ind w:firstLine="708"/>
      </w:pPr>
      <w:r>
        <w:t>O RF11 merece destaque, pois é o requisito que viabiliza o RF07. Sem uma origem de dados operacionais, o cômputo automático dos indicadores não pode ser demonstrado, e foi precisamente essa ausência que inviabilizou o uso das ferramentas comerciais avaliadas no contexto de uma aula de quatro horas.</w:t>
      </w:r>
    </w:p>
    <w:p w14:paraId="2687F21C" w14:textId="77777777" w:rsidR="00476E10" w:rsidRDefault="00CF2E2C">
      <w:pPr>
        <w:pStyle w:val="Ttulo3"/>
      </w:pPr>
      <w:r>
        <w:t>4.4.3 Requisitos Não Funcionais</w:t>
      </w:r>
    </w:p>
    <w:p w14:paraId="485FEBD2" w14:textId="77777777" w:rsidR="00476E10" w:rsidRDefault="00CF2E2C">
      <w:pPr>
        <w:spacing w:after="240"/>
        <w:ind w:firstLine="708"/>
      </w:pPr>
      <w:r>
        <w:t>O Quadro 15 apresenta os requisitos não funcionais da ferramenta, organizados por categoria. Dois deles decorrem diretamente do contexto de uso educacional: o RNF01, que limita a três níveis a profundidade de navegação, em razão da carga horária reduzida da unidade de aprendizagem; e o RNF10, que dimensiona a capacidade do sistema para o tamanho de uma turma de graduação.</w:t>
      </w:r>
    </w:p>
    <w:p w14:paraId="22E6B45A" w14:textId="77777777" w:rsidR="00476E10" w:rsidRDefault="00CF2E2C">
      <w:pPr>
        <w:spacing w:after="0"/>
        <w:jc w:val="center"/>
      </w:pPr>
      <w:r>
        <w:t>Quadro 15 - Requisitos não funcionais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1995"/>
        <w:gridCol w:w="6169"/>
      </w:tblGrid>
      <w:tr w:rsidR="00BF0C07" w14:paraId="59935E81" w14:textId="77777777">
        <w:trPr>
          <w:trHeight w:val="800"/>
        </w:trPr>
        <w:tc>
          <w:tcPr>
            <w:tcW w:w="907" w:type="dxa"/>
            <w:tcBorders>
              <w:top w:val="nil"/>
              <w:left w:val="nil"/>
              <w:bottom w:val="nil"/>
              <w:right w:val="nil"/>
            </w:tcBorders>
            <w:tcMar>
              <w:top w:w="100" w:type="dxa"/>
              <w:left w:w="100" w:type="dxa"/>
              <w:bottom w:w="100" w:type="dxa"/>
              <w:right w:w="100" w:type="dxa"/>
            </w:tcMar>
          </w:tcPr>
          <w:p w14:paraId="07A1AB1A" w14:textId="77777777" w:rsidR="00BF0C07" w:rsidRDefault="00CF2E2C">
            <w:pPr>
              <w:jc w:val="center"/>
              <w:rPr>
                <w:sz w:val="20"/>
                <w:szCs w:val="20"/>
              </w:rPr>
            </w:pPr>
            <w:r>
              <w:rPr>
                <w:b/>
                <w:bCs/>
                <w:sz w:val="20"/>
                <w:szCs w:val="20"/>
              </w:rPr>
              <w:t>Código</w:t>
            </w:r>
          </w:p>
        </w:tc>
        <w:tc>
          <w:tcPr>
            <w:tcW w:w="1995" w:type="dxa"/>
            <w:tcBorders>
              <w:top w:val="nil"/>
              <w:left w:val="nil"/>
              <w:bottom w:val="nil"/>
              <w:right w:val="nil"/>
            </w:tcBorders>
            <w:tcMar>
              <w:top w:w="100" w:type="dxa"/>
              <w:left w:w="100" w:type="dxa"/>
              <w:bottom w:w="100" w:type="dxa"/>
              <w:right w:w="100" w:type="dxa"/>
            </w:tcMar>
          </w:tcPr>
          <w:p w14:paraId="602DC615" w14:textId="77777777" w:rsidR="00BF0C07" w:rsidRDefault="00CF2E2C">
            <w:pPr>
              <w:jc w:val="center"/>
              <w:rPr>
                <w:sz w:val="20"/>
                <w:szCs w:val="20"/>
              </w:rPr>
            </w:pPr>
            <w:r>
              <w:rPr>
                <w:b/>
                <w:bCs/>
                <w:sz w:val="20"/>
                <w:szCs w:val="20"/>
              </w:rPr>
              <w:t>Categoria</w:t>
            </w:r>
          </w:p>
        </w:tc>
        <w:tc>
          <w:tcPr>
            <w:tcW w:w="6168" w:type="dxa"/>
            <w:tcBorders>
              <w:top w:val="nil"/>
              <w:left w:val="nil"/>
              <w:bottom w:val="nil"/>
              <w:right w:val="nil"/>
            </w:tcBorders>
            <w:tcMar>
              <w:top w:w="100" w:type="dxa"/>
              <w:left w:w="100" w:type="dxa"/>
              <w:bottom w:w="100" w:type="dxa"/>
              <w:right w:w="100" w:type="dxa"/>
            </w:tcMar>
          </w:tcPr>
          <w:p w14:paraId="5714F1F6" w14:textId="77777777" w:rsidR="00BF0C07" w:rsidRDefault="00CF2E2C">
            <w:pPr>
              <w:jc w:val="center"/>
              <w:rPr>
                <w:sz w:val="20"/>
                <w:szCs w:val="20"/>
              </w:rPr>
            </w:pPr>
            <w:r>
              <w:rPr>
                <w:b/>
                <w:bCs/>
                <w:sz w:val="20"/>
                <w:szCs w:val="20"/>
              </w:rPr>
              <w:t>Requisito</w:t>
            </w:r>
          </w:p>
        </w:tc>
      </w:tr>
      <w:tr w:rsidR="00BF0C07" w14:paraId="31A79B7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59D6989" w14:textId="77777777" w:rsidR="00BF0C07" w:rsidRDefault="00CF2E2C">
            <w:pPr>
              <w:jc w:val="center"/>
              <w:rPr>
                <w:sz w:val="20"/>
                <w:szCs w:val="20"/>
              </w:rPr>
            </w:pPr>
            <w:r>
              <w:rPr>
                <w:sz w:val="20"/>
                <w:szCs w:val="20"/>
              </w:rPr>
              <w:t>RNF01</w:t>
            </w:r>
          </w:p>
        </w:tc>
        <w:tc>
          <w:tcPr>
            <w:tcW w:w="1995" w:type="dxa"/>
            <w:tcBorders>
              <w:top w:val="nil"/>
              <w:left w:val="nil"/>
              <w:bottom w:val="nil"/>
              <w:right w:val="nil"/>
            </w:tcBorders>
            <w:tcMar>
              <w:top w:w="100" w:type="dxa"/>
              <w:left w:w="100" w:type="dxa"/>
              <w:bottom w:w="100" w:type="dxa"/>
              <w:right w:w="100" w:type="dxa"/>
            </w:tcMar>
          </w:tcPr>
          <w:p w14:paraId="02E66B1D" w14:textId="77777777" w:rsidR="00BF0C07" w:rsidRDefault="00CF2E2C">
            <w:pPr>
              <w:jc w:val="left"/>
              <w:rPr>
                <w:sz w:val="20"/>
                <w:szCs w:val="20"/>
              </w:rPr>
            </w:pPr>
            <w:r>
              <w:rPr>
                <w:sz w:val="20"/>
                <w:szCs w:val="20"/>
              </w:rPr>
              <w:t>Usabilidade</w:t>
            </w:r>
          </w:p>
        </w:tc>
        <w:tc>
          <w:tcPr>
            <w:tcW w:w="6168" w:type="dxa"/>
            <w:tcBorders>
              <w:top w:val="nil"/>
              <w:left w:val="nil"/>
              <w:bottom w:val="nil"/>
              <w:right w:val="nil"/>
            </w:tcBorders>
            <w:tcMar>
              <w:top w:w="100" w:type="dxa"/>
              <w:left w:w="100" w:type="dxa"/>
              <w:bottom w:w="100" w:type="dxa"/>
              <w:right w:w="100" w:type="dxa"/>
            </w:tcMar>
          </w:tcPr>
          <w:p w14:paraId="5CA7EFCE" w14:textId="77777777" w:rsidR="00BF0C07" w:rsidRDefault="00CF2E2C">
            <w:pPr>
              <w:jc w:val="left"/>
              <w:rPr>
                <w:sz w:val="20"/>
                <w:szCs w:val="20"/>
              </w:rPr>
            </w:pPr>
            <w:r>
              <w:rPr>
                <w:sz w:val="20"/>
                <w:szCs w:val="20"/>
              </w:rPr>
              <w:t>A interface deve utilizar o vocabulário da ITIL 4 e permitir que qualquer tarefa do estudo de caso seja alcançada em no máximo três níveis de navegação, considerando que a unidade de aprendizagem dispõe de apenas quatro horas.</w:t>
            </w:r>
          </w:p>
        </w:tc>
      </w:tr>
      <w:tr w:rsidR="00BF0C07" w14:paraId="0285A3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604D93D" w14:textId="77777777" w:rsidR="00BF0C07" w:rsidRDefault="00CF2E2C">
            <w:pPr>
              <w:jc w:val="center"/>
              <w:rPr>
                <w:sz w:val="20"/>
                <w:szCs w:val="20"/>
              </w:rPr>
            </w:pPr>
            <w:r>
              <w:rPr>
                <w:sz w:val="20"/>
                <w:szCs w:val="20"/>
              </w:rPr>
              <w:t>RNF02</w:t>
            </w:r>
          </w:p>
        </w:tc>
        <w:tc>
          <w:tcPr>
            <w:tcW w:w="1995" w:type="dxa"/>
            <w:tcBorders>
              <w:top w:val="nil"/>
              <w:left w:val="nil"/>
              <w:bottom w:val="nil"/>
              <w:right w:val="nil"/>
            </w:tcBorders>
            <w:tcMar>
              <w:top w:w="100" w:type="dxa"/>
              <w:left w:w="100" w:type="dxa"/>
              <w:bottom w:w="100" w:type="dxa"/>
              <w:right w:w="100" w:type="dxa"/>
            </w:tcMar>
          </w:tcPr>
          <w:p w14:paraId="030EAFF0" w14:textId="77777777" w:rsidR="00BF0C07" w:rsidRDefault="00CF2E2C">
            <w:pPr>
              <w:jc w:val="left"/>
              <w:rPr>
                <w:sz w:val="20"/>
                <w:szCs w:val="20"/>
              </w:rPr>
            </w:pPr>
            <w:r>
              <w:rPr>
                <w:sz w:val="20"/>
                <w:szCs w:val="20"/>
              </w:rPr>
              <w:t>Desempenho</w:t>
            </w:r>
          </w:p>
        </w:tc>
        <w:tc>
          <w:tcPr>
            <w:tcW w:w="6168" w:type="dxa"/>
            <w:tcBorders>
              <w:top w:val="nil"/>
              <w:left w:val="nil"/>
              <w:bottom w:val="nil"/>
              <w:right w:val="nil"/>
            </w:tcBorders>
            <w:tcMar>
              <w:top w:w="100" w:type="dxa"/>
              <w:left w:w="100" w:type="dxa"/>
              <w:bottom w:w="100" w:type="dxa"/>
              <w:right w:w="100" w:type="dxa"/>
            </w:tcMar>
          </w:tcPr>
          <w:p w14:paraId="65803532" w14:textId="77777777" w:rsidR="00BF0C07" w:rsidRDefault="00CF2E2C">
            <w:pPr>
              <w:jc w:val="left"/>
              <w:rPr>
                <w:sz w:val="20"/>
                <w:szCs w:val="20"/>
              </w:rPr>
            </w:pPr>
            <w:r>
              <w:rPr>
                <w:sz w:val="20"/>
                <w:szCs w:val="20"/>
              </w:rPr>
              <w:t>As operações de cadastro e consulta devem responder em até dois segundos; a geração de 10.000 registros operacionais simulados deve ser concluída em até dez segundos.</w:t>
            </w:r>
          </w:p>
        </w:tc>
      </w:tr>
      <w:tr w:rsidR="00BF0C07" w14:paraId="18BD01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BCCD2B5" w14:textId="77777777" w:rsidR="00BF0C07" w:rsidRDefault="00CF2E2C">
            <w:pPr>
              <w:jc w:val="center"/>
              <w:rPr>
                <w:sz w:val="20"/>
                <w:szCs w:val="20"/>
              </w:rPr>
            </w:pPr>
            <w:r>
              <w:rPr>
                <w:sz w:val="20"/>
                <w:szCs w:val="20"/>
              </w:rPr>
              <w:t>RNF03</w:t>
            </w:r>
          </w:p>
        </w:tc>
        <w:tc>
          <w:tcPr>
            <w:tcW w:w="1995" w:type="dxa"/>
            <w:tcBorders>
              <w:top w:val="nil"/>
              <w:left w:val="nil"/>
              <w:bottom w:val="nil"/>
              <w:right w:val="nil"/>
            </w:tcBorders>
            <w:tcMar>
              <w:top w:w="100" w:type="dxa"/>
              <w:left w:w="100" w:type="dxa"/>
              <w:bottom w:w="100" w:type="dxa"/>
              <w:right w:w="100" w:type="dxa"/>
            </w:tcMar>
          </w:tcPr>
          <w:p w14:paraId="5BBC514E" w14:textId="77777777" w:rsidR="00BF0C07" w:rsidRDefault="00CF2E2C">
            <w:pPr>
              <w:jc w:val="left"/>
              <w:rPr>
                <w:sz w:val="20"/>
                <w:szCs w:val="20"/>
              </w:rPr>
            </w:pPr>
            <w:r>
              <w:rPr>
                <w:sz w:val="20"/>
                <w:szCs w:val="20"/>
              </w:rPr>
              <w:t>Compatibilidade</w:t>
            </w:r>
          </w:p>
        </w:tc>
        <w:tc>
          <w:tcPr>
            <w:tcW w:w="6168" w:type="dxa"/>
            <w:tcBorders>
              <w:top w:val="nil"/>
              <w:left w:val="nil"/>
              <w:bottom w:val="nil"/>
              <w:right w:val="nil"/>
            </w:tcBorders>
            <w:tcMar>
              <w:top w:w="100" w:type="dxa"/>
              <w:left w:w="100" w:type="dxa"/>
              <w:bottom w:w="100" w:type="dxa"/>
              <w:right w:w="100" w:type="dxa"/>
            </w:tcMar>
          </w:tcPr>
          <w:p w14:paraId="62880F3A" w14:textId="77777777" w:rsidR="00BF0C07" w:rsidRDefault="00CF2E2C">
            <w:pPr>
              <w:jc w:val="left"/>
              <w:rPr>
                <w:sz w:val="20"/>
                <w:szCs w:val="20"/>
              </w:rPr>
            </w:pPr>
            <w:r>
              <w:rPr>
                <w:sz w:val="20"/>
                <w:szCs w:val="20"/>
              </w:rPr>
              <w:t>O sistema deve funcionar nos navegadores Google Chrome, Microsoft Edge e Mozilla Firefox em suas versões atuais, sem necessidade de instalação local.</w:t>
            </w:r>
          </w:p>
        </w:tc>
      </w:tr>
      <w:tr w:rsidR="00BF0C07" w14:paraId="2490BAA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5EF9F1C" w14:textId="77777777" w:rsidR="00BF0C07" w:rsidRDefault="00CF2E2C">
            <w:pPr>
              <w:jc w:val="center"/>
              <w:rPr>
                <w:sz w:val="20"/>
                <w:szCs w:val="20"/>
              </w:rPr>
            </w:pPr>
            <w:r>
              <w:rPr>
                <w:sz w:val="20"/>
                <w:szCs w:val="20"/>
              </w:rPr>
              <w:t>RNF04</w:t>
            </w:r>
          </w:p>
        </w:tc>
        <w:tc>
          <w:tcPr>
            <w:tcW w:w="1995" w:type="dxa"/>
            <w:tcBorders>
              <w:top w:val="nil"/>
              <w:left w:val="nil"/>
              <w:bottom w:val="nil"/>
              <w:right w:val="nil"/>
            </w:tcBorders>
            <w:tcMar>
              <w:top w:w="100" w:type="dxa"/>
              <w:left w:w="100" w:type="dxa"/>
              <w:bottom w:w="100" w:type="dxa"/>
              <w:right w:w="100" w:type="dxa"/>
            </w:tcMar>
          </w:tcPr>
          <w:p w14:paraId="74B7C890" w14:textId="77777777" w:rsidR="00BF0C07" w:rsidRDefault="00CF2E2C">
            <w:pPr>
              <w:jc w:val="left"/>
              <w:rPr>
                <w:sz w:val="20"/>
                <w:szCs w:val="20"/>
              </w:rPr>
            </w:pPr>
            <w:r>
              <w:rPr>
                <w:sz w:val="20"/>
                <w:szCs w:val="20"/>
              </w:rPr>
              <w:t>Portabilidade</w:t>
            </w:r>
          </w:p>
        </w:tc>
        <w:tc>
          <w:tcPr>
            <w:tcW w:w="6168" w:type="dxa"/>
            <w:tcBorders>
              <w:top w:val="nil"/>
              <w:left w:val="nil"/>
              <w:bottom w:val="nil"/>
              <w:right w:val="nil"/>
            </w:tcBorders>
            <w:tcMar>
              <w:top w:w="100" w:type="dxa"/>
              <w:left w:w="100" w:type="dxa"/>
              <w:bottom w:w="100" w:type="dxa"/>
              <w:right w:w="100" w:type="dxa"/>
            </w:tcMar>
          </w:tcPr>
          <w:p w14:paraId="499642E2" w14:textId="77777777" w:rsidR="00BF0C07" w:rsidRDefault="00CF2E2C">
            <w:pPr>
              <w:jc w:val="left"/>
              <w:rPr>
                <w:sz w:val="20"/>
                <w:szCs w:val="20"/>
              </w:rPr>
            </w:pPr>
            <w:r>
              <w:rPr>
                <w:sz w:val="20"/>
                <w:szCs w:val="20"/>
              </w:rPr>
              <w:t>O acesso deve ocorrer por navegador, em computadores desktop e notebooks, com layout adequado a resoluções a partir de 1024 pixels de largura.</w:t>
            </w:r>
          </w:p>
        </w:tc>
      </w:tr>
      <w:tr w:rsidR="00BF0C07" w14:paraId="018F224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F54AD38" w14:textId="77777777" w:rsidR="00BF0C07" w:rsidRDefault="00CF2E2C">
            <w:pPr>
              <w:jc w:val="center"/>
              <w:rPr>
                <w:sz w:val="20"/>
                <w:szCs w:val="20"/>
              </w:rPr>
            </w:pPr>
            <w:r>
              <w:rPr>
                <w:sz w:val="20"/>
                <w:szCs w:val="20"/>
              </w:rPr>
              <w:t>RNF05</w:t>
            </w:r>
          </w:p>
        </w:tc>
        <w:tc>
          <w:tcPr>
            <w:tcW w:w="1995" w:type="dxa"/>
            <w:tcBorders>
              <w:top w:val="nil"/>
              <w:left w:val="nil"/>
              <w:bottom w:val="nil"/>
              <w:right w:val="nil"/>
            </w:tcBorders>
            <w:tcMar>
              <w:top w:w="100" w:type="dxa"/>
              <w:left w:w="100" w:type="dxa"/>
              <w:bottom w:w="100" w:type="dxa"/>
              <w:right w:w="100" w:type="dxa"/>
            </w:tcMar>
          </w:tcPr>
          <w:p w14:paraId="4E862B6A" w14:textId="77777777" w:rsidR="00BF0C07" w:rsidRDefault="00CF2E2C">
            <w:pPr>
              <w:jc w:val="left"/>
              <w:rPr>
                <w:sz w:val="20"/>
                <w:szCs w:val="20"/>
              </w:rPr>
            </w:pPr>
            <w:r>
              <w:rPr>
                <w:sz w:val="20"/>
                <w:szCs w:val="20"/>
              </w:rPr>
              <w:t>Segurança</w:t>
            </w:r>
          </w:p>
        </w:tc>
        <w:tc>
          <w:tcPr>
            <w:tcW w:w="6168" w:type="dxa"/>
            <w:tcBorders>
              <w:top w:val="nil"/>
              <w:left w:val="nil"/>
              <w:bottom w:val="nil"/>
              <w:right w:val="nil"/>
            </w:tcBorders>
            <w:tcMar>
              <w:top w:w="100" w:type="dxa"/>
              <w:left w:w="100" w:type="dxa"/>
              <w:bottom w:w="100" w:type="dxa"/>
              <w:right w:w="100" w:type="dxa"/>
            </w:tcMar>
          </w:tcPr>
          <w:p w14:paraId="0C3C54D5" w14:textId="77777777" w:rsidR="00BF0C07" w:rsidRDefault="00CF2E2C">
            <w:pPr>
              <w:jc w:val="left"/>
              <w:rPr>
                <w:sz w:val="20"/>
                <w:szCs w:val="20"/>
              </w:rPr>
            </w:pPr>
            <w:r>
              <w:rPr>
                <w:sz w:val="20"/>
                <w:szCs w:val="20"/>
              </w:rPr>
              <w:t>As senhas devem ser armazenadas com hash bcrypt e a autenticação deve ocorrer por token JWT com prazo de expiração definido.</w:t>
            </w:r>
          </w:p>
        </w:tc>
      </w:tr>
      <w:tr w:rsidR="00BF0C07" w14:paraId="1ACCB1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6B21FE43" w14:textId="77777777" w:rsidR="00BF0C07" w:rsidRDefault="00CF2E2C">
            <w:pPr>
              <w:jc w:val="center"/>
              <w:rPr>
                <w:sz w:val="20"/>
                <w:szCs w:val="20"/>
              </w:rPr>
            </w:pPr>
            <w:r>
              <w:rPr>
                <w:sz w:val="20"/>
                <w:szCs w:val="20"/>
              </w:rPr>
              <w:t>RNF06</w:t>
            </w:r>
          </w:p>
        </w:tc>
        <w:tc>
          <w:tcPr>
            <w:tcW w:w="1995" w:type="dxa"/>
            <w:tcBorders>
              <w:top w:val="nil"/>
              <w:left w:val="nil"/>
              <w:bottom w:val="nil"/>
              <w:right w:val="nil"/>
            </w:tcBorders>
            <w:tcMar>
              <w:top w:w="100" w:type="dxa"/>
              <w:left w:w="100" w:type="dxa"/>
              <w:bottom w:w="100" w:type="dxa"/>
              <w:right w:w="100" w:type="dxa"/>
            </w:tcMar>
          </w:tcPr>
          <w:p w14:paraId="12244AB4" w14:textId="77777777" w:rsidR="00BF0C07" w:rsidRDefault="00CF2E2C">
            <w:pPr>
              <w:jc w:val="left"/>
              <w:rPr>
                <w:sz w:val="20"/>
                <w:szCs w:val="20"/>
              </w:rPr>
            </w:pPr>
            <w:r>
              <w:rPr>
                <w:sz w:val="20"/>
                <w:szCs w:val="20"/>
              </w:rPr>
              <w:t>Isolamento de dados</w:t>
            </w:r>
          </w:p>
        </w:tc>
        <w:tc>
          <w:tcPr>
            <w:tcW w:w="6168" w:type="dxa"/>
            <w:tcBorders>
              <w:top w:val="nil"/>
              <w:left w:val="nil"/>
              <w:bottom w:val="nil"/>
              <w:right w:val="nil"/>
            </w:tcBorders>
            <w:tcMar>
              <w:top w:w="100" w:type="dxa"/>
              <w:left w:w="100" w:type="dxa"/>
              <w:bottom w:w="100" w:type="dxa"/>
              <w:right w:w="100" w:type="dxa"/>
            </w:tcMar>
          </w:tcPr>
          <w:p w14:paraId="15528BDF" w14:textId="77777777" w:rsidR="00BF0C07" w:rsidRDefault="00CF2E2C">
            <w:pPr>
              <w:jc w:val="left"/>
              <w:rPr>
                <w:sz w:val="20"/>
                <w:szCs w:val="20"/>
              </w:rPr>
            </w:pPr>
            <w:r>
              <w:rPr>
                <w:sz w:val="20"/>
                <w:szCs w:val="20"/>
              </w:rPr>
              <w:t>Um aluno não deve conseguir acessar nem alterar o ambiente de outro aluno; o acesso ampliado de leitura é exclusivo do perfil Professor.</w:t>
            </w:r>
          </w:p>
        </w:tc>
      </w:tr>
      <w:tr w:rsidR="00BF0C07" w14:paraId="649ECC45" w14:textId="77777777">
        <w:trPr>
          <w:trHeight w:val="1085"/>
        </w:trPr>
        <w:tc>
          <w:tcPr>
            <w:tcW w:w="907" w:type="dxa"/>
            <w:tcBorders>
              <w:top w:val="nil"/>
              <w:left w:val="nil"/>
              <w:bottom w:val="nil"/>
              <w:right w:val="nil"/>
            </w:tcBorders>
            <w:tcMar>
              <w:top w:w="100" w:type="dxa"/>
              <w:left w:w="100" w:type="dxa"/>
              <w:bottom w:w="100" w:type="dxa"/>
              <w:right w:w="100" w:type="dxa"/>
            </w:tcMar>
          </w:tcPr>
          <w:p w14:paraId="39C2138D" w14:textId="77777777" w:rsidR="00BF0C07" w:rsidRDefault="00CF2E2C">
            <w:pPr>
              <w:jc w:val="center"/>
              <w:rPr>
                <w:sz w:val="20"/>
                <w:szCs w:val="20"/>
              </w:rPr>
            </w:pPr>
            <w:r>
              <w:rPr>
                <w:sz w:val="20"/>
                <w:szCs w:val="20"/>
              </w:rPr>
              <w:t>RNF07</w:t>
            </w:r>
          </w:p>
        </w:tc>
        <w:tc>
          <w:tcPr>
            <w:tcW w:w="1995" w:type="dxa"/>
            <w:tcBorders>
              <w:top w:val="nil"/>
              <w:left w:val="nil"/>
              <w:bottom w:val="nil"/>
              <w:right w:val="nil"/>
            </w:tcBorders>
            <w:tcMar>
              <w:top w:w="100" w:type="dxa"/>
              <w:left w:w="100" w:type="dxa"/>
              <w:bottom w:w="100" w:type="dxa"/>
              <w:right w:w="100" w:type="dxa"/>
            </w:tcMar>
          </w:tcPr>
          <w:p w14:paraId="6574EDD3" w14:textId="77777777" w:rsidR="00BF0C07" w:rsidRDefault="00CF2E2C">
            <w:pPr>
              <w:jc w:val="left"/>
              <w:rPr>
                <w:sz w:val="20"/>
                <w:szCs w:val="20"/>
              </w:rPr>
            </w:pPr>
            <w:r>
              <w:rPr>
                <w:sz w:val="20"/>
                <w:szCs w:val="20"/>
              </w:rPr>
              <w:t>Disponibilidade</w:t>
            </w:r>
          </w:p>
        </w:tc>
        <w:tc>
          <w:tcPr>
            <w:tcW w:w="6168" w:type="dxa"/>
            <w:tcBorders>
              <w:top w:val="nil"/>
              <w:left w:val="nil"/>
              <w:bottom w:val="nil"/>
              <w:right w:val="nil"/>
            </w:tcBorders>
            <w:tcMar>
              <w:top w:w="100" w:type="dxa"/>
              <w:left w:w="100" w:type="dxa"/>
              <w:bottom w:w="100" w:type="dxa"/>
              <w:right w:w="100" w:type="dxa"/>
            </w:tcMar>
          </w:tcPr>
          <w:p w14:paraId="51D49D2E" w14:textId="77777777" w:rsidR="00BF0C07" w:rsidRDefault="00CF2E2C">
            <w:pPr>
              <w:jc w:val="left"/>
              <w:rPr>
                <w:sz w:val="20"/>
                <w:szCs w:val="20"/>
              </w:rPr>
            </w:pPr>
            <w:r>
              <w:rPr>
                <w:sz w:val="20"/>
                <w:szCs w:val="20"/>
              </w:rPr>
              <w:t>O sistema deve estar hospedado em ambiente de nuvem e permanecer disponível durante toda a janela de aplicação da unidade de aprendizagem.</w:t>
            </w:r>
          </w:p>
        </w:tc>
      </w:tr>
      <w:tr w:rsidR="00BF0C07" w14:paraId="39F3F40F" w14:textId="77777777">
        <w:trPr>
          <w:trHeight w:val="1085"/>
        </w:trPr>
        <w:tc>
          <w:tcPr>
            <w:tcW w:w="907" w:type="dxa"/>
            <w:tcBorders>
              <w:top w:val="nil"/>
              <w:left w:val="nil"/>
              <w:bottom w:val="nil"/>
              <w:right w:val="nil"/>
            </w:tcBorders>
            <w:tcMar>
              <w:top w:w="100" w:type="dxa"/>
              <w:left w:w="100" w:type="dxa"/>
              <w:bottom w:w="100" w:type="dxa"/>
              <w:right w:w="100" w:type="dxa"/>
            </w:tcMar>
          </w:tcPr>
          <w:p w14:paraId="3B0F55BF" w14:textId="77777777" w:rsidR="00BF0C07" w:rsidRDefault="00CF2E2C">
            <w:pPr>
              <w:jc w:val="center"/>
              <w:rPr>
                <w:sz w:val="20"/>
                <w:szCs w:val="20"/>
              </w:rPr>
            </w:pPr>
            <w:r>
              <w:rPr>
                <w:sz w:val="20"/>
                <w:szCs w:val="20"/>
              </w:rPr>
              <w:t>RNF08</w:t>
            </w:r>
          </w:p>
        </w:tc>
        <w:tc>
          <w:tcPr>
            <w:tcW w:w="1995" w:type="dxa"/>
            <w:tcBorders>
              <w:top w:val="nil"/>
              <w:left w:val="nil"/>
              <w:bottom w:val="nil"/>
              <w:right w:val="nil"/>
            </w:tcBorders>
            <w:tcMar>
              <w:top w:w="100" w:type="dxa"/>
              <w:left w:w="100" w:type="dxa"/>
              <w:bottom w:w="100" w:type="dxa"/>
              <w:right w:w="100" w:type="dxa"/>
            </w:tcMar>
          </w:tcPr>
          <w:p w14:paraId="565962B1" w14:textId="77777777" w:rsidR="00BF0C07" w:rsidRDefault="00CF2E2C">
            <w:pPr>
              <w:jc w:val="left"/>
              <w:rPr>
                <w:sz w:val="20"/>
                <w:szCs w:val="20"/>
              </w:rPr>
            </w:pPr>
            <w:r>
              <w:rPr>
                <w:sz w:val="20"/>
                <w:szCs w:val="20"/>
              </w:rPr>
              <w:t>Manutenibilidade</w:t>
            </w:r>
          </w:p>
        </w:tc>
        <w:tc>
          <w:tcPr>
            <w:tcW w:w="6168" w:type="dxa"/>
            <w:tcBorders>
              <w:top w:val="nil"/>
              <w:left w:val="nil"/>
              <w:bottom w:val="nil"/>
              <w:right w:val="nil"/>
            </w:tcBorders>
            <w:tcMar>
              <w:top w:w="100" w:type="dxa"/>
              <w:left w:w="100" w:type="dxa"/>
              <w:bottom w:w="100" w:type="dxa"/>
              <w:right w:w="100" w:type="dxa"/>
            </w:tcMar>
          </w:tcPr>
          <w:p w14:paraId="3E2C0621" w14:textId="77777777" w:rsidR="00BF0C07" w:rsidRDefault="00CF2E2C">
            <w:pPr>
              <w:jc w:val="left"/>
              <w:rPr>
                <w:sz w:val="20"/>
                <w:szCs w:val="20"/>
              </w:rPr>
            </w:pPr>
            <w:r>
              <w:rPr>
                <w:sz w:val="20"/>
                <w:szCs w:val="20"/>
              </w:rPr>
              <w:t>O código deve ser versionado em repositório Git, organizado em camadas separadas, com testes automatizados cobrindo as rotinas de cálculo de indicadores.</w:t>
            </w:r>
          </w:p>
        </w:tc>
      </w:tr>
      <w:tr w:rsidR="00BF0C07" w14:paraId="2026C95E" w14:textId="77777777">
        <w:trPr>
          <w:trHeight w:val="1085"/>
        </w:trPr>
        <w:tc>
          <w:tcPr>
            <w:tcW w:w="907" w:type="dxa"/>
            <w:tcBorders>
              <w:top w:val="nil"/>
              <w:left w:val="nil"/>
              <w:bottom w:val="nil"/>
              <w:right w:val="nil"/>
            </w:tcBorders>
            <w:tcMar>
              <w:top w:w="100" w:type="dxa"/>
              <w:left w:w="100" w:type="dxa"/>
              <w:bottom w:w="100" w:type="dxa"/>
              <w:right w:w="100" w:type="dxa"/>
            </w:tcMar>
          </w:tcPr>
          <w:p w14:paraId="5EE6B5A5" w14:textId="77777777" w:rsidR="00BF0C07" w:rsidRDefault="00CF2E2C">
            <w:pPr>
              <w:jc w:val="center"/>
              <w:rPr>
                <w:sz w:val="20"/>
                <w:szCs w:val="20"/>
              </w:rPr>
            </w:pPr>
            <w:r>
              <w:rPr>
                <w:sz w:val="20"/>
                <w:szCs w:val="20"/>
              </w:rPr>
              <w:t>RNF09</w:t>
            </w:r>
          </w:p>
        </w:tc>
        <w:tc>
          <w:tcPr>
            <w:tcW w:w="1995" w:type="dxa"/>
            <w:tcBorders>
              <w:top w:val="nil"/>
              <w:left w:val="nil"/>
              <w:bottom w:val="nil"/>
              <w:right w:val="nil"/>
            </w:tcBorders>
            <w:tcMar>
              <w:top w:w="100" w:type="dxa"/>
              <w:left w:w="100" w:type="dxa"/>
              <w:bottom w:w="100" w:type="dxa"/>
              <w:right w:w="100" w:type="dxa"/>
            </w:tcMar>
          </w:tcPr>
          <w:p w14:paraId="53D35EBF" w14:textId="77777777" w:rsidR="00BF0C07" w:rsidRDefault="00CF2E2C">
            <w:pPr>
              <w:jc w:val="left"/>
              <w:rPr>
                <w:sz w:val="20"/>
                <w:szCs w:val="20"/>
              </w:rPr>
            </w:pPr>
            <w:r>
              <w:rPr>
                <w:sz w:val="20"/>
                <w:szCs w:val="20"/>
              </w:rPr>
              <w:t>Idioma</w:t>
            </w:r>
          </w:p>
        </w:tc>
        <w:tc>
          <w:tcPr>
            <w:tcW w:w="6168" w:type="dxa"/>
            <w:tcBorders>
              <w:top w:val="nil"/>
              <w:left w:val="nil"/>
              <w:bottom w:val="nil"/>
              <w:right w:val="nil"/>
            </w:tcBorders>
            <w:tcMar>
              <w:top w:w="100" w:type="dxa"/>
              <w:left w:w="100" w:type="dxa"/>
              <w:bottom w:w="100" w:type="dxa"/>
              <w:right w:w="100" w:type="dxa"/>
            </w:tcMar>
          </w:tcPr>
          <w:p w14:paraId="6EE69D20" w14:textId="77777777" w:rsidR="00BF0C07" w:rsidRDefault="00CF2E2C">
            <w:pPr>
              <w:jc w:val="left"/>
              <w:rPr>
                <w:sz w:val="20"/>
                <w:szCs w:val="20"/>
              </w:rPr>
            </w:pPr>
            <w:r>
              <w:rPr>
                <w:sz w:val="20"/>
                <w:szCs w:val="20"/>
              </w:rPr>
              <w:t>A interface deve estar integralmente em português brasileiro, apresentando entre parênteses o termo original em inglês nos conceitos da ITIL.</w:t>
            </w:r>
          </w:p>
        </w:tc>
      </w:tr>
      <w:tr w:rsidR="00BF0C07" w14:paraId="74A144B9" w14:textId="77777777">
        <w:trPr>
          <w:trHeight w:val="1085"/>
        </w:trPr>
        <w:tc>
          <w:tcPr>
            <w:tcW w:w="907" w:type="dxa"/>
            <w:tcBorders>
              <w:top w:val="nil"/>
              <w:left w:val="nil"/>
              <w:bottom w:val="nil"/>
              <w:right w:val="nil"/>
            </w:tcBorders>
            <w:tcMar>
              <w:top w:w="100" w:type="dxa"/>
              <w:left w:w="100" w:type="dxa"/>
              <w:bottom w:w="100" w:type="dxa"/>
              <w:right w:w="100" w:type="dxa"/>
            </w:tcMar>
          </w:tcPr>
          <w:p w14:paraId="0B07CEA1" w14:textId="77777777" w:rsidR="00BF0C07" w:rsidRDefault="00CF2E2C">
            <w:pPr>
              <w:jc w:val="center"/>
              <w:rPr>
                <w:sz w:val="20"/>
                <w:szCs w:val="20"/>
              </w:rPr>
            </w:pPr>
            <w:r>
              <w:rPr>
                <w:sz w:val="20"/>
                <w:szCs w:val="20"/>
              </w:rPr>
              <w:t>RNF10</w:t>
            </w:r>
          </w:p>
        </w:tc>
        <w:tc>
          <w:tcPr>
            <w:tcW w:w="1995" w:type="dxa"/>
            <w:tcBorders>
              <w:top w:val="nil"/>
              <w:left w:val="nil"/>
              <w:bottom w:val="nil"/>
              <w:right w:val="nil"/>
            </w:tcBorders>
            <w:tcMar>
              <w:top w:w="100" w:type="dxa"/>
              <w:left w:w="100" w:type="dxa"/>
              <w:bottom w:w="100" w:type="dxa"/>
              <w:right w:w="100" w:type="dxa"/>
            </w:tcMar>
          </w:tcPr>
          <w:p w14:paraId="458EA1CC" w14:textId="77777777" w:rsidR="00BF0C07" w:rsidRDefault="00CF2E2C">
            <w:pPr>
              <w:jc w:val="left"/>
              <w:rPr>
                <w:sz w:val="20"/>
                <w:szCs w:val="20"/>
              </w:rPr>
            </w:pPr>
            <w:r>
              <w:rPr>
                <w:sz w:val="20"/>
                <w:szCs w:val="20"/>
              </w:rPr>
              <w:t>Capacidade</w:t>
            </w:r>
          </w:p>
        </w:tc>
        <w:tc>
          <w:tcPr>
            <w:tcW w:w="6168" w:type="dxa"/>
            <w:tcBorders>
              <w:top w:val="nil"/>
              <w:left w:val="nil"/>
              <w:bottom w:val="nil"/>
              <w:right w:val="nil"/>
            </w:tcBorders>
            <w:tcMar>
              <w:top w:w="100" w:type="dxa"/>
              <w:left w:w="100" w:type="dxa"/>
              <w:bottom w:w="100" w:type="dxa"/>
              <w:right w:w="100" w:type="dxa"/>
            </w:tcMar>
          </w:tcPr>
          <w:p w14:paraId="0BE1E881" w14:textId="77777777" w:rsidR="00BF0C07" w:rsidRDefault="00CF2E2C">
            <w:pPr>
              <w:jc w:val="left"/>
              <w:rPr>
                <w:sz w:val="20"/>
                <w:szCs w:val="20"/>
              </w:rPr>
            </w:pPr>
            <w:r>
              <w:rPr>
                <w:sz w:val="20"/>
                <w:szCs w:val="20"/>
              </w:rPr>
              <w:t>O sistema deve suportar ao menos 40 usuários simultâneos, número compatível com o tamanho de uma turma de graduação.</w:t>
            </w:r>
          </w:p>
        </w:tc>
      </w:tr>
      <w:tr w:rsidR="00BF0C07" w14:paraId="089DEA6D" w14:textId="77777777">
        <w:trPr>
          <w:trHeight w:val="1085"/>
        </w:trPr>
        <w:tc>
          <w:tcPr>
            <w:tcW w:w="907" w:type="dxa"/>
            <w:tcBorders>
              <w:top w:val="nil"/>
              <w:left w:val="nil"/>
              <w:bottom w:val="nil"/>
              <w:right w:val="nil"/>
            </w:tcBorders>
            <w:tcMar>
              <w:top w:w="100" w:type="dxa"/>
              <w:left w:w="100" w:type="dxa"/>
              <w:bottom w:w="100" w:type="dxa"/>
              <w:right w:w="100" w:type="dxa"/>
            </w:tcMar>
          </w:tcPr>
          <w:p w14:paraId="69D65F52" w14:textId="77777777" w:rsidR="00BF0C07" w:rsidRDefault="00CF2E2C">
            <w:pPr>
              <w:jc w:val="center"/>
              <w:rPr>
                <w:sz w:val="20"/>
                <w:szCs w:val="20"/>
              </w:rPr>
            </w:pPr>
            <w:r>
              <w:rPr>
                <w:sz w:val="20"/>
                <w:szCs w:val="20"/>
              </w:rPr>
              <w:t>RNF11</w:t>
            </w:r>
          </w:p>
        </w:tc>
        <w:tc>
          <w:tcPr>
            <w:tcW w:w="1995" w:type="dxa"/>
            <w:tcBorders>
              <w:top w:val="nil"/>
              <w:left w:val="nil"/>
              <w:bottom w:val="nil"/>
              <w:right w:val="nil"/>
            </w:tcBorders>
            <w:tcMar>
              <w:top w:w="100" w:type="dxa"/>
              <w:left w:w="100" w:type="dxa"/>
              <w:bottom w:w="100" w:type="dxa"/>
              <w:right w:w="100" w:type="dxa"/>
            </w:tcMar>
          </w:tcPr>
          <w:p w14:paraId="6013BF34" w14:textId="77777777" w:rsidR="00BF0C07" w:rsidRDefault="00CF2E2C">
            <w:pPr>
              <w:jc w:val="left"/>
              <w:rPr>
                <w:sz w:val="20"/>
                <w:szCs w:val="20"/>
              </w:rPr>
            </w:pPr>
            <w:r>
              <w:rPr>
                <w:sz w:val="20"/>
                <w:szCs w:val="20"/>
              </w:rPr>
              <w:t>Rastreabilidade</w:t>
            </w:r>
          </w:p>
        </w:tc>
        <w:tc>
          <w:tcPr>
            <w:tcW w:w="6168" w:type="dxa"/>
            <w:tcBorders>
              <w:top w:val="nil"/>
              <w:left w:val="nil"/>
              <w:bottom w:val="nil"/>
              <w:right w:val="nil"/>
            </w:tcBorders>
            <w:tcMar>
              <w:top w:w="100" w:type="dxa"/>
              <w:left w:w="100" w:type="dxa"/>
              <w:bottom w:w="100" w:type="dxa"/>
              <w:right w:w="100" w:type="dxa"/>
            </w:tcMar>
          </w:tcPr>
          <w:p w14:paraId="709B15BD" w14:textId="77777777" w:rsidR="00BF0C07" w:rsidRDefault="00CF2E2C">
            <w:pPr>
              <w:jc w:val="left"/>
              <w:rPr>
                <w:sz w:val="20"/>
                <w:szCs w:val="20"/>
              </w:rPr>
            </w:pPr>
            <w:r>
              <w:rPr>
                <w:sz w:val="20"/>
                <w:szCs w:val="20"/>
              </w:rPr>
              <w:t>O sistema deve preservar o histórico de versões da estratégia de serviço, permitindo demonstrar em aula a evolução das decisões ao longo dos ciclos.</w:t>
            </w:r>
          </w:p>
        </w:tc>
      </w:tr>
    </w:tbl>
    <w:p w14:paraId="2D370754" w14:textId="77777777" w:rsidR="00476E10" w:rsidRDefault="00476E10">
      <w:pPr>
        <w:spacing w:after="0"/>
      </w:pPr>
    </w:p>
    <w:p w14:paraId="3320F00B" w14:textId="77777777" w:rsidR="00476E10" w:rsidRDefault="00CF2E2C">
      <w:pPr>
        <w:spacing w:after="240"/>
        <w:jc w:val="center"/>
      </w:pPr>
      <w:r>
        <w:t>Fonte: Autoria própria</w:t>
      </w:r>
    </w:p>
    <w:p w14:paraId="11A59743" w14:textId="77777777" w:rsidR="00476E10" w:rsidRDefault="00CF2E2C">
      <w:pPr>
        <w:pStyle w:val="Ttulo3"/>
      </w:pPr>
      <w:r>
        <w:t>4.4.4 Regras de Negócio</w:t>
      </w:r>
    </w:p>
    <w:p w14:paraId="18A8A0D6" w14:textId="77777777" w:rsidR="00476E10" w:rsidRDefault="00CF2E2C">
      <w:pPr>
        <w:spacing w:after="240"/>
        <w:ind w:firstLine="708"/>
      </w:pPr>
      <w:r>
        <w:t xml:space="preserve">As regras de negócio apresentadas no Quadro 16 traduzem em restrições de sistema os conceitos da prática de Gerenciamento da Estratégia apresentados na fundamentação teórica. Elas cumprem um papel pedagógico além do papel técnico: a RN02, por exemplo, ao considerar a estratégia incompleta enquanto os quatro Ps não estiverem preenchidos, obriga o aluno a formular todos os elementos conceituais; e a RN10, ao sinalizar como pendência todo serviço sem vínculo estratégico, torna visível a exigência da ITIL 4 de </w:t>
      </w:r>
      <w:r>
        <w:t>que cada serviço demonstre o valor que gera para o negócio.</w:t>
      </w:r>
    </w:p>
    <w:p w14:paraId="182EEDC3" w14:textId="77777777" w:rsidR="00476E10" w:rsidRDefault="00CF2E2C">
      <w:pPr>
        <w:spacing w:after="0"/>
        <w:jc w:val="center"/>
      </w:pPr>
      <w:r>
        <w:t>Quadro 16 - Regras de negócio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8164"/>
      </w:tblGrid>
      <w:tr w:rsidR="00BF0C07" w14:paraId="774F2CCE" w14:textId="77777777">
        <w:trPr>
          <w:trHeight w:val="800"/>
        </w:trPr>
        <w:tc>
          <w:tcPr>
            <w:tcW w:w="907" w:type="dxa"/>
            <w:tcBorders>
              <w:top w:val="nil"/>
              <w:left w:val="nil"/>
              <w:bottom w:val="nil"/>
              <w:right w:val="nil"/>
            </w:tcBorders>
            <w:tcMar>
              <w:top w:w="100" w:type="dxa"/>
              <w:left w:w="100" w:type="dxa"/>
              <w:bottom w:w="100" w:type="dxa"/>
              <w:right w:w="100" w:type="dxa"/>
            </w:tcMar>
          </w:tcPr>
          <w:p w14:paraId="5B641845" w14:textId="77777777" w:rsidR="00BF0C07" w:rsidRDefault="00CF2E2C">
            <w:pPr>
              <w:jc w:val="center"/>
              <w:rPr>
                <w:sz w:val="20"/>
                <w:szCs w:val="20"/>
              </w:rPr>
            </w:pPr>
            <w:r>
              <w:rPr>
                <w:b/>
                <w:bCs/>
                <w:sz w:val="20"/>
                <w:szCs w:val="20"/>
              </w:rPr>
              <w:t>Código</w:t>
            </w:r>
          </w:p>
        </w:tc>
        <w:tc>
          <w:tcPr>
            <w:tcW w:w="8163" w:type="dxa"/>
            <w:tcBorders>
              <w:top w:val="nil"/>
              <w:left w:val="nil"/>
              <w:bottom w:val="nil"/>
              <w:right w:val="nil"/>
            </w:tcBorders>
            <w:tcMar>
              <w:top w:w="100" w:type="dxa"/>
              <w:left w:w="100" w:type="dxa"/>
              <w:bottom w:w="100" w:type="dxa"/>
              <w:right w:w="100" w:type="dxa"/>
            </w:tcMar>
          </w:tcPr>
          <w:p w14:paraId="2A040561" w14:textId="77777777" w:rsidR="00BF0C07" w:rsidRDefault="00CF2E2C">
            <w:pPr>
              <w:jc w:val="center"/>
              <w:rPr>
                <w:sz w:val="20"/>
                <w:szCs w:val="20"/>
              </w:rPr>
            </w:pPr>
            <w:r>
              <w:rPr>
                <w:b/>
                <w:bCs/>
                <w:sz w:val="20"/>
                <w:szCs w:val="20"/>
              </w:rPr>
              <w:t>Regra de Negócio</w:t>
            </w:r>
          </w:p>
        </w:tc>
      </w:tr>
      <w:tr w:rsidR="00BF0C07" w14:paraId="27FD5C32" w14:textId="77777777">
        <w:trPr>
          <w:trHeight w:val="1085"/>
        </w:trPr>
        <w:tc>
          <w:tcPr>
            <w:tcW w:w="907" w:type="dxa"/>
            <w:tcBorders>
              <w:top w:val="nil"/>
              <w:left w:val="nil"/>
              <w:bottom w:val="nil"/>
              <w:right w:val="nil"/>
            </w:tcBorders>
            <w:tcMar>
              <w:top w:w="100" w:type="dxa"/>
              <w:left w:w="100" w:type="dxa"/>
              <w:bottom w:w="100" w:type="dxa"/>
              <w:right w:w="100" w:type="dxa"/>
            </w:tcMar>
          </w:tcPr>
          <w:p w14:paraId="3376E17C" w14:textId="77777777" w:rsidR="00BF0C07" w:rsidRDefault="00CF2E2C">
            <w:pPr>
              <w:jc w:val="center"/>
              <w:rPr>
                <w:sz w:val="20"/>
                <w:szCs w:val="20"/>
              </w:rPr>
            </w:pPr>
            <w:r>
              <w:rPr>
                <w:sz w:val="20"/>
                <w:szCs w:val="20"/>
              </w:rPr>
              <w:t>RN01</w:t>
            </w:r>
          </w:p>
        </w:tc>
        <w:tc>
          <w:tcPr>
            <w:tcW w:w="8163" w:type="dxa"/>
            <w:tcBorders>
              <w:top w:val="nil"/>
              <w:left w:val="nil"/>
              <w:bottom w:val="nil"/>
              <w:right w:val="nil"/>
            </w:tcBorders>
            <w:tcMar>
              <w:top w:w="100" w:type="dxa"/>
              <w:left w:w="100" w:type="dxa"/>
              <w:bottom w:w="100" w:type="dxa"/>
              <w:right w:w="100" w:type="dxa"/>
            </w:tcMar>
          </w:tcPr>
          <w:p w14:paraId="72B51541" w14:textId="77777777" w:rsidR="00BF0C07" w:rsidRDefault="00CF2E2C">
            <w:pPr>
              <w:jc w:val="left"/>
              <w:rPr>
                <w:sz w:val="20"/>
                <w:szCs w:val="20"/>
              </w:rPr>
            </w:pPr>
            <w:r>
              <w:rPr>
                <w:sz w:val="20"/>
                <w:szCs w:val="20"/>
              </w:rPr>
              <w:t>Cada usuário possui exatamente uma organização ativa, que constitui seu ambiente de trabalho.</w:t>
            </w:r>
          </w:p>
        </w:tc>
      </w:tr>
      <w:tr w:rsidR="00BF0C07" w14:paraId="0F076697" w14:textId="77777777">
        <w:trPr>
          <w:trHeight w:val="1085"/>
        </w:trPr>
        <w:tc>
          <w:tcPr>
            <w:tcW w:w="907" w:type="dxa"/>
            <w:tcBorders>
              <w:top w:val="nil"/>
              <w:left w:val="nil"/>
              <w:bottom w:val="nil"/>
              <w:right w:val="nil"/>
            </w:tcBorders>
            <w:tcMar>
              <w:top w:w="100" w:type="dxa"/>
              <w:left w:w="100" w:type="dxa"/>
              <w:bottom w:w="100" w:type="dxa"/>
              <w:right w:w="100" w:type="dxa"/>
            </w:tcMar>
          </w:tcPr>
          <w:p w14:paraId="3DC6AE20" w14:textId="77777777" w:rsidR="00BF0C07" w:rsidRDefault="00CF2E2C">
            <w:pPr>
              <w:jc w:val="center"/>
              <w:rPr>
                <w:sz w:val="20"/>
                <w:szCs w:val="20"/>
              </w:rPr>
            </w:pPr>
            <w:r>
              <w:rPr>
                <w:sz w:val="20"/>
                <w:szCs w:val="20"/>
              </w:rPr>
              <w:t>RN02</w:t>
            </w:r>
          </w:p>
        </w:tc>
        <w:tc>
          <w:tcPr>
            <w:tcW w:w="8163" w:type="dxa"/>
            <w:tcBorders>
              <w:top w:val="nil"/>
              <w:left w:val="nil"/>
              <w:bottom w:val="nil"/>
              <w:right w:val="nil"/>
            </w:tcBorders>
            <w:tcMar>
              <w:top w:w="100" w:type="dxa"/>
              <w:left w:w="100" w:type="dxa"/>
              <w:bottom w:w="100" w:type="dxa"/>
              <w:right w:w="100" w:type="dxa"/>
            </w:tcMar>
          </w:tcPr>
          <w:p w14:paraId="0A12D1CD" w14:textId="77777777" w:rsidR="00BF0C07" w:rsidRDefault="00CF2E2C">
            <w:pPr>
              <w:jc w:val="left"/>
              <w:rPr>
                <w:sz w:val="20"/>
                <w:szCs w:val="20"/>
              </w:rPr>
            </w:pPr>
            <w:r>
              <w:rPr>
                <w:sz w:val="20"/>
                <w:szCs w:val="20"/>
              </w:rPr>
              <w:t>A estratégia de serviço só é considerada completa quando os quatro elementos (Perspectiva, Posição, Plano e Padrão) estiverem preenchidos.</w:t>
            </w:r>
          </w:p>
        </w:tc>
      </w:tr>
      <w:tr w:rsidR="00BF0C07" w14:paraId="6B59D53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9F75C6A" w14:textId="77777777" w:rsidR="00BF0C07" w:rsidRDefault="00CF2E2C">
            <w:pPr>
              <w:jc w:val="center"/>
              <w:rPr>
                <w:sz w:val="20"/>
                <w:szCs w:val="20"/>
              </w:rPr>
            </w:pPr>
            <w:r>
              <w:rPr>
                <w:sz w:val="20"/>
                <w:szCs w:val="20"/>
              </w:rPr>
              <w:t>RN03</w:t>
            </w:r>
          </w:p>
        </w:tc>
        <w:tc>
          <w:tcPr>
            <w:tcW w:w="8163" w:type="dxa"/>
            <w:tcBorders>
              <w:top w:val="nil"/>
              <w:left w:val="nil"/>
              <w:bottom w:val="nil"/>
              <w:right w:val="nil"/>
            </w:tcBorders>
            <w:tcMar>
              <w:top w:w="100" w:type="dxa"/>
              <w:left w:w="100" w:type="dxa"/>
              <w:bottom w:w="100" w:type="dxa"/>
              <w:right w:w="100" w:type="dxa"/>
            </w:tcMar>
          </w:tcPr>
          <w:p w14:paraId="11A112C5" w14:textId="77777777" w:rsidR="00BF0C07" w:rsidRDefault="00CF2E2C">
            <w:pPr>
              <w:jc w:val="left"/>
              <w:rPr>
                <w:sz w:val="20"/>
                <w:szCs w:val="20"/>
              </w:rPr>
            </w:pPr>
            <w:r>
              <w:rPr>
                <w:sz w:val="20"/>
                <w:szCs w:val="20"/>
              </w:rPr>
              <w:t>Toda alteração na estratégia de serviço gera uma nova versão, preservando as versões anteriores para consulta.</w:t>
            </w:r>
          </w:p>
        </w:tc>
      </w:tr>
      <w:tr w:rsidR="00BF0C07" w14:paraId="76D2A408" w14:textId="77777777">
        <w:trPr>
          <w:trHeight w:val="1085"/>
        </w:trPr>
        <w:tc>
          <w:tcPr>
            <w:tcW w:w="907" w:type="dxa"/>
            <w:tcBorders>
              <w:top w:val="nil"/>
              <w:left w:val="nil"/>
              <w:bottom w:val="nil"/>
              <w:right w:val="nil"/>
            </w:tcBorders>
            <w:tcMar>
              <w:top w:w="100" w:type="dxa"/>
              <w:left w:w="100" w:type="dxa"/>
              <w:bottom w:w="100" w:type="dxa"/>
              <w:right w:w="100" w:type="dxa"/>
            </w:tcMar>
          </w:tcPr>
          <w:p w14:paraId="7056CF3D" w14:textId="77777777" w:rsidR="00BF0C07" w:rsidRDefault="00CF2E2C">
            <w:pPr>
              <w:jc w:val="center"/>
              <w:rPr>
                <w:sz w:val="20"/>
                <w:szCs w:val="20"/>
              </w:rPr>
            </w:pPr>
            <w:r>
              <w:rPr>
                <w:sz w:val="20"/>
                <w:szCs w:val="20"/>
              </w:rPr>
              <w:t>RN04</w:t>
            </w:r>
          </w:p>
        </w:tc>
        <w:tc>
          <w:tcPr>
            <w:tcW w:w="8163" w:type="dxa"/>
            <w:tcBorders>
              <w:top w:val="nil"/>
              <w:left w:val="nil"/>
              <w:bottom w:val="nil"/>
              <w:right w:val="nil"/>
            </w:tcBorders>
            <w:tcMar>
              <w:top w:w="100" w:type="dxa"/>
              <w:left w:w="100" w:type="dxa"/>
              <w:bottom w:w="100" w:type="dxa"/>
              <w:right w:w="100" w:type="dxa"/>
            </w:tcMar>
          </w:tcPr>
          <w:p w14:paraId="4D595304" w14:textId="77777777" w:rsidR="00BF0C07" w:rsidRDefault="00CF2E2C">
            <w:pPr>
              <w:jc w:val="left"/>
              <w:rPr>
                <w:sz w:val="20"/>
                <w:szCs w:val="20"/>
              </w:rPr>
            </w:pPr>
            <w:r>
              <w:rPr>
                <w:sz w:val="20"/>
                <w:szCs w:val="20"/>
              </w:rPr>
              <w:t>Um serviço só pode receber indicadores após estar cadastrado no portfólio da organização.</w:t>
            </w:r>
          </w:p>
        </w:tc>
      </w:tr>
      <w:tr w:rsidR="00BF0C07" w14:paraId="0D66916E" w14:textId="77777777">
        <w:trPr>
          <w:trHeight w:val="1085"/>
        </w:trPr>
        <w:tc>
          <w:tcPr>
            <w:tcW w:w="907" w:type="dxa"/>
            <w:tcBorders>
              <w:top w:val="nil"/>
              <w:left w:val="nil"/>
              <w:bottom w:val="nil"/>
              <w:right w:val="nil"/>
            </w:tcBorders>
            <w:tcMar>
              <w:top w:w="100" w:type="dxa"/>
              <w:left w:w="100" w:type="dxa"/>
              <w:bottom w:w="100" w:type="dxa"/>
              <w:right w:w="100" w:type="dxa"/>
            </w:tcMar>
          </w:tcPr>
          <w:p w14:paraId="09EBB01C" w14:textId="77777777" w:rsidR="00BF0C07" w:rsidRDefault="00CF2E2C">
            <w:pPr>
              <w:jc w:val="center"/>
              <w:rPr>
                <w:sz w:val="20"/>
                <w:szCs w:val="20"/>
              </w:rPr>
            </w:pPr>
            <w:r>
              <w:rPr>
                <w:sz w:val="20"/>
                <w:szCs w:val="20"/>
              </w:rPr>
              <w:t>RN05</w:t>
            </w:r>
          </w:p>
        </w:tc>
        <w:tc>
          <w:tcPr>
            <w:tcW w:w="8163" w:type="dxa"/>
            <w:tcBorders>
              <w:top w:val="nil"/>
              <w:left w:val="nil"/>
              <w:bottom w:val="nil"/>
              <w:right w:val="nil"/>
            </w:tcBorders>
            <w:tcMar>
              <w:top w:w="100" w:type="dxa"/>
              <w:left w:w="100" w:type="dxa"/>
              <w:bottom w:w="100" w:type="dxa"/>
              <w:right w:w="100" w:type="dxa"/>
            </w:tcMar>
          </w:tcPr>
          <w:p w14:paraId="31CFD68C" w14:textId="77777777" w:rsidR="00BF0C07" w:rsidRDefault="00CF2E2C">
            <w:pPr>
              <w:jc w:val="left"/>
              <w:rPr>
                <w:sz w:val="20"/>
                <w:szCs w:val="20"/>
              </w:rPr>
            </w:pPr>
            <w:r>
              <w:rPr>
                <w:sz w:val="20"/>
                <w:szCs w:val="20"/>
              </w:rPr>
              <w:t>Um serviço pode estar vinculado a vários objetivos estratégicos e um objetivo pode receber vários serviços; todo vínculo exige uma justificativa de valor.</w:t>
            </w:r>
          </w:p>
        </w:tc>
      </w:tr>
      <w:tr w:rsidR="00BF0C07" w14:paraId="51419D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32E5D0E6" w14:textId="77777777" w:rsidR="00BF0C07" w:rsidRDefault="00CF2E2C">
            <w:pPr>
              <w:jc w:val="center"/>
              <w:rPr>
                <w:sz w:val="20"/>
                <w:szCs w:val="20"/>
              </w:rPr>
            </w:pPr>
            <w:r>
              <w:rPr>
                <w:sz w:val="20"/>
                <w:szCs w:val="20"/>
              </w:rPr>
              <w:t>RN06</w:t>
            </w:r>
          </w:p>
        </w:tc>
        <w:tc>
          <w:tcPr>
            <w:tcW w:w="8163" w:type="dxa"/>
            <w:tcBorders>
              <w:top w:val="nil"/>
              <w:left w:val="nil"/>
              <w:bottom w:val="nil"/>
              <w:right w:val="nil"/>
            </w:tcBorders>
            <w:tcMar>
              <w:top w:w="100" w:type="dxa"/>
              <w:left w:w="100" w:type="dxa"/>
              <w:bottom w:w="100" w:type="dxa"/>
              <w:right w:w="100" w:type="dxa"/>
            </w:tcMar>
          </w:tcPr>
          <w:p w14:paraId="358BDA47" w14:textId="77777777" w:rsidR="00BF0C07" w:rsidRDefault="00CF2E2C">
            <w:pPr>
              <w:jc w:val="left"/>
              <w:rPr>
                <w:sz w:val="20"/>
                <w:szCs w:val="20"/>
              </w:rPr>
            </w:pPr>
            <w:r>
              <w:rPr>
                <w:sz w:val="20"/>
                <w:szCs w:val="20"/>
              </w:rPr>
              <w:t>A soma das contribuições dos serviços vinculados a um mesmo objetivo estratégico não pode exceder 100%.</w:t>
            </w:r>
          </w:p>
        </w:tc>
      </w:tr>
      <w:tr w:rsidR="00BF0C07" w14:paraId="00A7091B" w14:textId="77777777">
        <w:trPr>
          <w:trHeight w:val="1085"/>
        </w:trPr>
        <w:tc>
          <w:tcPr>
            <w:tcW w:w="907" w:type="dxa"/>
            <w:tcBorders>
              <w:top w:val="nil"/>
              <w:left w:val="nil"/>
              <w:bottom w:val="nil"/>
              <w:right w:val="nil"/>
            </w:tcBorders>
            <w:tcMar>
              <w:top w:w="100" w:type="dxa"/>
              <w:left w:w="100" w:type="dxa"/>
              <w:bottom w:w="100" w:type="dxa"/>
              <w:right w:w="100" w:type="dxa"/>
            </w:tcMar>
          </w:tcPr>
          <w:p w14:paraId="5D49CA8F" w14:textId="77777777" w:rsidR="00BF0C07" w:rsidRDefault="00CF2E2C">
            <w:pPr>
              <w:jc w:val="center"/>
              <w:rPr>
                <w:sz w:val="20"/>
                <w:szCs w:val="20"/>
              </w:rPr>
            </w:pPr>
            <w:r>
              <w:rPr>
                <w:sz w:val="20"/>
                <w:szCs w:val="20"/>
              </w:rPr>
              <w:t>RN07</w:t>
            </w:r>
          </w:p>
        </w:tc>
        <w:tc>
          <w:tcPr>
            <w:tcW w:w="8163" w:type="dxa"/>
            <w:tcBorders>
              <w:top w:val="nil"/>
              <w:left w:val="nil"/>
              <w:bottom w:val="nil"/>
              <w:right w:val="nil"/>
            </w:tcBorders>
            <w:tcMar>
              <w:top w:w="100" w:type="dxa"/>
              <w:left w:w="100" w:type="dxa"/>
              <w:bottom w:w="100" w:type="dxa"/>
              <w:right w:w="100" w:type="dxa"/>
            </w:tcMar>
          </w:tcPr>
          <w:p w14:paraId="72ECC74F" w14:textId="77777777" w:rsidR="00BF0C07" w:rsidRDefault="00CF2E2C">
            <w:pPr>
              <w:jc w:val="left"/>
              <w:rPr>
                <w:sz w:val="20"/>
                <w:szCs w:val="20"/>
              </w:rPr>
            </w:pPr>
            <w:r>
              <w:rPr>
                <w:sz w:val="20"/>
                <w:szCs w:val="20"/>
              </w:rPr>
              <w:t>Serviços com status Descontinuado não recebem novas medições e não entram no cálculo dos indicadores.</w:t>
            </w:r>
          </w:p>
        </w:tc>
      </w:tr>
      <w:tr w:rsidR="00BF0C07" w14:paraId="6DA6B5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314F766" w14:textId="77777777" w:rsidR="00BF0C07" w:rsidRDefault="00CF2E2C">
            <w:pPr>
              <w:jc w:val="center"/>
              <w:rPr>
                <w:sz w:val="20"/>
                <w:szCs w:val="20"/>
              </w:rPr>
            </w:pPr>
            <w:r>
              <w:rPr>
                <w:sz w:val="20"/>
                <w:szCs w:val="20"/>
              </w:rPr>
              <w:t>RN08</w:t>
            </w:r>
          </w:p>
        </w:tc>
        <w:tc>
          <w:tcPr>
            <w:tcW w:w="8163" w:type="dxa"/>
            <w:tcBorders>
              <w:top w:val="nil"/>
              <w:left w:val="nil"/>
              <w:bottom w:val="nil"/>
              <w:right w:val="nil"/>
            </w:tcBorders>
            <w:tcMar>
              <w:top w:w="100" w:type="dxa"/>
              <w:left w:w="100" w:type="dxa"/>
              <w:bottom w:w="100" w:type="dxa"/>
              <w:right w:w="100" w:type="dxa"/>
            </w:tcMar>
          </w:tcPr>
          <w:p w14:paraId="7663CC6F" w14:textId="77777777" w:rsidR="00BF0C07" w:rsidRDefault="00CF2E2C">
            <w:pPr>
              <w:jc w:val="left"/>
              <w:rPr>
                <w:sz w:val="20"/>
                <w:szCs w:val="20"/>
              </w:rPr>
            </w:pPr>
            <w:r>
              <w:rPr>
                <w:sz w:val="20"/>
                <w:szCs w:val="20"/>
              </w:rPr>
              <w:t>Todo indicador exige a definição de uma meta e de um sentido de comparação, maior-melhor ou menor-melhor, para que o atingimento possa ser avaliado.</w:t>
            </w:r>
          </w:p>
        </w:tc>
      </w:tr>
      <w:tr w:rsidR="00BF0C07" w14:paraId="748E2A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F8DB26A" w14:textId="77777777" w:rsidR="00BF0C07" w:rsidRDefault="00CF2E2C">
            <w:pPr>
              <w:jc w:val="center"/>
              <w:rPr>
                <w:sz w:val="20"/>
                <w:szCs w:val="20"/>
              </w:rPr>
            </w:pPr>
            <w:r>
              <w:rPr>
                <w:sz w:val="20"/>
                <w:szCs w:val="20"/>
              </w:rPr>
              <w:t>RN09</w:t>
            </w:r>
          </w:p>
        </w:tc>
        <w:tc>
          <w:tcPr>
            <w:tcW w:w="8163" w:type="dxa"/>
            <w:tcBorders>
              <w:top w:val="nil"/>
              <w:left w:val="nil"/>
              <w:bottom w:val="nil"/>
              <w:right w:val="nil"/>
            </w:tcBorders>
            <w:tcMar>
              <w:top w:w="100" w:type="dxa"/>
              <w:left w:w="100" w:type="dxa"/>
              <w:bottom w:w="100" w:type="dxa"/>
              <w:right w:w="100" w:type="dxa"/>
            </w:tcMar>
          </w:tcPr>
          <w:p w14:paraId="6A0247EC" w14:textId="77777777" w:rsidR="00BF0C07" w:rsidRDefault="00CF2E2C">
            <w:pPr>
              <w:jc w:val="left"/>
              <w:rPr>
                <w:sz w:val="20"/>
                <w:szCs w:val="20"/>
              </w:rPr>
            </w:pPr>
            <w:r>
              <w:rPr>
                <w:sz w:val="20"/>
                <w:szCs w:val="20"/>
              </w:rPr>
              <w:t>Os dados operacionais são gerados exclusivamente pelo motor de simulação, a partir de um cenário com semente definida, garantindo que grupos diferentes obtenham resultados reprodutíveis.</w:t>
            </w:r>
          </w:p>
        </w:tc>
      </w:tr>
      <w:tr w:rsidR="00BF0C07" w14:paraId="7004FC6A" w14:textId="77777777">
        <w:trPr>
          <w:trHeight w:val="1085"/>
        </w:trPr>
        <w:tc>
          <w:tcPr>
            <w:tcW w:w="907" w:type="dxa"/>
            <w:tcBorders>
              <w:top w:val="nil"/>
              <w:left w:val="nil"/>
              <w:bottom w:val="nil"/>
              <w:right w:val="nil"/>
            </w:tcBorders>
            <w:tcMar>
              <w:top w:w="100" w:type="dxa"/>
              <w:left w:w="100" w:type="dxa"/>
              <w:bottom w:w="100" w:type="dxa"/>
              <w:right w:w="100" w:type="dxa"/>
            </w:tcMar>
          </w:tcPr>
          <w:p w14:paraId="0D01AE26" w14:textId="77777777" w:rsidR="00BF0C07" w:rsidRDefault="00CF2E2C">
            <w:pPr>
              <w:jc w:val="center"/>
              <w:rPr>
                <w:sz w:val="20"/>
                <w:szCs w:val="20"/>
              </w:rPr>
            </w:pPr>
            <w:r>
              <w:rPr>
                <w:sz w:val="20"/>
                <w:szCs w:val="20"/>
              </w:rPr>
              <w:t>RN10</w:t>
            </w:r>
          </w:p>
        </w:tc>
        <w:tc>
          <w:tcPr>
            <w:tcW w:w="8163" w:type="dxa"/>
            <w:tcBorders>
              <w:top w:val="nil"/>
              <w:left w:val="nil"/>
              <w:bottom w:val="nil"/>
              <w:right w:val="nil"/>
            </w:tcBorders>
            <w:tcMar>
              <w:top w:w="100" w:type="dxa"/>
              <w:left w:w="100" w:type="dxa"/>
              <w:bottom w:w="100" w:type="dxa"/>
              <w:right w:w="100" w:type="dxa"/>
            </w:tcMar>
          </w:tcPr>
          <w:p w14:paraId="14829118" w14:textId="77777777" w:rsidR="00BF0C07" w:rsidRDefault="00CF2E2C">
            <w:pPr>
              <w:jc w:val="left"/>
              <w:rPr>
                <w:sz w:val="20"/>
                <w:szCs w:val="20"/>
              </w:rPr>
            </w:pPr>
            <w:r>
              <w:rPr>
                <w:sz w:val="20"/>
                <w:szCs w:val="20"/>
              </w:rPr>
              <w:t>Serviços sem vínculo estratégico são sinalizados como pendência, pois pela ITIL 4 todo serviço deve demonstrar o valor que gera para o negócio.</w:t>
            </w:r>
          </w:p>
        </w:tc>
      </w:tr>
      <w:tr w:rsidR="00BF0C07" w14:paraId="32FF822B" w14:textId="77777777">
        <w:trPr>
          <w:trHeight w:val="1085"/>
        </w:trPr>
        <w:tc>
          <w:tcPr>
            <w:tcW w:w="907" w:type="dxa"/>
            <w:tcBorders>
              <w:top w:val="nil"/>
              <w:left w:val="nil"/>
              <w:bottom w:val="nil"/>
              <w:right w:val="nil"/>
            </w:tcBorders>
            <w:tcMar>
              <w:top w:w="100" w:type="dxa"/>
              <w:left w:w="100" w:type="dxa"/>
              <w:bottom w:w="100" w:type="dxa"/>
              <w:right w:w="100" w:type="dxa"/>
            </w:tcMar>
          </w:tcPr>
          <w:p w14:paraId="0A545F47" w14:textId="77777777" w:rsidR="00BF0C07" w:rsidRDefault="00CF2E2C">
            <w:pPr>
              <w:jc w:val="center"/>
              <w:rPr>
                <w:sz w:val="20"/>
                <w:szCs w:val="20"/>
              </w:rPr>
            </w:pPr>
            <w:r>
              <w:rPr>
                <w:sz w:val="20"/>
                <w:szCs w:val="20"/>
              </w:rPr>
              <w:t>RN11</w:t>
            </w:r>
          </w:p>
        </w:tc>
        <w:tc>
          <w:tcPr>
            <w:tcW w:w="8163" w:type="dxa"/>
            <w:tcBorders>
              <w:top w:val="nil"/>
              <w:left w:val="nil"/>
              <w:bottom w:val="nil"/>
              <w:right w:val="nil"/>
            </w:tcBorders>
            <w:tcMar>
              <w:top w:w="100" w:type="dxa"/>
              <w:left w:w="100" w:type="dxa"/>
              <w:bottom w:w="100" w:type="dxa"/>
              <w:right w:w="100" w:type="dxa"/>
            </w:tcMar>
          </w:tcPr>
          <w:p w14:paraId="61D7E881" w14:textId="77777777" w:rsidR="00BF0C07" w:rsidRDefault="00CF2E2C">
            <w:pPr>
              <w:jc w:val="left"/>
              <w:rPr>
                <w:sz w:val="20"/>
                <w:szCs w:val="20"/>
              </w:rPr>
            </w:pPr>
            <w:r>
              <w:rPr>
                <w:sz w:val="20"/>
                <w:szCs w:val="20"/>
              </w:rPr>
              <w:t>O Professor possui acesso somente de leitura aos ambientes dos alunos, não podendo alterar os dados registrados por eles.</w:t>
            </w:r>
          </w:p>
        </w:tc>
      </w:tr>
    </w:tbl>
    <w:p w14:paraId="0F317547" w14:textId="77777777" w:rsidR="00476E10" w:rsidRDefault="00476E10">
      <w:pPr>
        <w:spacing w:after="0"/>
      </w:pPr>
    </w:p>
    <w:p w14:paraId="776CED78" w14:textId="77777777" w:rsidR="00476E10" w:rsidRDefault="00CF2E2C">
      <w:pPr>
        <w:spacing w:after="240"/>
        <w:jc w:val="center"/>
      </w:pPr>
      <w:r>
        <w:t>Fonte: Autoria própria</w:t>
      </w:r>
    </w:p>
    <w:p w14:paraId="28DF1C24" w14:textId="77777777" w:rsidR="00476E10" w:rsidRDefault="00CF2E2C">
      <w:pPr>
        <w:pStyle w:val="Ttulo3"/>
      </w:pPr>
      <w:r>
        <w:t>4.4.5 Diagrama de Casos de Uso</w:t>
      </w:r>
    </w:p>
    <w:p w14:paraId="12475B2F" w14:textId="77777777" w:rsidR="00476E10" w:rsidRDefault="00CF2E2C">
      <w:pPr>
        <w:spacing w:after="240"/>
        <w:ind w:firstLine="708"/>
      </w:pPr>
      <w:r>
        <w:t>A Imagem 2 apresenta o diagrama de casos de uso do EduITSM. Como os dois perfis compartilham a maior parte das funcionalidades, o diagrama utiliza a generalização de atores: o ator Usuário concentra os casos de uso comuns, e os atores Aluno e Professor herdam esse comportamento. O único caso de uso exclusivo é o acompanhamento dos ambientes dos alunos, atribuído apenas ao Professor.</w:t>
      </w:r>
    </w:p>
    <w:p w14:paraId="5681E633" w14:textId="77777777" w:rsidR="00476E10" w:rsidRDefault="00CF2E2C">
      <w:pPr>
        <w:spacing w:after="0"/>
        <w:jc w:val="center"/>
      </w:pPr>
      <w:r>
        <w:t>Imagem 2 - Diagrama de casos de uso da ferramenta EduITSM</w:t>
      </w:r>
    </w:p>
    <w:p w14:paraId="50692158" w14:textId="77777777" w:rsidR="00476E10" w:rsidRDefault="00CF2E2C">
      <w:pPr>
        <w:spacing w:after="0"/>
        <w:jc w:val="center"/>
      </w:pPr>
      <w:r>
        <w:rPr>
          <w:noProof/>
        </w:rPr>
        <w:drawing>
          <wp:inline distT="0" distB="0" distL="0" distR="0" wp14:anchorId="0DF4E5E6" wp14:editId="072453CB">
            <wp:extent cx="4206240" cy="6973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2_casos_de_uso.png"/>
                    <pic:cNvPicPr/>
                  </pic:nvPicPr>
                  <pic:blipFill>
                    <a:blip r:embed="rId18"/>
                    <a:stretch>
                      <a:fillRect/>
                    </a:stretch>
                  </pic:blipFill>
                  <pic:spPr>
                    <a:xfrm>
                      <a:off x="0" y="0"/>
                      <a:ext cx="4206240" cy="6973578"/>
                    </a:xfrm>
                    <a:prstGeom prst="rect">
                      <a:avLst/>
                    </a:prstGeom>
                  </pic:spPr>
                </pic:pic>
              </a:graphicData>
            </a:graphic>
          </wp:inline>
        </w:drawing>
      </w:r>
    </w:p>
    <w:p w14:paraId="6C311F9B" w14:textId="77777777" w:rsidR="00476E10" w:rsidRDefault="00CF2E2C">
      <w:pPr>
        <w:spacing w:after="240"/>
        <w:jc w:val="center"/>
      </w:pPr>
      <w:r>
        <w:t>Fonte: Autoria própria</w:t>
      </w:r>
    </w:p>
    <w:p w14:paraId="33967A11" w14:textId="77777777" w:rsidR="00476E10" w:rsidRDefault="00CF2E2C">
      <w:pPr>
        <w:spacing w:after="240"/>
        <w:ind w:firstLine="708"/>
      </w:pPr>
      <w:r>
        <w:t>Os quatorze casos de uso identificados cobrem integralmente os requisitos funcionais do Quadro 11 e do Quadro 14. O agrupamento reflete as atividades da prática de Gerenciamento da Estratégia apresentadas na Seção 2.1.3: os casos de uso UC03 e UC04 correspondem à avaliação do ambiente e à definição da direção estratégica; os casos de uso UC05 a UC09 correspondem ao desenho do serviço e ao seu alinhamento com os objetivos do negócio; e os casos de uso UC10 a UC13 correspondem à etapa de medição e avaliação d</w:t>
      </w:r>
      <w:r>
        <w:t>a estratégia. A Seção 4.4.6 apresenta a descrição detalhada dos casos de uso mais relevantes, e o Quadro 25 apresenta a rastreabilidade completa entre requisitos, casos de uso, entidades e telas.</w:t>
      </w:r>
    </w:p>
    <w:p w14:paraId="2ED5A249" w14:textId="77777777" w:rsidR="00476E10" w:rsidRDefault="00CF2E2C">
      <w:pPr>
        <w:pStyle w:val="Ttulo3"/>
      </w:pPr>
      <w:r>
        <w:t>4.4.6 Descrição dos Casos de Uso</w:t>
      </w:r>
    </w:p>
    <w:p w14:paraId="54BFA8A1" w14:textId="77777777" w:rsidR="00476E10" w:rsidRDefault="00CF2E2C">
      <w:pPr>
        <w:spacing w:after="240"/>
        <w:ind w:firstLine="708"/>
      </w:pPr>
      <w:r>
        <w:t>Esta seção apresenta a descrição detalhada dos seis casos de uso centrais da ferramenta, aqueles que materializam os requisitos funcionais diretamente relacionados à prática de Gerenciamento da Estratégia. Para cada caso de uso são especificados o ator principal, os requisitos atendidos, as pré-condições, o fluxo principal, os fluxos alternativos, as pós-condições e as regras de negócio aplicáveis. Os demais casos de uso identificados no diagrama seguem a mesma estrutura e serão detalhados na documentação t</w:t>
      </w:r>
      <w:r>
        <w:t>écnica do sistema.</w:t>
      </w:r>
    </w:p>
    <w:p w14:paraId="57B507B9" w14:textId="77777777" w:rsidR="00476E10" w:rsidRDefault="00CF2E2C">
      <w:pPr>
        <w:spacing w:after="0"/>
        <w:jc w:val="center"/>
      </w:pPr>
      <w:r>
        <w:t>Quadro 17 - Descrição do caso de uso UC04 — Definir estratégia de serviço (4 Ps)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3F3A75D7" w14:textId="77777777">
        <w:trPr>
          <w:trHeight w:val="800"/>
        </w:trPr>
        <w:tc>
          <w:tcPr>
            <w:tcW w:w="1995" w:type="dxa"/>
            <w:tcBorders>
              <w:top w:val="nil"/>
              <w:left w:val="nil"/>
              <w:bottom w:val="nil"/>
              <w:right w:val="nil"/>
            </w:tcBorders>
            <w:tcMar>
              <w:top w:w="100" w:type="dxa"/>
              <w:left w:w="100" w:type="dxa"/>
              <w:bottom w:w="100" w:type="dxa"/>
              <w:right w:w="100" w:type="dxa"/>
            </w:tcMar>
          </w:tcPr>
          <w:p w14:paraId="56F618E0"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A252CF5" w14:textId="77777777" w:rsidR="00BF0C07" w:rsidRDefault="00CF2E2C">
            <w:pPr>
              <w:jc w:val="center"/>
              <w:rPr>
                <w:sz w:val="20"/>
                <w:szCs w:val="20"/>
              </w:rPr>
            </w:pPr>
            <w:r>
              <w:rPr>
                <w:b/>
                <w:bCs/>
                <w:sz w:val="20"/>
                <w:szCs w:val="20"/>
              </w:rPr>
              <w:t>Descrição</w:t>
            </w:r>
          </w:p>
        </w:tc>
      </w:tr>
      <w:tr w:rsidR="00BF0C07" w14:paraId="11DE8D9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0C793D8"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37F9E09" w14:textId="77777777" w:rsidR="00BF0C07" w:rsidRDefault="00CF2E2C">
            <w:pPr>
              <w:jc w:val="left"/>
              <w:rPr>
                <w:sz w:val="20"/>
                <w:szCs w:val="20"/>
              </w:rPr>
            </w:pPr>
            <w:r>
              <w:rPr>
                <w:sz w:val="20"/>
                <w:szCs w:val="20"/>
              </w:rPr>
              <w:t>UC04</w:t>
            </w:r>
          </w:p>
        </w:tc>
      </w:tr>
      <w:tr w:rsidR="00BF0C07" w14:paraId="1D4FD9E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1E9ECC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62CBCB3" w14:textId="77777777" w:rsidR="00BF0C07" w:rsidRDefault="00CF2E2C">
            <w:pPr>
              <w:jc w:val="left"/>
              <w:rPr>
                <w:sz w:val="20"/>
                <w:szCs w:val="20"/>
              </w:rPr>
            </w:pPr>
            <w:r>
              <w:rPr>
                <w:sz w:val="20"/>
                <w:szCs w:val="20"/>
              </w:rPr>
              <w:t>Definir estratégia de serviço (4 Ps)</w:t>
            </w:r>
          </w:p>
        </w:tc>
      </w:tr>
      <w:tr w:rsidR="00BF0C07" w14:paraId="1807243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B6803BC"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0640457" w14:textId="77777777" w:rsidR="00BF0C07" w:rsidRDefault="00CF2E2C">
            <w:pPr>
              <w:jc w:val="left"/>
              <w:rPr>
                <w:sz w:val="20"/>
                <w:szCs w:val="20"/>
              </w:rPr>
            </w:pPr>
            <w:r>
              <w:rPr>
                <w:sz w:val="20"/>
                <w:szCs w:val="20"/>
              </w:rPr>
              <w:t>Usuário (Aluno ou Professor)</w:t>
            </w:r>
          </w:p>
        </w:tc>
      </w:tr>
      <w:tr w:rsidR="00BF0C07" w14:paraId="27D9E55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5045A8B"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3128088" w14:textId="77777777" w:rsidR="00BF0C07" w:rsidRDefault="00CF2E2C">
            <w:pPr>
              <w:jc w:val="left"/>
              <w:rPr>
                <w:sz w:val="20"/>
                <w:szCs w:val="20"/>
              </w:rPr>
            </w:pPr>
            <w:r>
              <w:rPr>
                <w:sz w:val="20"/>
                <w:szCs w:val="20"/>
              </w:rPr>
              <w:t>RF05</w:t>
            </w:r>
          </w:p>
        </w:tc>
      </w:tr>
      <w:tr w:rsidR="00BF0C07" w14:paraId="2C7297A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D40A8F3"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49E6AC3" w14:textId="77777777" w:rsidR="00BF0C07" w:rsidRDefault="00CF2E2C">
            <w:pPr>
              <w:jc w:val="left"/>
              <w:rPr>
                <w:sz w:val="20"/>
                <w:szCs w:val="20"/>
              </w:rPr>
            </w:pPr>
            <w:r>
              <w:rPr>
                <w:sz w:val="20"/>
                <w:szCs w:val="20"/>
              </w:rPr>
              <w:t>O usuário está autenticado e possui uma organização ativa.</w:t>
            </w:r>
          </w:p>
        </w:tc>
      </w:tr>
      <w:tr w:rsidR="00BF0C07" w14:paraId="6FE89B1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331A3B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2624B1E" w14:textId="77777777" w:rsidR="00BF0C07" w:rsidRDefault="00CF2E2C">
            <w:pPr>
              <w:jc w:val="left"/>
              <w:rPr>
                <w:sz w:val="20"/>
                <w:szCs w:val="20"/>
              </w:rPr>
            </w:pPr>
            <w:r>
              <w:rPr>
                <w:sz w:val="20"/>
                <w:szCs w:val="20"/>
              </w:rPr>
              <w:t>1. O usuário acessa a tela de estratégia de serviço. 2. O sistema exibe os quatro campos da estratégia com o conteúdo da versão vigente, se houver. 3. O usuário informa a Perspectiva, a Posição, o Plano e o Padrão. 4. O usuário confirma a operação. 5. O sistema valida o preenchimento, grava uma nova versão da estratégia e exibe mensagem de confirmação com o número da versão gerada.</w:t>
            </w:r>
          </w:p>
        </w:tc>
      </w:tr>
      <w:tr w:rsidR="00BF0C07" w14:paraId="3D77D34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935983"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34DDD66D" w14:textId="77777777" w:rsidR="00BF0C07" w:rsidRDefault="00CF2E2C">
            <w:pPr>
              <w:jc w:val="left"/>
              <w:rPr>
                <w:sz w:val="20"/>
                <w:szCs w:val="20"/>
              </w:rPr>
            </w:pPr>
            <w:r>
              <w:rPr>
                <w:sz w:val="20"/>
                <w:szCs w:val="20"/>
              </w:rPr>
              <w:t>4a. Se algum dos quatro campos estiver vazio, o sistema grava a estratégia mas a sinaliza como incompleta, impedindo a exportação do relatório. 2a. Caso o usuário solicite o histórico, o sistema apresenta as versões anteriores com data e hora de alteração.</w:t>
            </w:r>
          </w:p>
        </w:tc>
      </w:tr>
      <w:tr w:rsidR="00BF0C07" w14:paraId="2F4B080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8F1807F"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23DB4DF9" w14:textId="77777777" w:rsidR="00BF0C07" w:rsidRDefault="00CF2E2C">
            <w:pPr>
              <w:jc w:val="left"/>
              <w:rPr>
                <w:sz w:val="20"/>
                <w:szCs w:val="20"/>
              </w:rPr>
            </w:pPr>
            <w:r>
              <w:rPr>
                <w:sz w:val="20"/>
                <w:szCs w:val="20"/>
              </w:rPr>
              <w:t>A estratégia de serviço da organização é registrada em uma nova versão e passa a ser exibida nas telas de vínculo estratégico e de relatório.</w:t>
            </w:r>
          </w:p>
        </w:tc>
      </w:tr>
      <w:tr w:rsidR="00BF0C07" w14:paraId="6D5A425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7F9B5A"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7677CF57" w14:textId="77777777" w:rsidR="00BF0C07" w:rsidRDefault="00CF2E2C">
            <w:pPr>
              <w:jc w:val="left"/>
              <w:rPr>
                <w:sz w:val="20"/>
                <w:szCs w:val="20"/>
              </w:rPr>
            </w:pPr>
            <w:r>
              <w:rPr>
                <w:sz w:val="20"/>
                <w:szCs w:val="20"/>
              </w:rPr>
              <w:t>RN01, RN02, RN03</w:t>
            </w:r>
          </w:p>
        </w:tc>
      </w:tr>
    </w:tbl>
    <w:p w14:paraId="3AB05960" w14:textId="77777777" w:rsidR="00476E10" w:rsidRDefault="00476E10">
      <w:pPr>
        <w:spacing w:after="0"/>
      </w:pPr>
    </w:p>
    <w:p w14:paraId="1A619A42" w14:textId="77777777" w:rsidR="00476E10" w:rsidRDefault="00CF2E2C">
      <w:pPr>
        <w:spacing w:after="240"/>
        <w:jc w:val="center"/>
      </w:pPr>
      <w:r>
        <w:t>Fonte: Autoria própria</w:t>
      </w:r>
    </w:p>
    <w:p w14:paraId="2D679C69" w14:textId="77777777" w:rsidR="00476E10" w:rsidRDefault="00CF2E2C">
      <w:pPr>
        <w:spacing w:after="0"/>
        <w:jc w:val="center"/>
      </w:pPr>
      <w:r>
        <w:t>Quadro 18 - Descrição do caso de uso UC06 — Manter portfólio de serviços de TI</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99CCE51" w14:textId="77777777">
        <w:trPr>
          <w:trHeight w:val="800"/>
        </w:trPr>
        <w:tc>
          <w:tcPr>
            <w:tcW w:w="1995" w:type="dxa"/>
            <w:tcBorders>
              <w:top w:val="nil"/>
              <w:left w:val="nil"/>
              <w:bottom w:val="nil"/>
              <w:right w:val="nil"/>
            </w:tcBorders>
            <w:tcMar>
              <w:top w:w="100" w:type="dxa"/>
              <w:left w:w="100" w:type="dxa"/>
              <w:bottom w:w="100" w:type="dxa"/>
              <w:right w:w="100" w:type="dxa"/>
            </w:tcMar>
          </w:tcPr>
          <w:p w14:paraId="7AE83817"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9BCC34A" w14:textId="77777777" w:rsidR="00BF0C07" w:rsidRDefault="00CF2E2C">
            <w:pPr>
              <w:jc w:val="center"/>
              <w:rPr>
                <w:sz w:val="20"/>
                <w:szCs w:val="20"/>
              </w:rPr>
            </w:pPr>
            <w:r>
              <w:rPr>
                <w:b/>
                <w:bCs/>
                <w:sz w:val="20"/>
                <w:szCs w:val="20"/>
              </w:rPr>
              <w:t>Descrição</w:t>
            </w:r>
          </w:p>
        </w:tc>
      </w:tr>
      <w:tr w:rsidR="00BF0C07" w14:paraId="3DFC3C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FA3CA80"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399C5882" w14:textId="77777777" w:rsidR="00BF0C07" w:rsidRDefault="00CF2E2C">
            <w:pPr>
              <w:jc w:val="left"/>
              <w:rPr>
                <w:sz w:val="20"/>
                <w:szCs w:val="20"/>
              </w:rPr>
            </w:pPr>
            <w:r>
              <w:rPr>
                <w:sz w:val="20"/>
                <w:szCs w:val="20"/>
              </w:rPr>
              <w:t>UC06</w:t>
            </w:r>
          </w:p>
        </w:tc>
      </w:tr>
      <w:tr w:rsidR="00BF0C07" w14:paraId="0CA7E6E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098D435"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5211B70A" w14:textId="77777777" w:rsidR="00BF0C07" w:rsidRDefault="00CF2E2C">
            <w:pPr>
              <w:jc w:val="left"/>
              <w:rPr>
                <w:sz w:val="20"/>
                <w:szCs w:val="20"/>
              </w:rPr>
            </w:pPr>
            <w:r>
              <w:rPr>
                <w:sz w:val="20"/>
                <w:szCs w:val="20"/>
              </w:rPr>
              <w:t>Manter portfólio de serviços de TI</w:t>
            </w:r>
          </w:p>
        </w:tc>
      </w:tr>
      <w:tr w:rsidR="00BF0C07" w14:paraId="2A82FBD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05217D1"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86875FC" w14:textId="77777777" w:rsidR="00BF0C07" w:rsidRDefault="00CF2E2C">
            <w:pPr>
              <w:jc w:val="left"/>
              <w:rPr>
                <w:sz w:val="20"/>
                <w:szCs w:val="20"/>
              </w:rPr>
            </w:pPr>
            <w:r>
              <w:rPr>
                <w:sz w:val="20"/>
                <w:szCs w:val="20"/>
              </w:rPr>
              <w:t>Usuário (Aluno ou Professor)</w:t>
            </w:r>
          </w:p>
        </w:tc>
      </w:tr>
      <w:tr w:rsidR="00BF0C07" w14:paraId="59A6BE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E046941"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0A46D003" w14:textId="77777777" w:rsidR="00BF0C07" w:rsidRDefault="00CF2E2C">
            <w:pPr>
              <w:jc w:val="left"/>
              <w:rPr>
                <w:sz w:val="20"/>
                <w:szCs w:val="20"/>
              </w:rPr>
            </w:pPr>
            <w:r>
              <w:rPr>
                <w:sz w:val="20"/>
                <w:szCs w:val="20"/>
              </w:rPr>
              <w:t>RF01, RF02, RF03</w:t>
            </w:r>
          </w:p>
        </w:tc>
      </w:tr>
      <w:tr w:rsidR="00BF0C07" w14:paraId="646268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D61D6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D334EC9" w14:textId="77777777" w:rsidR="00BF0C07" w:rsidRDefault="00CF2E2C">
            <w:pPr>
              <w:jc w:val="left"/>
              <w:rPr>
                <w:sz w:val="20"/>
                <w:szCs w:val="20"/>
              </w:rPr>
            </w:pPr>
            <w:r>
              <w:rPr>
                <w:sz w:val="20"/>
                <w:szCs w:val="20"/>
              </w:rPr>
              <w:t>O usuário está autenticado e possui uma organização ativa.</w:t>
            </w:r>
          </w:p>
        </w:tc>
      </w:tr>
      <w:tr w:rsidR="00BF0C07" w14:paraId="4C7375F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E5AB2EC"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88EE1A5" w14:textId="77777777" w:rsidR="00BF0C07" w:rsidRDefault="00CF2E2C">
            <w:pPr>
              <w:jc w:val="left"/>
              <w:rPr>
                <w:sz w:val="20"/>
                <w:szCs w:val="20"/>
              </w:rPr>
            </w:pPr>
            <w:r>
              <w:rPr>
                <w:sz w:val="20"/>
                <w:szCs w:val="20"/>
              </w:rPr>
              <w:t>1. O usuário acessa a tela de portfólio de serviços. 2. O sistema lista os serviços cadastrados com status, custo, demanda prevista e situação de alinhamento estratégico. 3. O usuário solicita a inclusão de um novo serviço. 4. O usuário informa nome, descrição, público-alvo e status no ciclo de vida. 5. O usuário registra o investimento inicial (CAPEX) e o custo operacional mensal (OPEX). 6. O usuário registra a demanda prevista e a capacidade instalada para o período. 7. O sistema grava o serviço e o apres</w:t>
            </w:r>
            <w:r>
              <w:rPr>
                <w:sz w:val="20"/>
                <w:szCs w:val="20"/>
              </w:rPr>
              <w:t>enta na listagem do portfólio.</w:t>
            </w:r>
          </w:p>
        </w:tc>
      </w:tr>
      <w:tr w:rsidR="00BF0C07" w14:paraId="443D741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809A3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4A7CBAC" w14:textId="77777777" w:rsidR="00BF0C07" w:rsidRDefault="00CF2E2C">
            <w:pPr>
              <w:jc w:val="left"/>
              <w:rPr>
                <w:sz w:val="20"/>
                <w:szCs w:val="20"/>
              </w:rPr>
            </w:pPr>
            <w:r>
              <w:rPr>
                <w:sz w:val="20"/>
                <w:szCs w:val="20"/>
              </w:rPr>
              <w:t>3a. O usuário pode selecionar um serviço existente para alteração ou exclusão. 7a. Se o serviço não possuir vínculo estratégico, o sistema o sinaliza como pendência na listagem.</w:t>
            </w:r>
          </w:p>
        </w:tc>
      </w:tr>
      <w:tr w:rsidR="00BF0C07" w14:paraId="24D4B86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9B010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49823FC1" w14:textId="77777777" w:rsidR="00BF0C07" w:rsidRDefault="00CF2E2C">
            <w:pPr>
              <w:jc w:val="left"/>
              <w:rPr>
                <w:sz w:val="20"/>
                <w:szCs w:val="20"/>
              </w:rPr>
            </w:pPr>
            <w:r>
              <w:rPr>
                <w:sz w:val="20"/>
                <w:szCs w:val="20"/>
              </w:rPr>
              <w:t>O serviço passa a integrar o portfólio da organização e torna-se elegível para vínculo estratégico, definição de indicadores e geração de dados operacionais.</w:t>
            </w:r>
          </w:p>
        </w:tc>
      </w:tr>
      <w:tr w:rsidR="00BF0C07" w14:paraId="0AD7B22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FB28FAD"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503E8DEE" w14:textId="77777777" w:rsidR="00BF0C07" w:rsidRDefault="00CF2E2C">
            <w:pPr>
              <w:jc w:val="left"/>
              <w:rPr>
                <w:sz w:val="20"/>
                <w:szCs w:val="20"/>
              </w:rPr>
            </w:pPr>
            <w:r>
              <w:rPr>
                <w:sz w:val="20"/>
                <w:szCs w:val="20"/>
              </w:rPr>
              <w:t>RN04, RN07, RN10</w:t>
            </w:r>
          </w:p>
        </w:tc>
      </w:tr>
    </w:tbl>
    <w:p w14:paraId="0FD9B7EB" w14:textId="77777777" w:rsidR="00476E10" w:rsidRDefault="00476E10">
      <w:pPr>
        <w:spacing w:after="0"/>
      </w:pPr>
    </w:p>
    <w:p w14:paraId="2E7165A0" w14:textId="77777777" w:rsidR="00476E10" w:rsidRDefault="00CF2E2C">
      <w:pPr>
        <w:spacing w:after="240"/>
        <w:jc w:val="center"/>
      </w:pPr>
      <w:r>
        <w:t>Fonte: Autoria própria</w:t>
      </w:r>
    </w:p>
    <w:p w14:paraId="4F5467E4" w14:textId="77777777" w:rsidR="00476E10" w:rsidRDefault="00CF2E2C">
      <w:pPr>
        <w:spacing w:after="0"/>
        <w:jc w:val="center"/>
      </w:pPr>
      <w:r>
        <w:t>Quadro 19 - Descrição do caso de uso UC09 — Vincular serviço a objetivo estratégico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6A03DD4" w14:textId="77777777">
        <w:trPr>
          <w:trHeight w:val="800"/>
        </w:trPr>
        <w:tc>
          <w:tcPr>
            <w:tcW w:w="1995" w:type="dxa"/>
            <w:tcBorders>
              <w:top w:val="nil"/>
              <w:left w:val="nil"/>
              <w:bottom w:val="nil"/>
              <w:right w:val="nil"/>
            </w:tcBorders>
            <w:tcMar>
              <w:top w:w="100" w:type="dxa"/>
              <w:left w:w="100" w:type="dxa"/>
              <w:bottom w:w="100" w:type="dxa"/>
              <w:right w:w="100" w:type="dxa"/>
            </w:tcMar>
          </w:tcPr>
          <w:p w14:paraId="74227B9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69EBD03A" w14:textId="77777777" w:rsidR="00BF0C07" w:rsidRDefault="00CF2E2C">
            <w:pPr>
              <w:jc w:val="center"/>
              <w:rPr>
                <w:sz w:val="20"/>
                <w:szCs w:val="20"/>
              </w:rPr>
            </w:pPr>
            <w:r>
              <w:rPr>
                <w:b/>
                <w:bCs/>
                <w:sz w:val="20"/>
                <w:szCs w:val="20"/>
              </w:rPr>
              <w:t>Descrição</w:t>
            </w:r>
          </w:p>
        </w:tc>
      </w:tr>
      <w:tr w:rsidR="00BF0C07" w14:paraId="7748C8A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C70B20E"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2A6B73DE" w14:textId="77777777" w:rsidR="00BF0C07" w:rsidRDefault="00CF2E2C">
            <w:pPr>
              <w:jc w:val="left"/>
              <w:rPr>
                <w:sz w:val="20"/>
                <w:szCs w:val="20"/>
              </w:rPr>
            </w:pPr>
            <w:r>
              <w:rPr>
                <w:sz w:val="20"/>
                <w:szCs w:val="20"/>
              </w:rPr>
              <w:t>UC09</w:t>
            </w:r>
          </w:p>
        </w:tc>
      </w:tr>
      <w:tr w:rsidR="00BF0C07" w14:paraId="2A28A0D9"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460FDF"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0DBC531" w14:textId="77777777" w:rsidR="00BF0C07" w:rsidRDefault="00CF2E2C">
            <w:pPr>
              <w:jc w:val="left"/>
              <w:rPr>
                <w:sz w:val="20"/>
                <w:szCs w:val="20"/>
              </w:rPr>
            </w:pPr>
            <w:r>
              <w:rPr>
                <w:sz w:val="20"/>
                <w:szCs w:val="20"/>
              </w:rPr>
              <w:t>Vincular serviço a objetivo estratégico</w:t>
            </w:r>
          </w:p>
        </w:tc>
      </w:tr>
      <w:tr w:rsidR="00BF0C07" w14:paraId="4EC3DD8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3AF7993"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2DD7E6F4" w14:textId="77777777" w:rsidR="00BF0C07" w:rsidRDefault="00CF2E2C">
            <w:pPr>
              <w:jc w:val="left"/>
              <w:rPr>
                <w:sz w:val="20"/>
                <w:szCs w:val="20"/>
              </w:rPr>
            </w:pPr>
            <w:r>
              <w:rPr>
                <w:sz w:val="20"/>
                <w:szCs w:val="20"/>
              </w:rPr>
              <w:t>Usuário (Aluno ou Professor)</w:t>
            </w:r>
          </w:p>
        </w:tc>
      </w:tr>
      <w:tr w:rsidR="00BF0C07" w14:paraId="6831650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B1586EA"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3E58BD0" w14:textId="77777777" w:rsidR="00BF0C07" w:rsidRDefault="00CF2E2C">
            <w:pPr>
              <w:jc w:val="left"/>
              <w:rPr>
                <w:sz w:val="20"/>
                <w:szCs w:val="20"/>
              </w:rPr>
            </w:pPr>
            <w:r>
              <w:rPr>
                <w:sz w:val="20"/>
                <w:szCs w:val="20"/>
              </w:rPr>
              <w:t>RF04</w:t>
            </w:r>
          </w:p>
        </w:tc>
      </w:tr>
      <w:tr w:rsidR="00BF0C07" w14:paraId="1D9304A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FCCB47"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020F3C90" w14:textId="77777777" w:rsidR="00BF0C07" w:rsidRDefault="00CF2E2C">
            <w:pPr>
              <w:jc w:val="left"/>
              <w:rPr>
                <w:sz w:val="20"/>
                <w:szCs w:val="20"/>
              </w:rPr>
            </w:pPr>
            <w:r>
              <w:rPr>
                <w:sz w:val="20"/>
                <w:szCs w:val="20"/>
              </w:rPr>
              <w:t>Existe ao menos um serviço no portfólio e ao menos um objetivo estratégico cadastrado.</w:t>
            </w:r>
          </w:p>
        </w:tc>
      </w:tr>
      <w:tr w:rsidR="00BF0C07" w14:paraId="023B9DE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C26582F"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611C190" w14:textId="77777777" w:rsidR="00BF0C07" w:rsidRDefault="00CF2E2C">
            <w:pPr>
              <w:jc w:val="left"/>
              <w:rPr>
                <w:sz w:val="20"/>
                <w:szCs w:val="20"/>
              </w:rPr>
            </w:pPr>
            <w:r>
              <w:rPr>
                <w:sz w:val="20"/>
                <w:szCs w:val="20"/>
              </w:rPr>
              <w:t>1. O usuário acessa a tela de vínculo estratégico. 2. O sistema apresenta a lista de serviços e a lista de objetivos estratégicos da organização. 3. O usuário seleciona um serviço e um objetivo. 4. O usuário descreve a justificativa de valor, explicando como o serviço contribui para o objetivo. 5. O usuário informa a contribuição estimada em percentual e o indicador que comprovará essa contribuição. 6. O sistema valida a contribuição acumulada do objetivo, grava o vínculo e atualiza a situação de alinhament</w:t>
            </w:r>
            <w:r>
              <w:rPr>
                <w:sz w:val="20"/>
                <w:szCs w:val="20"/>
              </w:rPr>
              <w:t>o do serviço.</w:t>
            </w:r>
          </w:p>
        </w:tc>
      </w:tr>
      <w:tr w:rsidR="00BF0C07" w14:paraId="23B8D5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424C88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22D022A" w14:textId="77777777" w:rsidR="00BF0C07" w:rsidRDefault="00CF2E2C">
            <w:pPr>
              <w:jc w:val="left"/>
              <w:rPr>
                <w:sz w:val="20"/>
                <w:szCs w:val="20"/>
              </w:rPr>
            </w:pPr>
            <w:r>
              <w:rPr>
                <w:sz w:val="20"/>
                <w:szCs w:val="20"/>
              </w:rPr>
              <w:t>6a. Se a soma das contribuições do objetivo exceder 100%, o sistema recusa a gravação e informa a contribuição disponível. 4a. Se a justificativa de valor não for informada, o sistema impede a gravação.</w:t>
            </w:r>
          </w:p>
        </w:tc>
      </w:tr>
      <w:tr w:rsidR="00BF0C07" w14:paraId="4ABE23E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D26516"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167CBF28" w14:textId="77777777" w:rsidR="00BF0C07" w:rsidRDefault="00CF2E2C">
            <w:pPr>
              <w:jc w:val="left"/>
              <w:rPr>
                <w:sz w:val="20"/>
                <w:szCs w:val="20"/>
              </w:rPr>
            </w:pPr>
            <w:r>
              <w:rPr>
                <w:sz w:val="20"/>
                <w:szCs w:val="20"/>
              </w:rPr>
              <w:t>O serviço passa a constar como alinhado à estratégia do negócio e o grau de cobertura do objetivo é atualizado.</w:t>
            </w:r>
          </w:p>
        </w:tc>
      </w:tr>
      <w:tr w:rsidR="00BF0C07" w14:paraId="45458CF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B74C5A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49CFD5B0" w14:textId="77777777" w:rsidR="00BF0C07" w:rsidRDefault="00CF2E2C">
            <w:pPr>
              <w:jc w:val="left"/>
              <w:rPr>
                <w:sz w:val="20"/>
                <w:szCs w:val="20"/>
              </w:rPr>
            </w:pPr>
            <w:r>
              <w:rPr>
                <w:sz w:val="20"/>
                <w:szCs w:val="20"/>
              </w:rPr>
              <w:t>RN05, RN06, RN10</w:t>
            </w:r>
          </w:p>
        </w:tc>
      </w:tr>
    </w:tbl>
    <w:p w14:paraId="183EADC3" w14:textId="77777777" w:rsidR="00476E10" w:rsidRDefault="00476E10">
      <w:pPr>
        <w:spacing w:after="0"/>
      </w:pPr>
    </w:p>
    <w:p w14:paraId="379CE23D" w14:textId="77777777" w:rsidR="00476E10" w:rsidRDefault="00CF2E2C">
      <w:pPr>
        <w:spacing w:after="240"/>
        <w:jc w:val="center"/>
      </w:pPr>
      <w:r>
        <w:t>Fonte: Autoria própria</w:t>
      </w:r>
    </w:p>
    <w:p w14:paraId="18A0142E" w14:textId="77777777" w:rsidR="00476E10" w:rsidRDefault="00CF2E2C">
      <w:pPr>
        <w:spacing w:after="0"/>
        <w:jc w:val="center"/>
      </w:pPr>
      <w:r>
        <w:t>Quadro 20 - Descrição do caso de uso UC10 — Definir indicadores de desempenho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3D9B943" w14:textId="77777777">
        <w:trPr>
          <w:trHeight w:val="800"/>
        </w:trPr>
        <w:tc>
          <w:tcPr>
            <w:tcW w:w="1995" w:type="dxa"/>
            <w:tcBorders>
              <w:top w:val="nil"/>
              <w:left w:val="nil"/>
              <w:bottom w:val="nil"/>
              <w:right w:val="nil"/>
            </w:tcBorders>
            <w:tcMar>
              <w:top w:w="100" w:type="dxa"/>
              <w:left w:w="100" w:type="dxa"/>
              <w:bottom w:w="100" w:type="dxa"/>
              <w:right w:w="100" w:type="dxa"/>
            </w:tcMar>
          </w:tcPr>
          <w:p w14:paraId="5032F04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4D384C73" w14:textId="77777777" w:rsidR="00BF0C07" w:rsidRDefault="00CF2E2C">
            <w:pPr>
              <w:jc w:val="center"/>
              <w:rPr>
                <w:sz w:val="20"/>
                <w:szCs w:val="20"/>
              </w:rPr>
            </w:pPr>
            <w:r>
              <w:rPr>
                <w:b/>
                <w:bCs/>
                <w:sz w:val="20"/>
                <w:szCs w:val="20"/>
              </w:rPr>
              <w:t>Descrição</w:t>
            </w:r>
          </w:p>
        </w:tc>
      </w:tr>
      <w:tr w:rsidR="00BF0C07" w14:paraId="19D3185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A4FEE1"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1ED2D8C7" w14:textId="77777777" w:rsidR="00BF0C07" w:rsidRDefault="00CF2E2C">
            <w:pPr>
              <w:jc w:val="left"/>
              <w:rPr>
                <w:sz w:val="20"/>
                <w:szCs w:val="20"/>
              </w:rPr>
            </w:pPr>
            <w:r>
              <w:rPr>
                <w:sz w:val="20"/>
                <w:szCs w:val="20"/>
              </w:rPr>
              <w:t>UC10</w:t>
            </w:r>
          </w:p>
        </w:tc>
      </w:tr>
      <w:tr w:rsidR="00BF0C07" w14:paraId="25C0506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5AB25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7C7814BB" w14:textId="77777777" w:rsidR="00BF0C07" w:rsidRDefault="00CF2E2C">
            <w:pPr>
              <w:jc w:val="left"/>
              <w:rPr>
                <w:sz w:val="20"/>
                <w:szCs w:val="20"/>
              </w:rPr>
            </w:pPr>
            <w:r>
              <w:rPr>
                <w:sz w:val="20"/>
                <w:szCs w:val="20"/>
              </w:rPr>
              <w:t>Definir indicadores de desempenho</w:t>
            </w:r>
          </w:p>
        </w:tc>
      </w:tr>
      <w:tr w:rsidR="00BF0C07" w14:paraId="0F03C13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DA6799"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1EC5380B" w14:textId="77777777" w:rsidR="00BF0C07" w:rsidRDefault="00CF2E2C">
            <w:pPr>
              <w:jc w:val="left"/>
              <w:rPr>
                <w:sz w:val="20"/>
                <w:szCs w:val="20"/>
              </w:rPr>
            </w:pPr>
            <w:r>
              <w:rPr>
                <w:sz w:val="20"/>
                <w:szCs w:val="20"/>
              </w:rPr>
              <w:t>Usuário (Aluno ou Professor)</w:t>
            </w:r>
          </w:p>
        </w:tc>
      </w:tr>
      <w:tr w:rsidR="00BF0C07" w14:paraId="2B3B058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E17E579"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5CB16EB" w14:textId="77777777" w:rsidR="00BF0C07" w:rsidRDefault="00CF2E2C">
            <w:pPr>
              <w:jc w:val="left"/>
              <w:rPr>
                <w:sz w:val="20"/>
                <w:szCs w:val="20"/>
              </w:rPr>
            </w:pPr>
            <w:r>
              <w:rPr>
                <w:sz w:val="20"/>
                <w:szCs w:val="20"/>
              </w:rPr>
              <w:t>RF06</w:t>
            </w:r>
          </w:p>
        </w:tc>
      </w:tr>
      <w:tr w:rsidR="00BF0C07" w14:paraId="3A444D8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2508CF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373D0061" w14:textId="77777777" w:rsidR="00BF0C07" w:rsidRDefault="00CF2E2C">
            <w:pPr>
              <w:jc w:val="left"/>
              <w:rPr>
                <w:sz w:val="20"/>
                <w:szCs w:val="20"/>
              </w:rPr>
            </w:pPr>
            <w:r>
              <w:rPr>
                <w:sz w:val="20"/>
                <w:szCs w:val="20"/>
              </w:rPr>
              <w:t>O serviço está cadastrado no portfólio da organização.</w:t>
            </w:r>
          </w:p>
        </w:tc>
      </w:tr>
      <w:tr w:rsidR="00BF0C07" w14:paraId="4A8C90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95DED2E"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360FB11" w14:textId="77777777" w:rsidR="00BF0C07" w:rsidRDefault="00CF2E2C">
            <w:pPr>
              <w:jc w:val="left"/>
              <w:rPr>
                <w:sz w:val="20"/>
                <w:szCs w:val="20"/>
              </w:rPr>
            </w:pPr>
            <w:r>
              <w:rPr>
                <w:sz w:val="20"/>
                <w:szCs w:val="20"/>
              </w:rPr>
              <w:t>1. O usuário acessa a tela de indicadores a partir de um serviço do portfólio. 2. O sistema lista os indicadores já definidos para o serviço. 3. O usuário informa o nome, o tipo do indicador, a unidade de medida, a meta e o sentido de comparação. 4. O usuário associa opcionalmente o indicador a um objetivo estratégico. 5. O sistema grava o indicador e o disponibiliza para cômputo.</w:t>
            </w:r>
          </w:p>
        </w:tc>
      </w:tr>
      <w:tr w:rsidR="00BF0C07" w14:paraId="5F0CC8B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D93F3C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7FFB1976" w14:textId="77777777" w:rsidR="00BF0C07" w:rsidRDefault="00CF2E2C">
            <w:pPr>
              <w:jc w:val="left"/>
              <w:rPr>
                <w:sz w:val="20"/>
                <w:szCs w:val="20"/>
              </w:rPr>
            </w:pPr>
            <w:r>
              <w:rPr>
                <w:sz w:val="20"/>
                <w:szCs w:val="20"/>
              </w:rPr>
              <w:t>3a. Se a meta ou o sentido de comparação não forem informados, o sistema impede a gravação. 2a. O usuário pode alterar a meta de um indicador existente, e o sistema recalcula o atingimento sobre as medições já registradas.</w:t>
            </w:r>
          </w:p>
        </w:tc>
      </w:tr>
      <w:tr w:rsidR="00BF0C07" w14:paraId="5832F66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7CF045"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3C1A4E19" w14:textId="77777777" w:rsidR="00BF0C07" w:rsidRDefault="00CF2E2C">
            <w:pPr>
              <w:jc w:val="left"/>
              <w:rPr>
                <w:sz w:val="20"/>
                <w:szCs w:val="20"/>
              </w:rPr>
            </w:pPr>
            <w:r>
              <w:rPr>
                <w:sz w:val="20"/>
                <w:szCs w:val="20"/>
              </w:rPr>
              <w:t>O indicador passa a ser calculado automaticamente sobre os registros operacionais do serviço e a ser exibido no painel de indicadores.</w:t>
            </w:r>
          </w:p>
        </w:tc>
      </w:tr>
      <w:tr w:rsidR="00BF0C07" w14:paraId="20279A7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24187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21CBBD3D" w14:textId="77777777" w:rsidR="00BF0C07" w:rsidRDefault="00CF2E2C">
            <w:pPr>
              <w:jc w:val="left"/>
              <w:rPr>
                <w:sz w:val="20"/>
                <w:szCs w:val="20"/>
              </w:rPr>
            </w:pPr>
            <w:r>
              <w:rPr>
                <w:sz w:val="20"/>
                <w:szCs w:val="20"/>
              </w:rPr>
              <w:t>RN04, RN08</w:t>
            </w:r>
          </w:p>
        </w:tc>
      </w:tr>
    </w:tbl>
    <w:p w14:paraId="2A5E7245" w14:textId="77777777" w:rsidR="00476E10" w:rsidRDefault="00476E10">
      <w:pPr>
        <w:spacing w:after="0"/>
      </w:pPr>
    </w:p>
    <w:p w14:paraId="04529823" w14:textId="77777777" w:rsidR="00476E10" w:rsidRDefault="00CF2E2C">
      <w:pPr>
        <w:spacing w:after="240"/>
        <w:jc w:val="center"/>
      </w:pPr>
      <w:r>
        <w:t>Fonte: Autoria própria</w:t>
      </w:r>
    </w:p>
    <w:p w14:paraId="6FA32CBC" w14:textId="77777777" w:rsidR="00476E10" w:rsidRDefault="00CF2E2C">
      <w:pPr>
        <w:spacing w:after="0"/>
        <w:jc w:val="center"/>
      </w:pPr>
      <w:r>
        <w:t>Quadro 21 - Descrição do caso de uso UC11 — Gerar dados operacionais simulados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7FD8FD73" w14:textId="77777777">
        <w:trPr>
          <w:trHeight w:val="800"/>
        </w:trPr>
        <w:tc>
          <w:tcPr>
            <w:tcW w:w="1995" w:type="dxa"/>
            <w:tcBorders>
              <w:top w:val="nil"/>
              <w:left w:val="nil"/>
              <w:bottom w:val="nil"/>
              <w:right w:val="nil"/>
            </w:tcBorders>
            <w:tcMar>
              <w:top w:w="100" w:type="dxa"/>
              <w:left w:w="100" w:type="dxa"/>
              <w:bottom w:w="100" w:type="dxa"/>
              <w:right w:w="100" w:type="dxa"/>
            </w:tcMar>
          </w:tcPr>
          <w:p w14:paraId="61F827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07FFEAA2" w14:textId="77777777" w:rsidR="00BF0C07" w:rsidRDefault="00CF2E2C">
            <w:pPr>
              <w:jc w:val="center"/>
              <w:rPr>
                <w:sz w:val="20"/>
                <w:szCs w:val="20"/>
              </w:rPr>
            </w:pPr>
            <w:r>
              <w:rPr>
                <w:b/>
                <w:bCs/>
                <w:sz w:val="20"/>
                <w:szCs w:val="20"/>
              </w:rPr>
              <w:t>Descrição</w:t>
            </w:r>
          </w:p>
        </w:tc>
      </w:tr>
      <w:tr w:rsidR="00BF0C07" w14:paraId="75435C2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280123F"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648E343" w14:textId="77777777" w:rsidR="00BF0C07" w:rsidRDefault="00CF2E2C">
            <w:pPr>
              <w:jc w:val="left"/>
              <w:rPr>
                <w:sz w:val="20"/>
                <w:szCs w:val="20"/>
              </w:rPr>
            </w:pPr>
            <w:r>
              <w:rPr>
                <w:sz w:val="20"/>
                <w:szCs w:val="20"/>
              </w:rPr>
              <w:t>UC11</w:t>
            </w:r>
          </w:p>
        </w:tc>
      </w:tr>
      <w:tr w:rsidR="00BF0C07" w14:paraId="3986E60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43323B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8ED7AA5" w14:textId="77777777" w:rsidR="00BF0C07" w:rsidRDefault="00CF2E2C">
            <w:pPr>
              <w:jc w:val="left"/>
              <w:rPr>
                <w:sz w:val="20"/>
                <w:szCs w:val="20"/>
              </w:rPr>
            </w:pPr>
            <w:r>
              <w:rPr>
                <w:sz w:val="20"/>
                <w:szCs w:val="20"/>
              </w:rPr>
              <w:t>Gerar dados operacionais simulados</w:t>
            </w:r>
          </w:p>
        </w:tc>
      </w:tr>
      <w:tr w:rsidR="00BF0C07" w14:paraId="2710E91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7329AF2"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3B6EDC94" w14:textId="77777777" w:rsidR="00BF0C07" w:rsidRDefault="00CF2E2C">
            <w:pPr>
              <w:jc w:val="left"/>
              <w:rPr>
                <w:sz w:val="20"/>
                <w:szCs w:val="20"/>
              </w:rPr>
            </w:pPr>
            <w:r>
              <w:rPr>
                <w:sz w:val="20"/>
                <w:szCs w:val="20"/>
              </w:rPr>
              <w:t>Usuário (Aluno ou Professor)</w:t>
            </w:r>
          </w:p>
        </w:tc>
      </w:tr>
      <w:tr w:rsidR="00BF0C07" w14:paraId="16D839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ECBE516"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F2057E0" w14:textId="77777777" w:rsidR="00BF0C07" w:rsidRDefault="00CF2E2C">
            <w:pPr>
              <w:jc w:val="left"/>
              <w:rPr>
                <w:sz w:val="20"/>
                <w:szCs w:val="20"/>
              </w:rPr>
            </w:pPr>
            <w:r>
              <w:rPr>
                <w:sz w:val="20"/>
                <w:szCs w:val="20"/>
              </w:rPr>
              <w:t>RF11</w:t>
            </w:r>
          </w:p>
        </w:tc>
      </w:tr>
      <w:tr w:rsidR="00BF0C07" w14:paraId="0696ACC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18C596"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5160B899" w14:textId="77777777" w:rsidR="00BF0C07" w:rsidRDefault="00CF2E2C">
            <w:pPr>
              <w:jc w:val="left"/>
              <w:rPr>
                <w:sz w:val="20"/>
                <w:szCs w:val="20"/>
              </w:rPr>
            </w:pPr>
            <w:r>
              <w:rPr>
                <w:sz w:val="20"/>
                <w:szCs w:val="20"/>
              </w:rPr>
              <w:t>Existe ao menos um serviço em operação no portfólio e ao menos um indicador definido.</w:t>
            </w:r>
          </w:p>
        </w:tc>
      </w:tr>
      <w:tr w:rsidR="00BF0C07" w14:paraId="4ACDC4E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6E7A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725F3DAB" w14:textId="77777777" w:rsidR="00BF0C07" w:rsidRDefault="00CF2E2C">
            <w:pPr>
              <w:jc w:val="left"/>
              <w:rPr>
                <w:sz w:val="20"/>
                <w:szCs w:val="20"/>
              </w:rPr>
            </w:pPr>
            <w:r>
              <w:rPr>
                <w:sz w:val="20"/>
                <w:szCs w:val="20"/>
              </w:rPr>
              <w:t>1. O usuário acessa a tela de cenário de simulação. 2. O usuário define o período de referência, o volume de registros e o perfil de comportamento desejado, entre otimista, realista e crítico. 3. O usuário confirma a geração. 4. O sistema gera os registros operacionais fictícios para os serviços em operação, contemplando data de abertura e fechamento, tempo de atendimento, cumprimento do acordo de nível de serviço e nota de satisfação. 5. O sistema calcula as medições de todos os indicadores definidos sobre</w:t>
            </w:r>
            <w:r>
              <w:rPr>
                <w:sz w:val="20"/>
                <w:szCs w:val="20"/>
              </w:rPr>
              <w:t xml:space="preserve"> os registros gerados. 6. O sistema apresenta o resumo da geração e direciona o usuário ao painel de indicadores.</w:t>
            </w:r>
          </w:p>
        </w:tc>
      </w:tr>
      <w:tr w:rsidR="00BF0C07" w14:paraId="224D864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307AE74"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68BC7E7E" w14:textId="77777777" w:rsidR="00BF0C07" w:rsidRDefault="00CF2E2C">
            <w:pPr>
              <w:jc w:val="left"/>
              <w:rPr>
                <w:sz w:val="20"/>
                <w:szCs w:val="20"/>
              </w:rPr>
            </w:pPr>
            <w:r>
              <w:rPr>
                <w:sz w:val="20"/>
                <w:szCs w:val="20"/>
              </w:rPr>
              <w:t>4a. Serviços com status Descontinuado são ignorados na geração. 3a. Se o cenário for gerado novamente com a mesma semente, o sistema reproduz exatamente o mesmo conjunto de registros.</w:t>
            </w:r>
          </w:p>
        </w:tc>
      </w:tr>
      <w:tr w:rsidR="00BF0C07" w14:paraId="0BD5D8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246DB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790DF5D" w14:textId="77777777" w:rsidR="00BF0C07" w:rsidRDefault="00CF2E2C">
            <w:pPr>
              <w:jc w:val="left"/>
              <w:rPr>
                <w:sz w:val="20"/>
                <w:szCs w:val="20"/>
              </w:rPr>
            </w:pPr>
            <w:r>
              <w:rPr>
                <w:sz w:val="20"/>
                <w:szCs w:val="20"/>
              </w:rPr>
              <w:t>Os registros operacionais e as medições dos indicadores passam a existir, tornando o painel de indicadores apto a apoiar a etapa de avaliação da estratégia.</w:t>
            </w:r>
          </w:p>
        </w:tc>
      </w:tr>
      <w:tr w:rsidR="00BF0C07" w14:paraId="1CD89DF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5D573E7"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8CC334C" w14:textId="77777777" w:rsidR="00BF0C07" w:rsidRDefault="00CF2E2C">
            <w:pPr>
              <w:jc w:val="left"/>
              <w:rPr>
                <w:sz w:val="20"/>
                <w:szCs w:val="20"/>
              </w:rPr>
            </w:pPr>
            <w:r>
              <w:rPr>
                <w:sz w:val="20"/>
                <w:szCs w:val="20"/>
              </w:rPr>
              <w:t>RN07, RN09</w:t>
            </w:r>
          </w:p>
        </w:tc>
      </w:tr>
    </w:tbl>
    <w:p w14:paraId="3D2FC3EC" w14:textId="77777777" w:rsidR="00476E10" w:rsidRDefault="00476E10">
      <w:pPr>
        <w:spacing w:after="0"/>
      </w:pPr>
    </w:p>
    <w:p w14:paraId="6C7C165D" w14:textId="77777777" w:rsidR="00476E10" w:rsidRDefault="00CF2E2C">
      <w:pPr>
        <w:spacing w:after="240"/>
        <w:jc w:val="center"/>
      </w:pPr>
      <w:r>
        <w:t>Fonte: Autoria própria</w:t>
      </w:r>
    </w:p>
    <w:p w14:paraId="6F72E19F" w14:textId="77777777" w:rsidR="00476E10" w:rsidRDefault="00CF2E2C">
      <w:pPr>
        <w:spacing w:after="0"/>
        <w:jc w:val="center"/>
      </w:pPr>
      <w:r>
        <w:t>Quadro 22 - Descrição do caso de uso UC12 — Consultar painel de indicadores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D408BBE" w14:textId="77777777">
        <w:trPr>
          <w:trHeight w:val="800"/>
        </w:trPr>
        <w:tc>
          <w:tcPr>
            <w:tcW w:w="1995" w:type="dxa"/>
            <w:tcBorders>
              <w:top w:val="nil"/>
              <w:left w:val="nil"/>
              <w:bottom w:val="nil"/>
              <w:right w:val="nil"/>
            </w:tcBorders>
            <w:tcMar>
              <w:top w:w="100" w:type="dxa"/>
              <w:left w:w="100" w:type="dxa"/>
              <w:bottom w:w="100" w:type="dxa"/>
              <w:right w:w="100" w:type="dxa"/>
            </w:tcMar>
          </w:tcPr>
          <w:p w14:paraId="25468A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1E2BB161" w14:textId="77777777" w:rsidR="00BF0C07" w:rsidRDefault="00CF2E2C">
            <w:pPr>
              <w:jc w:val="center"/>
              <w:rPr>
                <w:sz w:val="20"/>
                <w:szCs w:val="20"/>
              </w:rPr>
            </w:pPr>
            <w:r>
              <w:rPr>
                <w:b/>
                <w:bCs/>
                <w:sz w:val="20"/>
                <w:szCs w:val="20"/>
              </w:rPr>
              <w:t>Descrição</w:t>
            </w:r>
          </w:p>
        </w:tc>
      </w:tr>
      <w:tr w:rsidR="00BF0C07" w14:paraId="72E859A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3D9FAA"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5722F39B" w14:textId="77777777" w:rsidR="00BF0C07" w:rsidRDefault="00CF2E2C">
            <w:pPr>
              <w:jc w:val="left"/>
              <w:rPr>
                <w:sz w:val="20"/>
                <w:szCs w:val="20"/>
              </w:rPr>
            </w:pPr>
            <w:r>
              <w:rPr>
                <w:sz w:val="20"/>
                <w:szCs w:val="20"/>
              </w:rPr>
              <w:t>UC12</w:t>
            </w:r>
          </w:p>
        </w:tc>
      </w:tr>
      <w:tr w:rsidR="00BF0C07" w14:paraId="771D9A0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6C4237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3D90CD37" w14:textId="77777777" w:rsidR="00BF0C07" w:rsidRDefault="00CF2E2C">
            <w:pPr>
              <w:jc w:val="left"/>
              <w:rPr>
                <w:sz w:val="20"/>
                <w:szCs w:val="20"/>
              </w:rPr>
            </w:pPr>
            <w:r>
              <w:rPr>
                <w:sz w:val="20"/>
                <w:szCs w:val="20"/>
              </w:rPr>
              <w:t>Consultar painel de indicadores</w:t>
            </w:r>
          </w:p>
        </w:tc>
      </w:tr>
      <w:tr w:rsidR="00BF0C07" w14:paraId="0DA8888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5AB2A0E"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52792C62" w14:textId="77777777" w:rsidR="00BF0C07" w:rsidRDefault="00CF2E2C">
            <w:pPr>
              <w:jc w:val="left"/>
              <w:rPr>
                <w:sz w:val="20"/>
                <w:szCs w:val="20"/>
              </w:rPr>
            </w:pPr>
            <w:r>
              <w:rPr>
                <w:sz w:val="20"/>
                <w:szCs w:val="20"/>
              </w:rPr>
              <w:t>Usuário (Aluno ou Professor)</w:t>
            </w:r>
          </w:p>
        </w:tc>
      </w:tr>
      <w:tr w:rsidR="00BF0C07" w14:paraId="1213F72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589EC6C"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673FB51D" w14:textId="77777777" w:rsidR="00BF0C07" w:rsidRDefault="00CF2E2C">
            <w:pPr>
              <w:jc w:val="left"/>
              <w:rPr>
                <w:sz w:val="20"/>
                <w:szCs w:val="20"/>
              </w:rPr>
            </w:pPr>
            <w:r>
              <w:rPr>
                <w:sz w:val="20"/>
                <w:szCs w:val="20"/>
              </w:rPr>
              <w:t>RF07</w:t>
            </w:r>
          </w:p>
        </w:tc>
      </w:tr>
      <w:tr w:rsidR="00BF0C07" w14:paraId="03BBA69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2FC3515"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408D31C8" w14:textId="77777777" w:rsidR="00BF0C07" w:rsidRDefault="00CF2E2C">
            <w:pPr>
              <w:jc w:val="left"/>
              <w:rPr>
                <w:sz w:val="20"/>
                <w:szCs w:val="20"/>
              </w:rPr>
            </w:pPr>
            <w:r>
              <w:rPr>
                <w:sz w:val="20"/>
                <w:szCs w:val="20"/>
              </w:rPr>
              <w:t>Existem medições calculadas para ao menos um indicador da organização.</w:t>
            </w:r>
          </w:p>
        </w:tc>
      </w:tr>
      <w:tr w:rsidR="00BF0C07" w14:paraId="2071545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0F3B0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2FC7D634" w14:textId="77777777" w:rsidR="00BF0C07" w:rsidRDefault="00CF2E2C">
            <w:pPr>
              <w:jc w:val="left"/>
              <w:rPr>
                <w:sz w:val="20"/>
                <w:szCs w:val="20"/>
              </w:rPr>
            </w:pPr>
            <w:r>
              <w:rPr>
                <w:sz w:val="20"/>
                <w:szCs w:val="20"/>
              </w:rPr>
              <w:t>1. O usuário acessa o painel de indicadores. 2. O sistema apresenta os indicadores com o valor apurado, a meta e a situação de atingimento. 3. O sistema apresenta a evolução dos indicadores ao longo dos períodos do cenário. 4. O sistema destaca os indicadores que não atingiram a meta. 5. O usuário analisa os resultados e decide se mantém ou revisa a direção estratégica.</w:t>
            </w:r>
          </w:p>
        </w:tc>
      </w:tr>
      <w:tr w:rsidR="00BF0C07" w14:paraId="386B1A5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BD8A7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2074B5B1" w14:textId="77777777" w:rsidR="00BF0C07" w:rsidRDefault="00CF2E2C">
            <w:pPr>
              <w:jc w:val="left"/>
              <w:rPr>
                <w:sz w:val="20"/>
                <w:szCs w:val="20"/>
              </w:rPr>
            </w:pPr>
            <w:r>
              <w:rPr>
                <w:sz w:val="20"/>
                <w:szCs w:val="20"/>
              </w:rPr>
              <w:t>2a. Se não houver medições, o sistema orienta o usuário a gerar um cenário de simulação. 5a. Se o usuário optar por revisar a estratégia, o sistema o direciona à tela de estratégia de serviço, reiniciando o ciclo apresentado na Imagem 3.</w:t>
            </w:r>
          </w:p>
        </w:tc>
      </w:tr>
      <w:tr w:rsidR="00BF0C07" w14:paraId="76B47F0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FDD9F84"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43D8216" w14:textId="77777777" w:rsidR="00BF0C07" w:rsidRDefault="00CF2E2C">
            <w:pPr>
              <w:jc w:val="left"/>
              <w:rPr>
                <w:sz w:val="20"/>
                <w:szCs w:val="20"/>
              </w:rPr>
            </w:pPr>
            <w:r>
              <w:rPr>
                <w:sz w:val="20"/>
                <w:szCs w:val="20"/>
              </w:rPr>
              <w:t>O usuário dispõe da informação necessária para decidir sobre a manutenção ou a revisão da estratégia, fechando o ciclo contínuo da ITIL 4.</w:t>
            </w:r>
          </w:p>
        </w:tc>
      </w:tr>
      <w:tr w:rsidR="00BF0C07" w14:paraId="556C20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5790A54"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F8DFE94" w14:textId="77777777" w:rsidR="00BF0C07" w:rsidRDefault="00CF2E2C">
            <w:pPr>
              <w:jc w:val="left"/>
              <w:rPr>
                <w:sz w:val="20"/>
                <w:szCs w:val="20"/>
              </w:rPr>
            </w:pPr>
            <w:r>
              <w:rPr>
                <w:sz w:val="20"/>
                <w:szCs w:val="20"/>
              </w:rPr>
              <w:t>RN08</w:t>
            </w:r>
          </w:p>
        </w:tc>
      </w:tr>
    </w:tbl>
    <w:p w14:paraId="3035F230" w14:textId="77777777" w:rsidR="00476E10" w:rsidRDefault="00476E10">
      <w:pPr>
        <w:spacing w:after="0"/>
      </w:pPr>
    </w:p>
    <w:p w14:paraId="2098F9D9" w14:textId="77777777" w:rsidR="00476E10" w:rsidRDefault="00CF2E2C">
      <w:pPr>
        <w:spacing w:after="240"/>
        <w:jc w:val="center"/>
      </w:pPr>
      <w:r>
        <w:t>Fonte: Autoria própria</w:t>
      </w:r>
    </w:p>
    <w:p w14:paraId="27B5CE94" w14:textId="77777777" w:rsidR="00476E10" w:rsidRDefault="00CF2E2C">
      <w:pPr>
        <w:pStyle w:val="Ttulo3"/>
      </w:pPr>
      <w:r>
        <w:t>4.4.7 Diagrama de Atividade do Ciclo Contínuo da Estratégia</w:t>
      </w:r>
    </w:p>
    <w:p w14:paraId="04C2C7F4" w14:textId="77777777" w:rsidR="00476E10" w:rsidRDefault="00CF2E2C">
      <w:pPr>
        <w:spacing w:after="240"/>
        <w:ind w:firstLine="708"/>
      </w:pPr>
      <w:r>
        <w:t>Na ITIL V3, a estratégia era compreendida como uma fase inicial e isolada do ciclo de vida do serviço. Na ITIL 4, essa lógica mudou: a estratégia permeia de forma contínua e integrada todas as atividades por meio do Sistema de Valor do Serviço (SARAIVA; RIBEIRO, 2025). Para refletir essa mudança conceitual no fluxo de uso da ferramenta, o diagrama de atividade da Imagem 3 não possui um encerramento linear, mas sim um ciclo de melhoria contínua, conforme detalhado a seguir.</w:t>
      </w:r>
    </w:p>
    <w:p w14:paraId="3F7D9A5B" w14:textId="77777777" w:rsidR="00476E10" w:rsidRDefault="00CF2E2C">
      <w:pPr>
        <w:spacing w:after="0"/>
        <w:jc w:val="center"/>
      </w:pPr>
      <w:r>
        <w:t>Imagem 3 - Diagrama de atividade do ciclo contínuo da estratégia de serviço</w:t>
      </w:r>
    </w:p>
    <w:p w14:paraId="5097702C" w14:textId="77777777" w:rsidR="00476E10" w:rsidRDefault="00CF2E2C">
      <w:pPr>
        <w:spacing w:after="0"/>
        <w:jc w:val="center"/>
      </w:pPr>
      <w:r>
        <w:rPr>
          <w:noProof/>
        </w:rPr>
        <w:drawing>
          <wp:inline distT="0" distB="0" distL="0" distR="0" wp14:anchorId="17AF3ECF" wp14:editId="3909372F">
            <wp:extent cx="3566160" cy="4526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566160" cy="4526372"/>
                    </a:xfrm>
                    <a:prstGeom prst="rect">
                      <a:avLst/>
                    </a:prstGeom>
                  </pic:spPr>
                </pic:pic>
              </a:graphicData>
            </a:graphic>
          </wp:inline>
        </w:drawing>
      </w:r>
    </w:p>
    <w:p w14:paraId="5CB71D07" w14:textId="77777777" w:rsidR="00476E10" w:rsidRDefault="00CF2E2C">
      <w:pPr>
        <w:spacing w:after="240"/>
        <w:jc w:val="center"/>
      </w:pPr>
      <w:r>
        <w:t>Fonte: Autoria própria</w:t>
      </w:r>
    </w:p>
    <w:p w14:paraId="77E17599" w14:textId="77777777" w:rsidR="00476E10" w:rsidRDefault="00CF2E2C">
      <w:pPr>
        <w:spacing w:after="240"/>
        <w:ind w:firstLine="708"/>
      </w:pPr>
      <w:r>
        <w:t>O fluxo de atividades proposto para a utilização da ferramenta é o seguinte:</w:t>
      </w:r>
    </w:p>
    <w:p w14:paraId="1F69698B" w14:textId="77777777" w:rsidR="00476E10" w:rsidRDefault="00CF2E2C">
      <w:pPr>
        <w:jc w:val="left"/>
      </w:pPr>
      <w:r>
        <w:rPr>
          <w:b/>
        </w:rPr>
        <w:t>Analisar o ambiente:</w:t>
      </w:r>
      <w:r>
        <w:t xml:space="preserve"> avaliar o ambiente interno e externo da organização, identificando forças, fraquezas, oportunidades e ameaças (UC03).</w:t>
      </w:r>
    </w:p>
    <w:p w14:paraId="2A02AFD2" w14:textId="77777777" w:rsidR="00476E10" w:rsidRDefault="00CF2E2C">
      <w:pPr>
        <w:jc w:val="left"/>
      </w:pPr>
      <w:r>
        <w:rPr>
          <w:b/>
        </w:rPr>
        <w:t>Definir a direção estratégica:</w:t>
      </w:r>
      <w:r>
        <w:t xml:space="preserve"> com base na análise, registrar os 4 Ps da estratégia e cadastrar os objetivos estratégicos de TI (UC04 e UC05).</w:t>
      </w:r>
    </w:p>
    <w:p w14:paraId="441FD937" w14:textId="77777777" w:rsidR="00476E10" w:rsidRDefault="00CF2E2C">
      <w:pPr>
        <w:jc w:val="left"/>
      </w:pPr>
      <w:r>
        <w:rPr>
          <w:b/>
        </w:rPr>
        <w:t>Desenhar o serviço:</w:t>
      </w:r>
      <w:r>
        <w:t xml:space="preserve"> criar o serviço de TI e inseri-lo no portfólio da ferramenta, associando custos, demanda e público-alvo (UC06, UC07 e UC08).</w:t>
      </w:r>
    </w:p>
    <w:p w14:paraId="14DCE93A" w14:textId="77777777" w:rsidR="00476E10" w:rsidRDefault="00CF2E2C">
      <w:pPr>
        <w:jc w:val="left"/>
      </w:pPr>
      <w:r>
        <w:rPr>
          <w:b/>
        </w:rPr>
        <w:t>Operar o serviço:</w:t>
      </w:r>
      <w:r>
        <w:t xml:space="preserve"> colocar o serviço em funcionamento, etapa representada na ferramenta pela geração dos registros operacionais do cenário de simulação (UC11).</w:t>
      </w:r>
    </w:p>
    <w:p w14:paraId="79EC0C2A" w14:textId="77777777" w:rsidR="00476E10" w:rsidRDefault="00CF2E2C">
      <w:pPr>
        <w:jc w:val="left"/>
      </w:pPr>
      <w:r>
        <w:rPr>
          <w:b/>
        </w:rPr>
        <w:t>Medir e avaliar:</w:t>
      </w:r>
      <w:r>
        <w:t xml:space="preserve"> apurar os indicadores definidos sobre os registros operacionais e analisar o valor gerado pelo serviço (UC10 e UC12).</w:t>
      </w:r>
    </w:p>
    <w:p w14:paraId="6F9BAD01" w14:textId="77777777" w:rsidR="00476E10" w:rsidRDefault="00CF2E2C">
      <w:pPr>
        <w:jc w:val="left"/>
      </w:pPr>
      <w:r>
        <w:rPr>
          <w:b/>
        </w:rPr>
        <w:t>Decisão de melhoria:</w:t>
      </w:r>
      <w:r>
        <w:t xml:space="preserve"> se os indicadores atenderem às metas, o fluxo segue para a prática de melhoria contínua e retorna à análise de ambiente para o próximo ciclo. Se os indicadores não atenderem às metas, o fluxo retorna imediatamente à análise de ambiente para redefinir a rota estratégica e ajustar o serviço.</w:t>
      </w:r>
    </w:p>
    <w:p w14:paraId="4248E20B" w14:textId="77777777" w:rsidR="00476E10" w:rsidRDefault="00476E10">
      <w:pPr>
        <w:spacing w:after="240"/>
        <w:ind w:firstLine="708"/>
      </w:pPr>
    </w:p>
    <w:p w14:paraId="0114A262" w14:textId="77777777" w:rsidR="00476E10" w:rsidRDefault="00CF2E2C">
      <w:pPr>
        <w:spacing w:after="240"/>
        <w:ind w:firstLine="708"/>
      </w:pPr>
      <w:r>
        <w:t>Esse ciclo demonstra aos alunos que a estratégia de serviço na ITIL 4 não é algo que se faz uma única vez, mas uma atividade que se repete e se refina continuamente ao longo do tempo. É também o fluxo que orienta a sequência de telas do protótipo apresentado na Seção 4.4.12: o aluno percorre a ferramenta na mesma ordem em que percorre o ciclo estratégico.</w:t>
      </w:r>
    </w:p>
    <w:p w14:paraId="0FA629AD" w14:textId="77777777" w:rsidR="00476E10" w:rsidRDefault="00CF2E2C">
      <w:pPr>
        <w:pStyle w:val="Ttulo3"/>
      </w:pPr>
      <w:r>
        <w:t>4.4.8 Diagrama de Classes</w:t>
      </w:r>
    </w:p>
    <w:p w14:paraId="74997B6E" w14:textId="77777777" w:rsidR="00476E10" w:rsidRDefault="00CF2E2C">
      <w:pPr>
        <w:spacing w:after="240"/>
        <w:ind w:firstLine="708"/>
      </w:pPr>
      <w:r>
        <w:t>A Imagem 4 apresenta o diagrama de classes do EduITSM, com as treze classes de domínio identificadas a partir dos requisitos funcionais, seus atributos e as operações mais relevantes. O diagrama evidencia a organização em torno da classe Organizacao, que representa o ambiente de trabalho de cada usuário e agrega os demais elementos da estratégia.</w:t>
      </w:r>
    </w:p>
    <w:p w14:paraId="3F212F66" w14:textId="77777777" w:rsidR="00476E10" w:rsidRDefault="00CF2E2C">
      <w:pPr>
        <w:spacing w:after="240"/>
        <w:ind w:firstLine="708"/>
      </w:pPr>
      <w:r>
        <w:t>Três decisões de modelagem merecem destaque. A primeira é a existência da classe EstrategiaServico como entidade própria, com os quatro atributos correspondentes aos 4 Ps e um atributo de versão: é essa classe que materializa o RF05, o requisito que nenhuma das ferramentas comerciais avaliadas atende nativamente. A segunda é a classe VinculoEstrategico, uma classe associativa entre Servico e ObjetivoEstrategico que carrega a justificativa de valor e o percentual de contribuição; sem ela, o relacionamento en</w:t>
      </w:r>
      <w:r>
        <w:t>tre serviço e objetivo seria apenas uma referência, e o RF04 perderia justamente a informação que demonstra como a tecnologia gera valor para o negócio. A terceira é a separação entre RegistroOperacional e Medicao: o registro operacional guarda o dado bruto de operação gerado pela simulação, enquanto a medição guarda o valor já calculado de um indicador em um período, o que permite distinguir com clareza o que é dado de origem e o que é resultado do cômputo previsto no RF07.</w:t>
      </w:r>
    </w:p>
    <w:p w14:paraId="772424A8" w14:textId="77777777" w:rsidR="00476E10" w:rsidRDefault="00CF2E2C">
      <w:pPr>
        <w:spacing w:after="0"/>
        <w:jc w:val="center"/>
      </w:pPr>
      <w:r>
        <w:t>Imagem 4 - Diagrama de classes da ferramenta EduITSM</w:t>
      </w:r>
    </w:p>
    <w:p w14:paraId="409F419C" w14:textId="77777777" w:rsidR="00476E10" w:rsidRDefault="00CF2E2C">
      <w:pPr>
        <w:spacing w:after="0"/>
        <w:jc w:val="center"/>
      </w:pPr>
      <w:r>
        <w:rPr>
          <w:noProof/>
        </w:rPr>
        <w:drawing>
          <wp:inline distT="0" distB="0" distL="0" distR="0" wp14:anchorId="3196D174" wp14:editId="01EE1EA5">
            <wp:extent cx="5577840" cy="4895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4_classes.png"/>
                    <pic:cNvPicPr/>
                  </pic:nvPicPr>
                  <pic:blipFill>
                    <a:blip r:embed="rId20"/>
                    <a:stretch>
                      <a:fillRect/>
                    </a:stretch>
                  </pic:blipFill>
                  <pic:spPr>
                    <a:xfrm>
                      <a:off x="0" y="0"/>
                      <a:ext cx="5577840" cy="4895213"/>
                    </a:xfrm>
                    <a:prstGeom prst="rect">
                      <a:avLst/>
                    </a:prstGeom>
                  </pic:spPr>
                </pic:pic>
              </a:graphicData>
            </a:graphic>
          </wp:inline>
        </w:drawing>
      </w:r>
    </w:p>
    <w:p w14:paraId="38A4CBD3" w14:textId="77777777" w:rsidR="00476E10" w:rsidRDefault="00CF2E2C">
      <w:pPr>
        <w:spacing w:after="240"/>
        <w:jc w:val="center"/>
      </w:pPr>
      <w:r>
        <w:t>Fonte: Autoria própria</w:t>
      </w:r>
    </w:p>
    <w:p w14:paraId="252C2270" w14:textId="77777777" w:rsidR="00476E10" w:rsidRDefault="00CF2E2C">
      <w:pPr>
        <w:pStyle w:val="Ttulo3"/>
      </w:pPr>
      <w:r>
        <w:t>4.4.9 Diagramas de Sequência</w:t>
      </w:r>
    </w:p>
    <w:p w14:paraId="2931F2CA" w14:textId="77777777" w:rsidR="00476E10" w:rsidRDefault="00CF2E2C">
      <w:pPr>
        <w:spacing w:after="240"/>
        <w:ind w:firstLine="708"/>
      </w:pPr>
      <w:r>
        <w:t>Para detalhar o comportamento interno da ferramenta, foram elaborados os diagramas de sequência dos dois casos de uso mais críticos. Eles mostram a troca de mensagens entre o usuário, a interface, a interface de programação de aplicações, os componentes de domínio e o banco de dados, evidenciando em que ponto do fluxo cada regra de negócio é aplicada.</w:t>
      </w:r>
    </w:p>
    <w:p w14:paraId="7C3BE986" w14:textId="77777777" w:rsidR="00476E10" w:rsidRDefault="00CF2E2C">
      <w:pPr>
        <w:spacing w:after="240"/>
        <w:ind w:firstLine="708"/>
      </w:pPr>
      <w:r>
        <w:t xml:space="preserve">A Imagem 5 apresenta o diagrama de sequência do caso de uso UC09, que realiza o RF04. O fluxo se divide em dois momentos. No primeiro, ao selecionar o objetivo estratégico, a interface consulta a contribuição já acumulada e informa ao aluno quanto ainda está disponível, o que evita que ele descubra o limite apenas ao tentar gravar. No segundo, a gravação do vínculo passa pela validação da RN06, representada no diagrama por um fragmento alt: se a soma das contribuições permanecer dentro de 100%, o vínculo é </w:t>
      </w:r>
      <w:r>
        <w:t>gravado; caso contrário, a requisição é recusada e a interface informa a contribuição disponível.</w:t>
      </w:r>
    </w:p>
    <w:p w14:paraId="217AB816" w14:textId="77777777" w:rsidR="00476E10" w:rsidRDefault="00CF2E2C">
      <w:pPr>
        <w:spacing w:after="0"/>
        <w:jc w:val="center"/>
      </w:pPr>
      <w:r>
        <w:t>Imagem 5 - Diagrama de sequência do caso de uso UC09 — Vincular serviço a objetivo estratégico</w:t>
      </w:r>
    </w:p>
    <w:p w14:paraId="7BF4E7F3" w14:textId="77777777" w:rsidR="00476E10" w:rsidRDefault="00CF2E2C">
      <w:pPr>
        <w:spacing w:after="0"/>
        <w:jc w:val="center"/>
      </w:pPr>
      <w:r>
        <w:rPr>
          <w:noProof/>
        </w:rPr>
        <w:drawing>
          <wp:inline distT="0" distB="0" distL="0" distR="0" wp14:anchorId="271A48B4" wp14:editId="3663F40A">
            <wp:extent cx="4754880" cy="58097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seq_uc09.png"/>
                    <pic:cNvPicPr/>
                  </pic:nvPicPr>
                  <pic:blipFill>
                    <a:blip r:embed="rId21"/>
                    <a:stretch>
                      <a:fillRect/>
                    </a:stretch>
                  </pic:blipFill>
                  <pic:spPr>
                    <a:xfrm>
                      <a:off x="0" y="0"/>
                      <a:ext cx="4754880" cy="5809796"/>
                    </a:xfrm>
                    <a:prstGeom prst="rect">
                      <a:avLst/>
                    </a:prstGeom>
                  </pic:spPr>
                </pic:pic>
              </a:graphicData>
            </a:graphic>
          </wp:inline>
        </w:drawing>
      </w:r>
    </w:p>
    <w:p w14:paraId="7D734BCF" w14:textId="77777777" w:rsidR="00476E10" w:rsidRDefault="00CF2E2C">
      <w:pPr>
        <w:spacing w:after="240"/>
        <w:jc w:val="center"/>
      </w:pPr>
      <w:r>
        <w:t>Fonte: Autoria própria</w:t>
      </w:r>
    </w:p>
    <w:p w14:paraId="4B305230" w14:textId="77777777" w:rsidR="00476E10" w:rsidRDefault="00CF2E2C">
      <w:pPr>
        <w:spacing w:after="240"/>
        <w:ind w:firstLine="708"/>
      </w:pPr>
      <w:r>
        <w:t xml:space="preserve">A Imagem 6 apresenta o diagrama de sequência do caso de uso UC11, que realiza o RF11 e viabiliza o RF07. Os dois fragmentos loop deixam explícito que a geração percorre todos os serviços em operação e que o cálculo percorre todos os indicadores definidos. O diagrama também evidencia, no nível do comportamento, a separação entre o motor de simulação e o módulo de cálculo de indicadores discutida na Seção 4.4.11: o primeiro apenas produz registros operacionais, e o segundo os consome para apurar as medições, </w:t>
      </w:r>
      <w:r>
        <w:t>sem que um dependa da implementação interna do outro.</w:t>
      </w:r>
    </w:p>
    <w:p w14:paraId="17CDDD5F" w14:textId="77777777" w:rsidR="00476E10" w:rsidRDefault="00CF2E2C">
      <w:pPr>
        <w:spacing w:after="0"/>
        <w:jc w:val="center"/>
      </w:pPr>
      <w:r>
        <w:t>Imagem 6 - Diagrama de sequência do caso de uso UC11 — Gerar dados operacionais simulados</w:t>
      </w:r>
    </w:p>
    <w:p w14:paraId="4FB2487F" w14:textId="77777777" w:rsidR="00476E10" w:rsidRDefault="00CF2E2C">
      <w:pPr>
        <w:spacing w:after="0"/>
        <w:jc w:val="center"/>
      </w:pPr>
      <w:r>
        <w:rPr>
          <w:noProof/>
        </w:rPr>
        <w:drawing>
          <wp:inline distT="0" distB="0" distL="0" distR="0" wp14:anchorId="3395FB86" wp14:editId="1BDF1FFE">
            <wp:extent cx="5669280" cy="51756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seq_uc11.png"/>
                    <pic:cNvPicPr/>
                  </pic:nvPicPr>
                  <pic:blipFill>
                    <a:blip r:embed="rId22"/>
                    <a:stretch>
                      <a:fillRect/>
                    </a:stretch>
                  </pic:blipFill>
                  <pic:spPr>
                    <a:xfrm>
                      <a:off x="0" y="0"/>
                      <a:ext cx="5669280" cy="5175649"/>
                    </a:xfrm>
                    <a:prstGeom prst="rect">
                      <a:avLst/>
                    </a:prstGeom>
                  </pic:spPr>
                </pic:pic>
              </a:graphicData>
            </a:graphic>
          </wp:inline>
        </w:drawing>
      </w:r>
    </w:p>
    <w:p w14:paraId="059418D1" w14:textId="77777777" w:rsidR="00476E10" w:rsidRDefault="00CF2E2C">
      <w:pPr>
        <w:spacing w:after="240"/>
        <w:jc w:val="center"/>
      </w:pPr>
      <w:r>
        <w:t>Fonte: Autoria própria</w:t>
      </w:r>
    </w:p>
    <w:p w14:paraId="1D88B3E3" w14:textId="77777777" w:rsidR="00476E10" w:rsidRDefault="00CF2E2C">
      <w:pPr>
        <w:pStyle w:val="Ttulo3"/>
      </w:pPr>
      <w:r>
        <w:t>4.4.10 Modelo de Dados</w:t>
      </w:r>
    </w:p>
    <w:p w14:paraId="2069DA84" w14:textId="77777777" w:rsidR="00476E10" w:rsidRDefault="00CF2E2C">
      <w:pPr>
        <w:spacing w:after="240"/>
        <w:ind w:firstLine="708"/>
      </w:pPr>
      <w:r>
        <w:t>A Imagem 7 apresenta o modelo de entidade e relacionamento do banco de dados, derivado do diagrama de classes. O modelo é composto por treze tabelas em um banco relacional PostgreSQL, com as chaves primárias e estrangeiras identificadas e a cardinalidade indicada na notação pé-de-galinha.</w:t>
      </w:r>
    </w:p>
    <w:p w14:paraId="17F0C5A2" w14:textId="77777777" w:rsidR="00476E10" w:rsidRDefault="00CF2E2C">
      <w:pPr>
        <w:spacing w:after="240"/>
        <w:ind w:firstLine="708"/>
      </w:pPr>
      <w:r>
        <w:t>A classe associativa VinculoEstrategico foi convertida na tabela vinculo_estrategico, que resolve o relacionamento muitos-para-muitos entre servico e objetivo_estrategico e abriga os atributos próprios da associação. O isolamento de dados exigido pelo RNF06 é garantido estruturalmente: toda consulta parte da tabela organizacao, que por sua vez está vinculada a um único usuario, de modo que um aluno não alcança os dados de outro. O Quadro 23 apresenta o dicionário de dados, descrevendo a finalidade de cada t</w:t>
      </w:r>
      <w:r>
        <w:t>abela e seus principais atributos.</w:t>
      </w:r>
    </w:p>
    <w:p w14:paraId="0ADA9CDD" w14:textId="77777777" w:rsidR="00476E10" w:rsidRDefault="00CF2E2C">
      <w:pPr>
        <w:spacing w:after="0"/>
        <w:jc w:val="center"/>
      </w:pPr>
      <w:r>
        <w:t>Imagem 7 - Modelo de entidade e relacionamento do banco de dados</w:t>
      </w:r>
    </w:p>
    <w:p w14:paraId="7FC088EC" w14:textId="77777777" w:rsidR="00476E10" w:rsidRDefault="00CF2E2C">
      <w:pPr>
        <w:spacing w:after="0"/>
        <w:jc w:val="center"/>
      </w:pPr>
      <w:r>
        <w:rPr>
          <w:noProof/>
        </w:rPr>
        <w:drawing>
          <wp:inline distT="0" distB="0" distL="0" distR="0" wp14:anchorId="59DB24B8" wp14:editId="471C91B1">
            <wp:extent cx="5669280" cy="3678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mer.png"/>
                    <pic:cNvPicPr/>
                  </pic:nvPicPr>
                  <pic:blipFill>
                    <a:blip r:embed="rId23"/>
                    <a:stretch>
                      <a:fillRect/>
                    </a:stretch>
                  </pic:blipFill>
                  <pic:spPr>
                    <a:xfrm>
                      <a:off x="0" y="0"/>
                      <a:ext cx="5669280" cy="3678258"/>
                    </a:xfrm>
                    <a:prstGeom prst="rect">
                      <a:avLst/>
                    </a:prstGeom>
                  </pic:spPr>
                </pic:pic>
              </a:graphicData>
            </a:graphic>
          </wp:inline>
        </w:drawing>
      </w:r>
    </w:p>
    <w:p w14:paraId="1851C03F" w14:textId="77777777" w:rsidR="00476E10" w:rsidRDefault="00CF2E2C">
      <w:pPr>
        <w:spacing w:after="240"/>
        <w:jc w:val="center"/>
      </w:pPr>
      <w:r>
        <w:t>Fonte: Autoria própria</w:t>
      </w:r>
    </w:p>
    <w:p w14:paraId="1348E3C4" w14:textId="77777777" w:rsidR="00476E10" w:rsidRDefault="00CF2E2C">
      <w:pPr>
        <w:spacing w:after="0"/>
        <w:jc w:val="center"/>
      </w:pPr>
      <w:r>
        <w:t>Quadro 23 - Dicionário de dados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903"/>
        <w:gridCol w:w="4173"/>
      </w:tblGrid>
      <w:tr w:rsidR="00BF0C07" w14:paraId="6FD44E8A" w14:textId="77777777">
        <w:trPr>
          <w:trHeight w:val="800"/>
        </w:trPr>
        <w:tc>
          <w:tcPr>
            <w:tcW w:w="1995" w:type="dxa"/>
            <w:tcBorders>
              <w:top w:val="nil"/>
              <w:left w:val="nil"/>
              <w:bottom w:val="nil"/>
              <w:right w:val="nil"/>
            </w:tcBorders>
            <w:tcMar>
              <w:top w:w="100" w:type="dxa"/>
              <w:left w:w="100" w:type="dxa"/>
              <w:bottom w:w="100" w:type="dxa"/>
              <w:right w:w="100" w:type="dxa"/>
            </w:tcMar>
          </w:tcPr>
          <w:p w14:paraId="6E56967D" w14:textId="77777777" w:rsidR="00BF0C07" w:rsidRDefault="00CF2E2C">
            <w:pPr>
              <w:jc w:val="center"/>
              <w:rPr>
                <w:sz w:val="20"/>
                <w:szCs w:val="20"/>
              </w:rPr>
            </w:pPr>
            <w:r>
              <w:rPr>
                <w:b/>
                <w:bCs/>
                <w:sz w:val="20"/>
                <w:szCs w:val="20"/>
              </w:rPr>
              <w:t>Tabela</w:t>
            </w:r>
          </w:p>
        </w:tc>
        <w:tc>
          <w:tcPr>
            <w:tcW w:w="2902" w:type="dxa"/>
            <w:tcBorders>
              <w:top w:val="nil"/>
              <w:left w:val="nil"/>
              <w:bottom w:val="nil"/>
              <w:right w:val="nil"/>
            </w:tcBorders>
            <w:tcMar>
              <w:top w:w="100" w:type="dxa"/>
              <w:left w:w="100" w:type="dxa"/>
              <w:bottom w:w="100" w:type="dxa"/>
              <w:right w:w="100" w:type="dxa"/>
            </w:tcMar>
          </w:tcPr>
          <w:p w14:paraId="0AD833C6" w14:textId="77777777" w:rsidR="00BF0C07" w:rsidRDefault="00CF2E2C">
            <w:pPr>
              <w:jc w:val="center"/>
              <w:rPr>
                <w:sz w:val="20"/>
                <w:szCs w:val="20"/>
              </w:rPr>
            </w:pPr>
            <w:r>
              <w:rPr>
                <w:b/>
                <w:bCs/>
                <w:sz w:val="20"/>
                <w:szCs w:val="20"/>
              </w:rPr>
              <w:t>Finalidade</w:t>
            </w:r>
          </w:p>
        </w:tc>
        <w:tc>
          <w:tcPr>
            <w:tcW w:w="4172" w:type="dxa"/>
            <w:tcBorders>
              <w:top w:val="nil"/>
              <w:left w:val="nil"/>
              <w:bottom w:val="nil"/>
              <w:right w:val="nil"/>
            </w:tcBorders>
            <w:tcMar>
              <w:top w:w="100" w:type="dxa"/>
              <w:left w:w="100" w:type="dxa"/>
              <w:bottom w:w="100" w:type="dxa"/>
              <w:right w:w="100" w:type="dxa"/>
            </w:tcMar>
          </w:tcPr>
          <w:p w14:paraId="2346D7DF" w14:textId="77777777" w:rsidR="00BF0C07" w:rsidRDefault="00CF2E2C">
            <w:pPr>
              <w:jc w:val="center"/>
              <w:rPr>
                <w:sz w:val="20"/>
                <w:szCs w:val="20"/>
              </w:rPr>
            </w:pPr>
            <w:r>
              <w:rPr>
                <w:b/>
                <w:bCs/>
                <w:sz w:val="20"/>
                <w:szCs w:val="20"/>
              </w:rPr>
              <w:t>Principais atributos</w:t>
            </w:r>
          </w:p>
        </w:tc>
      </w:tr>
      <w:tr w:rsidR="00BF0C07" w14:paraId="2AAB595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D5FDBE" w14:textId="77777777" w:rsidR="00BF0C07" w:rsidRDefault="00CF2E2C">
            <w:pPr>
              <w:jc w:val="center"/>
              <w:rPr>
                <w:sz w:val="20"/>
                <w:szCs w:val="20"/>
              </w:rPr>
            </w:pPr>
            <w:r>
              <w:rPr>
                <w:sz w:val="20"/>
                <w:szCs w:val="20"/>
              </w:rPr>
              <w:t>usuario</w:t>
            </w:r>
          </w:p>
        </w:tc>
        <w:tc>
          <w:tcPr>
            <w:tcW w:w="2902" w:type="dxa"/>
            <w:tcBorders>
              <w:top w:val="nil"/>
              <w:left w:val="nil"/>
              <w:bottom w:val="nil"/>
              <w:right w:val="nil"/>
            </w:tcBorders>
            <w:tcMar>
              <w:top w:w="100" w:type="dxa"/>
              <w:left w:w="100" w:type="dxa"/>
              <w:bottom w:w="100" w:type="dxa"/>
              <w:right w:w="100" w:type="dxa"/>
            </w:tcMar>
          </w:tcPr>
          <w:p w14:paraId="3274345F" w14:textId="77777777" w:rsidR="00BF0C07" w:rsidRDefault="00CF2E2C">
            <w:pPr>
              <w:jc w:val="left"/>
              <w:rPr>
                <w:sz w:val="20"/>
                <w:szCs w:val="20"/>
              </w:rPr>
            </w:pPr>
            <w:r>
              <w:rPr>
                <w:sz w:val="20"/>
                <w:szCs w:val="20"/>
              </w:rPr>
              <w:t>Armazena os usuários da ferramenta e seu perfil de acesso.</w:t>
            </w:r>
          </w:p>
        </w:tc>
        <w:tc>
          <w:tcPr>
            <w:tcW w:w="4172" w:type="dxa"/>
            <w:tcBorders>
              <w:top w:val="nil"/>
              <w:left w:val="nil"/>
              <w:bottom w:val="nil"/>
              <w:right w:val="nil"/>
            </w:tcBorders>
            <w:tcMar>
              <w:top w:w="100" w:type="dxa"/>
              <w:left w:w="100" w:type="dxa"/>
              <w:bottom w:w="100" w:type="dxa"/>
              <w:right w:w="100" w:type="dxa"/>
            </w:tcMar>
          </w:tcPr>
          <w:p w14:paraId="2F09EBE4" w14:textId="77777777" w:rsidR="00BF0C07" w:rsidRDefault="00CF2E2C">
            <w:pPr>
              <w:jc w:val="left"/>
              <w:rPr>
                <w:sz w:val="20"/>
                <w:szCs w:val="20"/>
              </w:rPr>
            </w:pPr>
            <w:r>
              <w:rPr>
                <w:sz w:val="20"/>
                <w:szCs w:val="20"/>
              </w:rPr>
              <w:t>id, nome, email, senha_hash, perfil, criado_em</w:t>
            </w:r>
          </w:p>
        </w:tc>
      </w:tr>
      <w:tr w:rsidR="00BF0C07" w14:paraId="2B86616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A8EBAA5" w14:textId="77777777" w:rsidR="00BF0C07" w:rsidRDefault="00CF2E2C">
            <w:pPr>
              <w:jc w:val="center"/>
              <w:rPr>
                <w:sz w:val="20"/>
                <w:szCs w:val="20"/>
              </w:rPr>
            </w:pPr>
            <w:r>
              <w:rPr>
                <w:sz w:val="20"/>
                <w:szCs w:val="20"/>
              </w:rPr>
              <w:t>organizacao</w:t>
            </w:r>
          </w:p>
        </w:tc>
        <w:tc>
          <w:tcPr>
            <w:tcW w:w="2902" w:type="dxa"/>
            <w:tcBorders>
              <w:top w:val="nil"/>
              <w:left w:val="nil"/>
              <w:bottom w:val="nil"/>
              <w:right w:val="nil"/>
            </w:tcBorders>
            <w:tcMar>
              <w:top w:w="100" w:type="dxa"/>
              <w:left w:w="100" w:type="dxa"/>
              <w:bottom w:w="100" w:type="dxa"/>
              <w:right w:w="100" w:type="dxa"/>
            </w:tcMar>
          </w:tcPr>
          <w:p w14:paraId="209AF83A" w14:textId="77777777" w:rsidR="00BF0C07" w:rsidRDefault="00CF2E2C">
            <w:pPr>
              <w:jc w:val="left"/>
              <w:rPr>
                <w:sz w:val="20"/>
                <w:szCs w:val="20"/>
              </w:rPr>
            </w:pPr>
            <w:r>
              <w:rPr>
                <w:sz w:val="20"/>
                <w:szCs w:val="20"/>
              </w:rPr>
              <w:t>Representa o ambiente de trabalho fictício de cada usuário.</w:t>
            </w:r>
          </w:p>
        </w:tc>
        <w:tc>
          <w:tcPr>
            <w:tcW w:w="4172" w:type="dxa"/>
            <w:tcBorders>
              <w:top w:val="nil"/>
              <w:left w:val="nil"/>
              <w:bottom w:val="nil"/>
              <w:right w:val="nil"/>
            </w:tcBorders>
            <w:tcMar>
              <w:top w:w="100" w:type="dxa"/>
              <w:left w:w="100" w:type="dxa"/>
              <w:bottom w:w="100" w:type="dxa"/>
              <w:right w:w="100" w:type="dxa"/>
            </w:tcMar>
          </w:tcPr>
          <w:p w14:paraId="743189F5" w14:textId="77777777" w:rsidR="00BF0C07" w:rsidRDefault="00CF2E2C">
            <w:pPr>
              <w:jc w:val="left"/>
              <w:rPr>
                <w:sz w:val="20"/>
                <w:szCs w:val="20"/>
              </w:rPr>
            </w:pPr>
            <w:r>
              <w:rPr>
                <w:sz w:val="20"/>
                <w:szCs w:val="20"/>
              </w:rPr>
              <w:t>id, usuario_id, nome, setor, descricao, criada_em</w:t>
            </w:r>
          </w:p>
        </w:tc>
      </w:tr>
      <w:tr w:rsidR="00BF0C07" w14:paraId="1C982B1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52BD4C" w14:textId="77777777" w:rsidR="00BF0C07" w:rsidRDefault="00CF2E2C">
            <w:pPr>
              <w:jc w:val="center"/>
              <w:rPr>
                <w:sz w:val="20"/>
                <w:szCs w:val="20"/>
              </w:rPr>
            </w:pPr>
            <w:r>
              <w:rPr>
                <w:sz w:val="20"/>
                <w:szCs w:val="20"/>
              </w:rPr>
              <w:t>analise_ambiente</w:t>
            </w:r>
          </w:p>
        </w:tc>
        <w:tc>
          <w:tcPr>
            <w:tcW w:w="2902" w:type="dxa"/>
            <w:tcBorders>
              <w:top w:val="nil"/>
              <w:left w:val="nil"/>
              <w:bottom w:val="nil"/>
              <w:right w:val="nil"/>
            </w:tcBorders>
            <w:tcMar>
              <w:top w:w="100" w:type="dxa"/>
              <w:left w:w="100" w:type="dxa"/>
              <w:bottom w:w="100" w:type="dxa"/>
              <w:right w:w="100" w:type="dxa"/>
            </w:tcMar>
          </w:tcPr>
          <w:p w14:paraId="4A34FE80" w14:textId="77777777" w:rsidR="00BF0C07" w:rsidRDefault="00CF2E2C">
            <w:pPr>
              <w:jc w:val="left"/>
              <w:rPr>
                <w:sz w:val="20"/>
                <w:szCs w:val="20"/>
              </w:rPr>
            </w:pPr>
            <w:r>
              <w:rPr>
                <w:sz w:val="20"/>
                <w:szCs w:val="20"/>
              </w:rPr>
              <w:t>Registra os itens da avaliação do ambiente interno e externo.</w:t>
            </w:r>
          </w:p>
        </w:tc>
        <w:tc>
          <w:tcPr>
            <w:tcW w:w="4172" w:type="dxa"/>
            <w:tcBorders>
              <w:top w:val="nil"/>
              <w:left w:val="nil"/>
              <w:bottom w:val="nil"/>
              <w:right w:val="nil"/>
            </w:tcBorders>
            <w:tcMar>
              <w:top w:w="100" w:type="dxa"/>
              <w:left w:w="100" w:type="dxa"/>
              <w:bottom w:w="100" w:type="dxa"/>
              <w:right w:w="100" w:type="dxa"/>
            </w:tcMar>
          </w:tcPr>
          <w:p w14:paraId="6E1451EF" w14:textId="77777777" w:rsidR="00BF0C07" w:rsidRDefault="00CF2E2C">
            <w:pPr>
              <w:jc w:val="left"/>
              <w:rPr>
                <w:sz w:val="20"/>
                <w:szCs w:val="20"/>
              </w:rPr>
            </w:pPr>
            <w:r>
              <w:rPr>
                <w:sz w:val="20"/>
                <w:szCs w:val="20"/>
              </w:rPr>
              <w:t>id, organizacao_id, tipo, categoria, descricao, impacto</w:t>
            </w:r>
          </w:p>
        </w:tc>
      </w:tr>
      <w:tr w:rsidR="00BF0C07" w14:paraId="1F978B7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4B92516" w14:textId="77777777" w:rsidR="00BF0C07" w:rsidRDefault="00CF2E2C">
            <w:pPr>
              <w:jc w:val="center"/>
              <w:rPr>
                <w:sz w:val="20"/>
                <w:szCs w:val="20"/>
              </w:rPr>
            </w:pPr>
            <w:r>
              <w:rPr>
                <w:sz w:val="20"/>
                <w:szCs w:val="20"/>
              </w:rPr>
              <w:t>estrategia_servico</w:t>
            </w:r>
          </w:p>
        </w:tc>
        <w:tc>
          <w:tcPr>
            <w:tcW w:w="2902" w:type="dxa"/>
            <w:tcBorders>
              <w:top w:val="nil"/>
              <w:left w:val="nil"/>
              <w:bottom w:val="nil"/>
              <w:right w:val="nil"/>
            </w:tcBorders>
            <w:tcMar>
              <w:top w:w="100" w:type="dxa"/>
              <w:left w:w="100" w:type="dxa"/>
              <w:bottom w:w="100" w:type="dxa"/>
              <w:right w:w="100" w:type="dxa"/>
            </w:tcMar>
          </w:tcPr>
          <w:p w14:paraId="1DD084C7" w14:textId="77777777" w:rsidR="00BF0C07" w:rsidRDefault="00CF2E2C">
            <w:pPr>
              <w:jc w:val="left"/>
              <w:rPr>
                <w:sz w:val="20"/>
                <w:szCs w:val="20"/>
              </w:rPr>
            </w:pPr>
            <w:r>
              <w:rPr>
                <w:sz w:val="20"/>
                <w:szCs w:val="20"/>
              </w:rPr>
              <w:t>Guarda os 4 Ps da estratégia formulada e o controle de versões.</w:t>
            </w:r>
          </w:p>
        </w:tc>
        <w:tc>
          <w:tcPr>
            <w:tcW w:w="4172" w:type="dxa"/>
            <w:tcBorders>
              <w:top w:val="nil"/>
              <w:left w:val="nil"/>
              <w:bottom w:val="nil"/>
              <w:right w:val="nil"/>
            </w:tcBorders>
            <w:tcMar>
              <w:top w:w="100" w:type="dxa"/>
              <w:left w:w="100" w:type="dxa"/>
              <w:bottom w:w="100" w:type="dxa"/>
              <w:right w:w="100" w:type="dxa"/>
            </w:tcMar>
          </w:tcPr>
          <w:p w14:paraId="63827A37" w14:textId="77777777" w:rsidR="00BF0C07" w:rsidRDefault="00CF2E2C">
            <w:pPr>
              <w:jc w:val="left"/>
              <w:rPr>
                <w:sz w:val="20"/>
                <w:szCs w:val="20"/>
              </w:rPr>
            </w:pPr>
            <w:r>
              <w:rPr>
                <w:sz w:val="20"/>
                <w:szCs w:val="20"/>
              </w:rPr>
              <w:t>id, organizacao_id, perspectiva, posicao, plano, padrao, versao, atualizada_em</w:t>
            </w:r>
          </w:p>
        </w:tc>
      </w:tr>
      <w:tr w:rsidR="00BF0C07" w14:paraId="49DEEDD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CE14E6" w14:textId="77777777" w:rsidR="00BF0C07" w:rsidRDefault="00CF2E2C">
            <w:pPr>
              <w:jc w:val="center"/>
              <w:rPr>
                <w:sz w:val="20"/>
                <w:szCs w:val="20"/>
              </w:rPr>
            </w:pPr>
            <w:r>
              <w:rPr>
                <w:sz w:val="20"/>
                <w:szCs w:val="20"/>
              </w:rPr>
              <w:t>objetivo_estrategico</w:t>
            </w:r>
          </w:p>
        </w:tc>
        <w:tc>
          <w:tcPr>
            <w:tcW w:w="2902" w:type="dxa"/>
            <w:tcBorders>
              <w:top w:val="nil"/>
              <w:left w:val="nil"/>
              <w:bottom w:val="nil"/>
              <w:right w:val="nil"/>
            </w:tcBorders>
            <w:tcMar>
              <w:top w:w="100" w:type="dxa"/>
              <w:left w:w="100" w:type="dxa"/>
              <w:bottom w:w="100" w:type="dxa"/>
              <w:right w:w="100" w:type="dxa"/>
            </w:tcMar>
          </w:tcPr>
          <w:p w14:paraId="640465AA" w14:textId="77777777" w:rsidR="00BF0C07" w:rsidRDefault="00CF2E2C">
            <w:pPr>
              <w:jc w:val="left"/>
              <w:rPr>
                <w:sz w:val="20"/>
                <w:szCs w:val="20"/>
              </w:rPr>
            </w:pPr>
            <w:r>
              <w:rPr>
                <w:sz w:val="20"/>
                <w:szCs w:val="20"/>
              </w:rPr>
              <w:t>Armazena os objetivos estratégicos do negócio.</w:t>
            </w:r>
          </w:p>
        </w:tc>
        <w:tc>
          <w:tcPr>
            <w:tcW w:w="4172" w:type="dxa"/>
            <w:tcBorders>
              <w:top w:val="nil"/>
              <w:left w:val="nil"/>
              <w:bottom w:val="nil"/>
              <w:right w:val="nil"/>
            </w:tcBorders>
            <w:tcMar>
              <w:top w:w="100" w:type="dxa"/>
              <w:left w:w="100" w:type="dxa"/>
              <w:bottom w:w="100" w:type="dxa"/>
              <w:right w:w="100" w:type="dxa"/>
            </w:tcMar>
          </w:tcPr>
          <w:p w14:paraId="17BD07BF" w14:textId="77777777" w:rsidR="00BF0C07" w:rsidRDefault="00CF2E2C">
            <w:pPr>
              <w:jc w:val="left"/>
              <w:rPr>
                <w:sz w:val="20"/>
                <w:szCs w:val="20"/>
              </w:rPr>
            </w:pPr>
            <w:r>
              <w:rPr>
                <w:sz w:val="20"/>
                <w:szCs w:val="20"/>
              </w:rPr>
              <w:t>id, organizacao_id, codigo, descricao, prazo, status</w:t>
            </w:r>
          </w:p>
        </w:tc>
      </w:tr>
      <w:tr w:rsidR="00BF0C07" w14:paraId="007E8CC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567D6A" w14:textId="77777777" w:rsidR="00BF0C07" w:rsidRDefault="00CF2E2C">
            <w:pPr>
              <w:jc w:val="center"/>
              <w:rPr>
                <w:sz w:val="20"/>
                <w:szCs w:val="20"/>
              </w:rPr>
            </w:pPr>
            <w:r>
              <w:rPr>
                <w:sz w:val="20"/>
                <w:szCs w:val="20"/>
              </w:rPr>
              <w:t>servico</w:t>
            </w:r>
          </w:p>
        </w:tc>
        <w:tc>
          <w:tcPr>
            <w:tcW w:w="2902" w:type="dxa"/>
            <w:tcBorders>
              <w:top w:val="nil"/>
              <w:left w:val="nil"/>
              <w:bottom w:val="nil"/>
              <w:right w:val="nil"/>
            </w:tcBorders>
            <w:tcMar>
              <w:top w:w="100" w:type="dxa"/>
              <w:left w:w="100" w:type="dxa"/>
              <w:bottom w:w="100" w:type="dxa"/>
              <w:right w:w="100" w:type="dxa"/>
            </w:tcMar>
          </w:tcPr>
          <w:p w14:paraId="7916031A" w14:textId="77777777" w:rsidR="00BF0C07" w:rsidRDefault="00CF2E2C">
            <w:pPr>
              <w:jc w:val="left"/>
              <w:rPr>
                <w:sz w:val="20"/>
                <w:szCs w:val="20"/>
              </w:rPr>
            </w:pPr>
            <w:r>
              <w:rPr>
                <w:sz w:val="20"/>
                <w:szCs w:val="20"/>
              </w:rPr>
              <w:t>Compõe o portfólio de serviços de TI da organização.</w:t>
            </w:r>
          </w:p>
        </w:tc>
        <w:tc>
          <w:tcPr>
            <w:tcW w:w="4172" w:type="dxa"/>
            <w:tcBorders>
              <w:top w:val="nil"/>
              <w:left w:val="nil"/>
              <w:bottom w:val="nil"/>
              <w:right w:val="nil"/>
            </w:tcBorders>
            <w:tcMar>
              <w:top w:w="100" w:type="dxa"/>
              <w:left w:w="100" w:type="dxa"/>
              <w:bottom w:w="100" w:type="dxa"/>
              <w:right w:w="100" w:type="dxa"/>
            </w:tcMar>
          </w:tcPr>
          <w:p w14:paraId="5C81F41B" w14:textId="77777777" w:rsidR="00BF0C07" w:rsidRDefault="00CF2E2C">
            <w:pPr>
              <w:jc w:val="left"/>
              <w:rPr>
                <w:sz w:val="20"/>
                <w:szCs w:val="20"/>
              </w:rPr>
            </w:pPr>
            <w:r>
              <w:rPr>
                <w:sz w:val="20"/>
                <w:szCs w:val="20"/>
              </w:rPr>
              <w:t>id, organizacao_id, nome, descricao, publico_alvo, status, criado_em</w:t>
            </w:r>
          </w:p>
        </w:tc>
      </w:tr>
      <w:tr w:rsidR="00BF0C07" w14:paraId="20E10A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1EC318C" w14:textId="77777777" w:rsidR="00BF0C07" w:rsidRDefault="00CF2E2C">
            <w:pPr>
              <w:jc w:val="center"/>
              <w:rPr>
                <w:sz w:val="20"/>
                <w:szCs w:val="20"/>
              </w:rPr>
            </w:pPr>
            <w:r>
              <w:rPr>
                <w:sz w:val="20"/>
                <w:szCs w:val="20"/>
              </w:rPr>
              <w:t>custo_servico</w:t>
            </w:r>
          </w:p>
        </w:tc>
        <w:tc>
          <w:tcPr>
            <w:tcW w:w="2902" w:type="dxa"/>
            <w:tcBorders>
              <w:top w:val="nil"/>
              <w:left w:val="nil"/>
              <w:bottom w:val="nil"/>
              <w:right w:val="nil"/>
            </w:tcBorders>
            <w:tcMar>
              <w:top w:w="100" w:type="dxa"/>
              <w:left w:w="100" w:type="dxa"/>
              <w:bottom w:w="100" w:type="dxa"/>
              <w:right w:w="100" w:type="dxa"/>
            </w:tcMar>
          </w:tcPr>
          <w:p w14:paraId="2D358D9F" w14:textId="77777777" w:rsidR="00BF0C07" w:rsidRDefault="00CF2E2C">
            <w:pPr>
              <w:jc w:val="left"/>
              <w:rPr>
                <w:sz w:val="20"/>
                <w:szCs w:val="20"/>
              </w:rPr>
            </w:pPr>
            <w:r>
              <w:rPr>
                <w:sz w:val="20"/>
                <w:szCs w:val="20"/>
              </w:rPr>
              <w:t>Registra o investimento inicial e o custo operacional do serviço.</w:t>
            </w:r>
          </w:p>
        </w:tc>
        <w:tc>
          <w:tcPr>
            <w:tcW w:w="4172" w:type="dxa"/>
            <w:tcBorders>
              <w:top w:val="nil"/>
              <w:left w:val="nil"/>
              <w:bottom w:val="nil"/>
              <w:right w:val="nil"/>
            </w:tcBorders>
            <w:tcMar>
              <w:top w:w="100" w:type="dxa"/>
              <w:left w:w="100" w:type="dxa"/>
              <w:bottom w:w="100" w:type="dxa"/>
              <w:right w:w="100" w:type="dxa"/>
            </w:tcMar>
          </w:tcPr>
          <w:p w14:paraId="7A86CFDB" w14:textId="77777777" w:rsidR="00BF0C07" w:rsidRDefault="00CF2E2C">
            <w:pPr>
              <w:jc w:val="left"/>
              <w:rPr>
                <w:sz w:val="20"/>
                <w:szCs w:val="20"/>
              </w:rPr>
            </w:pPr>
            <w:r>
              <w:rPr>
                <w:sz w:val="20"/>
                <w:szCs w:val="20"/>
              </w:rPr>
              <w:t>id, servico_id, tipo, valor_previsto, valor_realizado, periodo</w:t>
            </w:r>
          </w:p>
        </w:tc>
      </w:tr>
      <w:tr w:rsidR="00BF0C07" w14:paraId="24006F85"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46AC415" w14:textId="77777777" w:rsidR="00BF0C07" w:rsidRDefault="00CF2E2C">
            <w:pPr>
              <w:jc w:val="center"/>
              <w:rPr>
                <w:sz w:val="20"/>
                <w:szCs w:val="20"/>
              </w:rPr>
            </w:pPr>
            <w:r>
              <w:rPr>
                <w:sz w:val="20"/>
                <w:szCs w:val="20"/>
              </w:rPr>
              <w:t>demanda_capacidade</w:t>
            </w:r>
          </w:p>
        </w:tc>
        <w:tc>
          <w:tcPr>
            <w:tcW w:w="2902" w:type="dxa"/>
            <w:tcBorders>
              <w:top w:val="nil"/>
              <w:left w:val="nil"/>
              <w:bottom w:val="nil"/>
              <w:right w:val="nil"/>
            </w:tcBorders>
            <w:tcMar>
              <w:top w:w="100" w:type="dxa"/>
              <w:left w:w="100" w:type="dxa"/>
              <w:bottom w:w="100" w:type="dxa"/>
              <w:right w:w="100" w:type="dxa"/>
            </w:tcMar>
          </w:tcPr>
          <w:p w14:paraId="3EF146E0" w14:textId="77777777" w:rsidR="00BF0C07" w:rsidRDefault="00CF2E2C">
            <w:pPr>
              <w:jc w:val="left"/>
              <w:rPr>
                <w:sz w:val="20"/>
                <w:szCs w:val="20"/>
              </w:rPr>
            </w:pPr>
            <w:r>
              <w:rPr>
                <w:sz w:val="20"/>
                <w:szCs w:val="20"/>
              </w:rPr>
              <w:t>Registra a demanda prevista e a capacidade instalada do serviço.</w:t>
            </w:r>
          </w:p>
        </w:tc>
        <w:tc>
          <w:tcPr>
            <w:tcW w:w="4172" w:type="dxa"/>
            <w:tcBorders>
              <w:top w:val="nil"/>
              <w:left w:val="nil"/>
              <w:bottom w:val="nil"/>
              <w:right w:val="nil"/>
            </w:tcBorders>
            <w:tcMar>
              <w:top w:w="100" w:type="dxa"/>
              <w:left w:w="100" w:type="dxa"/>
              <w:bottom w:w="100" w:type="dxa"/>
              <w:right w:w="100" w:type="dxa"/>
            </w:tcMar>
          </w:tcPr>
          <w:p w14:paraId="4938D2EB" w14:textId="77777777" w:rsidR="00BF0C07" w:rsidRDefault="00CF2E2C">
            <w:pPr>
              <w:jc w:val="left"/>
              <w:rPr>
                <w:sz w:val="20"/>
                <w:szCs w:val="20"/>
              </w:rPr>
            </w:pPr>
            <w:r>
              <w:rPr>
                <w:sz w:val="20"/>
                <w:szCs w:val="20"/>
              </w:rPr>
              <w:t>id, servico_id, periodo, demanda_prevista, capacidade_instalada, unidade</w:t>
            </w:r>
          </w:p>
        </w:tc>
      </w:tr>
      <w:tr w:rsidR="00BF0C07" w14:paraId="3F557C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FC2F53E" w14:textId="77777777" w:rsidR="00BF0C07" w:rsidRDefault="00CF2E2C">
            <w:pPr>
              <w:jc w:val="center"/>
              <w:rPr>
                <w:sz w:val="20"/>
                <w:szCs w:val="20"/>
              </w:rPr>
            </w:pPr>
            <w:r>
              <w:rPr>
                <w:sz w:val="20"/>
                <w:szCs w:val="20"/>
              </w:rPr>
              <w:t>vinculo_estrategico</w:t>
            </w:r>
          </w:p>
        </w:tc>
        <w:tc>
          <w:tcPr>
            <w:tcW w:w="2902" w:type="dxa"/>
            <w:tcBorders>
              <w:top w:val="nil"/>
              <w:left w:val="nil"/>
              <w:bottom w:val="nil"/>
              <w:right w:val="nil"/>
            </w:tcBorders>
            <w:tcMar>
              <w:top w:w="100" w:type="dxa"/>
              <w:left w:w="100" w:type="dxa"/>
              <w:bottom w:w="100" w:type="dxa"/>
              <w:right w:w="100" w:type="dxa"/>
            </w:tcMar>
          </w:tcPr>
          <w:p w14:paraId="354720A5" w14:textId="77777777" w:rsidR="00BF0C07" w:rsidRDefault="00CF2E2C">
            <w:pPr>
              <w:jc w:val="left"/>
              <w:rPr>
                <w:sz w:val="20"/>
                <w:szCs w:val="20"/>
              </w:rPr>
            </w:pPr>
            <w:r>
              <w:rPr>
                <w:sz w:val="20"/>
                <w:szCs w:val="20"/>
              </w:rPr>
              <w:t>Entidade associativa que liga serviço e objetivo, com a justificativa de valor.</w:t>
            </w:r>
          </w:p>
        </w:tc>
        <w:tc>
          <w:tcPr>
            <w:tcW w:w="4172" w:type="dxa"/>
            <w:tcBorders>
              <w:top w:val="nil"/>
              <w:left w:val="nil"/>
              <w:bottom w:val="nil"/>
              <w:right w:val="nil"/>
            </w:tcBorders>
            <w:tcMar>
              <w:top w:w="100" w:type="dxa"/>
              <w:left w:w="100" w:type="dxa"/>
              <w:bottom w:w="100" w:type="dxa"/>
              <w:right w:w="100" w:type="dxa"/>
            </w:tcMar>
          </w:tcPr>
          <w:p w14:paraId="04BC1A9C" w14:textId="77777777" w:rsidR="00BF0C07" w:rsidRDefault="00CF2E2C">
            <w:pPr>
              <w:jc w:val="left"/>
              <w:rPr>
                <w:sz w:val="20"/>
                <w:szCs w:val="20"/>
              </w:rPr>
            </w:pPr>
            <w:r>
              <w:rPr>
                <w:sz w:val="20"/>
                <w:szCs w:val="20"/>
              </w:rPr>
              <w:t>id, servico_id, objetivo_id, justificativa_valor, contribuicao</w:t>
            </w:r>
          </w:p>
        </w:tc>
      </w:tr>
      <w:tr w:rsidR="00BF0C07" w14:paraId="6956F4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DA0E1A4" w14:textId="77777777" w:rsidR="00BF0C07" w:rsidRDefault="00CF2E2C">
            <w:pPr>
              <w:jc w:val="center"/>
              <w:rPr>
                <w:sz w:val="20"/>
                <w:szCs w:val="20"/>
              </w:rPr>
            </w:pPr>
            <w:r>
              <w:rPr>
                <w:sz w:val="20"/>
                <w:szCs w:val="20"/>
              </w:rPr>
              <w:t>indicador</w:t>
            </w:r>
          </w:p>
        </w:tc>
        <w:tc>
          <w:tcPr>
            <w:tcW w:w="2902" w:type="dxa"/>
            <w:tcBorders>
              <w:top w:val="nil"/>
              <w:left w:val="nil"/>
              <w:bottom w:val="nil"/>
              <w:right w:val="nil"/>
            </w:tcBorders>
            <w:tcMar>
              <w:top w:w="100" w:type="dxa"/>
              <w:left w:w="100" w:type="dxa"/>
              <w:bottom w:w="100" w:type="dxa"/>
              <w:right w:w="100" w:type="dxa"/>
            </w:tcMar>
          </w:tcPr>
          <w:p w14:paraId="2FFD3A61" w14:textId="77777777" w:rsidR="00BF0C07" w:rsidRDefault="00CF2E2C">
            <w:pPr>
              <w:jc w:val="left"/>
              <w:rPr>
                <w:sz w:val="20"/>
                <w:szCs w:val="20"/>
              </w:rPr>
            </w:pPr>
            <w:r>
              <w:rPr>
                <w:sz w:val="20"/>
                <w:szCs w:val="20"/>
              </w:rPr>
              <w:t>Define os indicadores de desempenho de cada serviço e sua meta.</w:t>
            </w:r>
          </w:p>
        </w:tc>
        <w:tc>
          <w:tcPr>
            <w:tcW w:w="4172" w:type="dxa"/>
            <w:tcBorders>
              <w:top w:val="nil"/>
              <w:left w:val="nil"/>
              <w:bottom w:val="nil"/>
              <w:right w:val="nil"/>
            </w:tcBorders>
            <w:tcMar>
              <w:top w:w="100" w:type="dxa"/>
              <w:left w:w="100" w:type="dxa"/>
              <w:bottom w:w="100" w:type="dxa"/>
              <w:right w:w="100" w:type="dxa"/>
            </w:tcMar>
          </w:tcPr>
          <w:p w14:paraId="20B56100" w14:textId="77777777" w:rsidR="00BF0C07" w:rsidRDefault="00CF2E2C">
            <w:pPr>
              <w:jc w:val="left"/>
              <w:rPr>
                <w:sz w:val="20"/>
                <w:szCs w:val="20"/>
              </w:rPr>
            </w:pPr>
            <w:r>
              <w:rPr>
                <w:sz w:val="20"/>
                <w:szCs w:val="20"/>
              </w:rPr>
              <w:t>id, servico_id, objetivo_id, nome, tipo, unidade, meta, sentido</w:t>
            </w:r>
          </w:p>
        </w:tc>
      </w:tr>
      <w:tr w:rsidR="00BF0C07" w14:paraId="43DDFD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7F262E1" w14:textId="77777777" w:rsidR="00BF0C07" w:rsidRDefault="00CF2E2C">
            <w:pPr>
              <w:jc w:val="center"/>
              <w:rPr>
                <w:sz w:val="20"/>
                <w:szCs w:val="20"/>
              </w:rPr>
            </w:pPr>
            <w:r>
              <w:rPr>
                <w:sz w:val="20"/>
                <w:szCs w:val="20"/>
              </w:rPr>
              <w:t>medicao</w:t>
            </w:r>
          </w:p>
        </w:tc>
        <w:tc>
          <w:tcPr>
            <w:tcW w:w="2902" w:type="dxa"/>
            <w:tcBorders>
              <w:top w:val="nil"/>
              <w:left w:val="nil"/>
              <w:bottom w:val="nil"/>
              <w:right w:val="nil"/>
            </w:tcBorders>
            <w:tcMar>
              <w:top w:w="100" w:type="dxa"/>
              <w:left w:w="100" w:type="dxa"/>
              <w:bottom w:w="100" w:type="dxa"/>
              <w:right w:w="100" w:type="dxa"/>
            </w:tcMar>
          </w:tcPr>
          <w:p w14:paraId="38C82EA6" w14:textId="77777777" w:rsidR="00BF0C07" w:rsidRDefault="00CF2E2C">
            <w:pPr>
              <w:jc w:val="left"/>
              <w:rPr>
                <w:sz w:val="20"/>
                <w:szCs w:val="20"/>
              </w:rPr>
            </w:pPr>
            <w:r>
              <w:rPr>
                <w:sz w:val="20"/>
                <w:szCs w:val="20"/>
              </w:rPr>
              <w:t>Armazena o valor apurado de cada indicador por período de referência.</w:t>
            </w:r>
          </w:p>
        </w:tc>
        <w:tc>
          <w:tcPr>
            <w:tcW w:w="4172" w:type="dxa"/>
            <w:tcBorders>
              <w:top w:val="nil"/>
              <w:left w:val="nil"/>
              <w:bottom w:val="nil"/>
              <w:right w:val="nil"/>
            </w:tcBorders>
            <w:tcMar>
              <w:top w:w="100" w:type="dxa"/>
              <w:left w:w="100" w:type="dxa"/>
              <w:bottom w:w="100" w:type="dxa"/>
              <w:right w:w="100" w:type="dxa"/>
            </w:tcMar>
          </w:tcPr>
          <w:p w14:paraId="72B27922" w14:textId="77777777" w:rsidR="00BF0C07" w:rsidRDefault="00CF2E2C">
            <w:pPr>
              <w:jc w:val="left"/>
              <w:rPr>
                <w:sz w:val="20"/>
                <w:szCs w:val="20"/>
              </w:rPr>
            </w:pPr>
            <w:r>
              <w:rPr>
                <w:sz w:val="20"/>
                <w:szCs w:val="20"/>
              </w:rPr>
              <w:t>id, indicador_id, periodo_ref, valor, origem</w:t>
            </w:r>
          </w:p>
        </w:tc>
      </w:tr>
      <w:tr w:rsidR="00BF0C07" w14:paraId="2B96F07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568DF4" w14:textId="77777777" w:rsidR="00BF0C07" w:rsidRDefault="00CF2E2C">
            <w:pPr>
              <w:jc w:val="center"/>
              <w:rPr>
                <w:sz w:val="20"/>
                <w:szCs w:val="20"/>
              </w:rPr>
            </w:pPr>
            <w:r>
              <w:rPr>
                <w:sz w:val="20"/>
                <w:szCs w:val="20"/>
              </w:rPr>
              <w:t>cenario_simulacao</w:t>
            </w:r>
          </w:p>
        </w:tc>
        <w:tc>
          <w:tcPr>
            <w:tcW w:w="2902" w:type="dxa"/>
            <w:tcBorders>
              <w:top w:val="nil"/>
              <w:left w:val="nil"/>
              <w:bottom w:val="nil"/>
              <w:right w:val="nil"/>
            </w:tcBorders>
            <w:tcMar>
              <w:top w:w="100" w:type="dxa"/>
              <w:left w:w="100" w:type="dxa"/>
              <w:bottom w:w="100" w:type="dxa"/>
              <w:right w:w="100" w:type="dxa"/>
            </w:tcMar>
          </w:tcPr>
          <w:p w14:paraId="3190AC66" w14:textId="77777777" w:rsidR="00BF0C07" w:rsidRDefault="00CF2E2C">
            <w:pPr>
              <w:jc w:val="left"/>
              <w:rPr>
                <w:sz w:val="20"/>
                <w:szCs w:val="20"/>
              </w:rPr>
            </w:pPr>
            <w:r>
              <w:rPr>
                <w:sz w:val="20"/>
                <w:szCs w:val="20"/>
              </w:rPr>
              <w:t>Parametriza a geração de dados operacionais fictícios.</w:t>
            </w:r>
          </w:p>
        </w:tc>
        <w:tc>
          <w:tcPr>
            <w:tcW w:w="4172" w:type="dxa"/>
            <w:tcBorders>
              <w:top w:val="nil"/>
              <w:left w:val="nil"/>
              <w:bottom w:val="nil"/>
              <w:right w:val="nil"/>
            </w:tcBorders>
            <w:tcMar>
              <w:top w:w="100" w:type="dxa"/>
              <w:left w:w="100" w:type="dxa"/>
              <w:bottom w:w="100" w:type="dxa"/>
              <w:right w:w="100" w:type="dxa"/>
            </w:tcMar>
          </w:tcPr>
          <w:p w14:paraId="163287F8" w14:textId="77777777" w:rsidR="00BF0C07" w:rsidRDefault="00CF2E2C">
            <w:pPr>
              <w:jc w:val="left"/>
              <w:rPr>
                <w:sz w:val="20"/>
                <w:szCs w:val="20"/>
              </w:rPr>
            </w:pPr>
            <w:r>
              <w:rPr>
                <w:sz w:val="20"/>
                <w:szCs w:val="20"/>
              </w:rPr>
              <w:t>id, organizacao_id, semente, periodo_inicio, periodo_fim, volume_registros, perfil</w:t>
            </w:r>
          </w:p>
        </w:tc>
      </w:tr>
      <w:tr w:rsidR="00BF0C07" w14:paraId="315341A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892CD21" w14:textId="77777777" w:rsidR="00BF0C07" w:rsidRDefault="00CF2E2C">
            <w:pPr>
              <w:jc w:val="center"/>
              <w:rPr>
                <w:sz w:val="20"/>
                <w:szCs w:val="20"/>
              </w:rPr>
            </w:pPr>
            <w:r>
              <w:rPr>
                <w:sz w:val="20"/>
                <w:szCs w:val="20"/>
              </w:rPr>
              <w:t>registro_operacional</w:t>
            </w:r>
          </w:p>
        </w:tc>
        <w:tc>
          <w:tcPr>
            <w:tcW w:w="2902" w:type="dxa"/>
            <w:tcBorders>
              <w:top w:val="nil"/>
              <w:left w:val="nil"/>
              <w:bottom w:val="nil"/>
              <w:right w:val="nil"/>
            </w:tcBorders>
            <w:tcMar>
              <w:top w:w="100" w:type="dxa"/>
              <w:left w:w="100" w:type="dxa"/>
              <w:bottom w:w="100" w:type="dxa"/>
              <w:right w:w="100" w:type="dxa"/>
            </w:tcMar>
          </w:tcPr>
          <w:p w14:paraId="12D46008" w14:textId="77777777" w:rsidR="00BF0C07" w:rsidRDefault="00CF2E2C">
            <w:pPr>
              <w:jc w:val="left"/>
              <w:rPr>
                <w:sz w:val="20"/>
                <w:szCs w:val="20"/>
              </w:rPr>
            </w:pPr>
            <w:r>
              <w:rPr>
                <w:sz w:val="20"/>
                <w:szCs w:val="20"/>
              </w:rPr>
              <w:t>Guarda os registros de operação gerados pelo motor de simulação.</w:t>
            </w:r>
          </w:p>
        </w:tc>
        <w:tc>
          <w:tcPr>
            <w:tcW w:w="4172" w:type="dxa"/>
            <w:tcBorders>
              <w:top w:val="nil"/>
              <w:left w:val="nil"/>
              <w:bottom w:val="nil"/>
              <w:right w:val="nil"/>
            </w:tcBorders>
            <w:tcMar>
              <w:top w:w="100" w:type="dxa"/>
              <w:left w:w="100" w:type="dxa"/>
              <w:bottom w:w="100" w:type="dxa"/>
              <w:right w:w="100" w:type="dxa"/>
            </w:tcMar>
          </w:tcPr>
          <w:p w14:paraId="7874BBBD" w14:textId="77777777" w:rsidR="00BF0C07" w:rsidRDefault="00CF2E2C">
            <w:pPr>
              <w:jc w:val="left"/>
              <w:rPr>
                <w:sz w:val="20"/>
                <w:szCs w:val="20"/>
              </w:rPr>
            </w:pPr>
            <w:r>
              <w:rPr>
                <w:sz w:val="20"/>
                <w:szCs w:val="20"/>
              </w:rPr>
              <w:t>id, servico_id, cenario_id, data_abertura, data_fechamento, tempo_atendimento_min, sla_cumprido, nota_satisfacao</w:t>
            </w:r>
          </w:p>
        </w:tc>
      </w:tr>
    </w:tbl>
    <w:p w14:paraId="6209ED58" w14:textId="77777777" w:rsidR="00476E10" w:rsidRDefault="00476E10">
      <w:pPr>
        <w:spacing w:after="0"/>
      </w:pPr>
    </w:p>
    <w:p w14:paraId="31E32EB9" w14:textId="77777777" w:rsidR="00476E10" w:rsidRDefault="00CF2E2C">
      <w:pPr>
        <w:spacing w:after="240"/>
        <w:jc w:val="center"/>
      </w:pPr>
      <w:r>
        <w:t>Fonte: Autoria própria</w:t>
      </w:r>
    </w:p>
    <w:p w14:paraId="73843C4E" w14:textId="77777777" w:rsidR="00476E10" w:rsidRDefault="00CF2E2C">
      <w:pPr>
        <w:pStyle w:val="Ttulo3"/>
      </w:pPr>
      <w:r>
        <w:t>4.4.11 Arquitetura da Solução</w:t>
      </w:r>
    </w:p>
    <w:p w14:paraId="330A7905" w14:textId="77777777" w:rsidR="00476E10" w:rsidRDefault="00CF2E2C">
      <w:pPr>
        <w:spacing w:after="240"/>
        <w:ind w:firstLine="708"/>
      </w:pPr>
      <w:r>
        <w:t>A Imagem 8 apresenta a arquitetura da solução, organizada em três camadas. A camada de apresentação é uma aplicação de página única executada no navegador do aluno ou do professor. A camada de aplicação é um servidor Node.js que expõe uma interface de programação de aplicações no estilo REST e concentra as regras de negócio, a autenticação, o motor de simulação e o cálculo dos indicadores. A camada de dados é o banco relacional PostgreSQL.</w:t>
      </w:r>
    </w:p>
    <w:p w14:paraId="33D171E2" w14:textId="77777777" w:rsidR="00476E10" w:rsidRDefault="00CF2E2C">
      <w:pPr>
        <w:spacing w:after="240"/>
        <w:ind w:firstLine="708"/>
      </w:pPr>
      <w:r>
        <w:t>A separação entre o motor de simulação e o módulo de cálculo de indicadores é intencional: o primeiro produz os registros operacionais fictícios, e o segundo apura os indicadores sobre esses registros. Essa divisão permite que o cálculo dos indicadores seja testado de forma independente da geração dos dados, atendendo ao requisito de manutenibilidade RNF08, e reproduz na arquitetura a mesma distinção conceitual entre dado de operação e indicador estratégico que a unidade de aprendizagem procura ensinar. O Q</w:t>
      </w:r>
      <w:r>
        <w:t>uadro 24 apresenta as tecnologias escolhidas para cada camada e a justificativa de cada escolha.</w:t>
      </w:r>
    </w:p>
    <w:p w14:paraId="050AC65E" w14:textId="77777777" w:rsidR="00476E10" w:rsidRDefault="00CF2E2C">
      <w:pPr>
        <w:spacing w:after="0"/>
        <w:jc w:val="center"/>
      </w:pPr>
      <w:r>
        <w:t>Imagem 8 - Arquitetura da solução</w:t>
      </w:r>
    </w:p>
    <w:p w14:paraId="0968C0C5" w14:textId="77777777" w:rsidR="00476E10" w:rsidRDefault="00CF2E2C">
      <w:pPr>
        <w:spacing w:after="0"/>
        <w:jc w:val="center"/>
      </w:pPr>
      <w:r>
        <w:rPr>
          <w:noProof/>
        </w:rPr>
        <w:drawing>
          <wp:inline distT="0" distB="0" distL="0" distR="0" wp14:anchorId="2E0E0DE4" wp14:editId="6C37AE74">
            <wp:extent cx="5486400" cy="357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arquitetura.png"/>
                    <pic:cNvPicPr/>
                  </pic:nvPicPr>
                  <pic:blipFill>
                    <a:blip r:embed="rId24"/>
                    <a:stretch>
                      <a:fillRect/>
                    </a:stretch>
                  </pic:blipFill>
                  <pic:spPr>
                    <a:xfrm>
                      <a:off x="0" y="0"/>
                      <a:ext cx="5486400" cy="3576075"/>
                    </a:xfrm>
                    <a:prstGeom prst="rect">
                      <a:avLst/>
                    </a:prstGeom>
                  </pic:spPr>
                </pic:pic>
              </a:graphicData>
            </a:graphic>
          </wp:inline>
        </w:drawing>
      </w:r>
    </w:p>
    <w:p w14:paraId="12B7F706" w14:textId="77777777" w:rsidR="00476E10" w:rsidRDefault="00CF2E2C">
      <w:pPr>
        <w:spacing w:after="240"/>
        <w:jc w:val="center"/>
      </w:pPr>
      <w:r>
        <w:t>Fonte: Autoria própria</w:t>
      </w:r>
    </w:p>
    <w:p w14:paraId="368C5029" w14:textId="77777777" w:rsidR="00476E10" w:rsidRDefault="00CF2E2C">
      <w:pPr>
        <w:spacing w:after="240"/>
        <w:ind w:firstLine="708"/>
      </w:pPr>
      <w:r>
        <w:t xml:space="preserve">Enquanto a Imagem 8 descreve a organização lógica da solução, a Imagem 9 apresenta o diagrama de implantação, que descreve a distribuição física dos componentes. A ferramenta é distribuída em três nós: o computador do aluno ou do professor, onde o navegador executa o artefato da interface; o servidor de aplicação em nuvem, onde o ambiente Node.js executa a interface de programação de aplicações; e o servidor de banco de dados, também em nuvem, onde o PostgreSQL hospeda o esquema da aplicação. A comunicação </w:t>
      </w:r>
      <w:r>
        <w:t>entre o navegador e o servidor de aplicação ocorre por HTTPS na porta 443, e entre o servidor de aplicação e o banco de dados por conexão TCP na porta 5432 com transporte cifrado.</w:t>
      </w:r>
    </w:p>
    <w:p w14:paraId="3FEC0A77" w14:textId="77777777" w:rsidR="00476E10" w:rsidRDefault="00CF2E2C">
      <w:pPr>
        <w:spacing w:after="240"/>
        <w:ind w:firstLine="708"/>
      </w:pPr>
      <w:r>
        <w:t>Essa distribuição atende diretamente a dois requisitos não funcionais. O RNF03 e o RNF04 são satisfeitos porque nada precisa ser instalado no computador do usuário: o único requisito local é um navegador atual. O RNF07 é satisfeito pela hospedagem em nuvem, que mantém a ferramenta disponível durante a janela de aplicação da unidade de aprendizagem, sem depender de um equipamento específico da instituição.</w:t>
      </w:r>
    </w:p>
    <w:p w14:paraId="5D5A3B57" w14:textId="77777777" w:rsidR="00476E10" w:rsidRDefault="00CF2E2C">
      <w:pPr>
        <w:spacing w:after="0"/>
        <w:jc w:val="center"/>
      </w:pPr>
      <w:r>
        <w:t>Imagem 9 - Diagrama de implantação da solução</w:t>
      </w:r>
    </w:p>
    <w:p w14:paraId="69A356B7" w14:textId="77777777" w:rsidR="00476E10" w:rsidRDefault="00CF2E2C">
      <w:pPr>
        <w:spacing w:after="0"/>
        <w:jc w:val="center"/>
      </w:pPr>
      <w:r>
        <w:rPr>
          <w:noProof/>
        </w:rPr>
        <w:drawing>
          <wp:inline distT="0" distB="0" distL="0" distR="0" wp14:anchorId="2F2C950C" wp14:editId="5C5EBF68">
            <wp:extent cx="5669280" cy="25564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implantacao.png"/>
                    <pic:cNvPicPr/>
                  </pic:nvPicPr>
                  <pic:blipFill>
                    <a:blip r:embed="rId25"/>
                    <a:stretch>
                      <a:fillRect/>
                    </a:stretch>
                  </pic:blipFill>
                  <pic:spPr>
                    <a:xfrm>
                      <a:off x="0" y="0"/>
                      <a:ext cx="5669280" cy="2556496"/>
                    </a:xfrm>
                    <a:prstGeom prst="rect">
                      <a:avLst/>
                    </a:prstGeom>
                  </pic:spPr>
                </pic:pic>
              </a:graphicData>
            </a:graphic>
          </wp:inline>
        </w:drawing>
      </w:r>
    </w:p>
    <w:p w14:paraId="3A4289B7" w14:textId="77777777" w:rsidR="00476E10" w:rsidRDefault="00CF2E2C">
      <w:pPr>
        <w:spacing w:after="240"/>
        <w:jc w:val="center"/>
      </w:pPr>
      <w:r>
        <w:t>Fonte: Autoria própria</w:t>
      </w:r>
    </w:p>
    <w:p w14:paraId="25AA0627" w14:textId="77777777" w:rsidR="00476E10" w:rsidRDefault="00CF2E2C">
      <w:pPr>
        <w:spacing w:after="0"/>
        <w:jc w:val="center"/>
      </w:pPr>
      <w:r>
        <w:t>Quadro 24 - Tecnologias empregadas no desenvolvimento da ferramenta</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4"/>
        <w:gridCol w:w="2358"/>
        <w:gridCol w:w="4899"/>
      </w:tblGrid>
      <w:tr w:rsidR="00BF0C07" w14:paraId="449B7E2F" w14:textId="77777777">
        <w:trPr>
          <w:trHeight w:val="800"/>
        </w:trPr>
        <w:tc>
          <w:tcPr>
            <w:tcW w:w="1814" w:type="dxa"/>
            <w:tcBorders>
              <w:top w:val="nil"/>
              <w:left w:val="nil"/>
              <w:bottom w:val="nil"/>
              <w:right w:val="nil"/>
            </w:tcBorders>
            <w:tcMar>
              <w:top w:w="100" w:type="dxa"/>
              <w:left w:w="100" w:type="dxa"/>
              <w:bottom w:w="100" w:type="dxa"/>
              <w:right w:w="100" w:type="dxa"/>
            </w:tcMar>
          </w:tcPr>
          <w:p w14:paraId="06BAC363" w14:textId="77777777" w:rsidR="00BF0C07" w:rsidRDefault="00CF2E2C">
            <w:pPr>
              <w:jc w:val="center"/>
              <w:rPr>
                <w:sz w:val="20"/>
                <w:szCs w:val="20"/>
              </w:rPr>
            </w:pPr>
            <w:r>
              <w:rPr>
                <w:b/>
                <w:bCs/>
                <w:sz w:val="20"/>
                <w:szCs w:val="20"/>
              </w:rPr>
              <w:t>Camada / Finalidade</w:t>
            </w:r>
          </w:p>
        </w:tc>
        <w:tc>
          <w:tcPr>
            <w:tcW w:w="2358" w:type="dxa"/>
            <w:tcBorders>
              <w:top w:val="nil"/>
              <w:left w:val="nil"/>
              <w:bottom w:val="nil"/>
              <w:right w:val="nil"/>
            </w:tcBorders>
            <w:tcMar>
              <w:top w:w="100" w:type="dxa"/>
              <w:left w:w="100" w:type="dxa"/>
              <w:bottom w:w="100" w:type="dxa"/>
              <w:right w:w="100" w:type="dxa"/>
            </w:tcMar>
          </w:tcPr>
          <w:p w14:paraId="45E66FCD" w14:textId="77777777" w:rsidR="00BF0C07" w:rsidRDefault="00CF2E2C">
            <w:pPr>
              <w:jc w:val="center"/>
              <w:rPr>
                <w:sz w:val="20"/>
                <w:szCs w:val="20"/>
              </w:rPr>
            </w:pPr>
            <w:r>
              <w:rPr>
                <w:b/>
                <w:bCs/>
                <w:sz w:val="20"/>
                <w:szCs w:val="20"/>
              </w:rPr>
              <w:t>Tecnologia</w:t>
            </w:r>
          </w:p>
        </w:tc>
        <w:tc>
          <w:tcPr>
            <w:tcW w:w="4898" w:type="dxa"/>
            <w:tcBorders>
              <w:top w:val="nil"/>
              <w:left w:val="nil"/>
              <w:bottom w:val="nil"/>
              <w:right w:val="nil"/>
            </w:tcBorders>
            <w:tcMar>
              <w:top w:w="100" w:type="dxa"/>
              <w:left w:w="100" w:type="dxa"/>
              <w:bottom w:w="100" w:type="dxa"/>
              <w:right w:w="100" w:type="dxa"/>
            </w:tcMar>
          </w:tcPr>
          <w:p w14:paraId="345BE636" w14:textId="77777777" w:rsidR="00BF0C07" w:rsidRDefault="00CF2E2C">
            <w:pPr>
              <w:jc w:val="center"/>
              <w:rPr>
                <w:sz w:val="20"/>
                <w:szCs w:val="20"/>
              </w:rPr>
            </w:pPr>
            <w:r>
              <w:rPr>
                <w:b/>
                <w:bCs/>
                <w:sz w:val="20"/>
                <w:szCs w:val="20"/>
              </w:rPr>
              <w:t>Justificativa da escolha</w:t>
            </w:r>
          </w:p>
        </w:tc>
      </w:tr>
      <w:tr w:rsidR="00BF0C07" w14:paraId="640122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C449F60" w14:textId="77777777" w:rsidR="00BF0C07" w:rsidRDefault="00CF2E2C">
            <w:pPr>
              <w:jc w:val="center"/>
              <w:rPr>
                <w:sz w:val="20"/>
                <w:szCs w:val="20"/>
              </w:rPr>
            </w:pPr>
            <w:r>
              <w:rPr>
                <w:sz w:val="20"/>
                <w:szCs w:val="20"/>
              </w:rPr>
              <w:t>Interface</w:t>
            </w:r>
          </w:p>
        </w:tc>
        <w:tc>
          <w:tcPr>
            <w:tcW w:w="2358" w:type="dxa"/>
            <w:tcBorders>
              <w:top w:val="nil"/>
              <w:left w:val="nil"/>
              <w:bottom w:val="nil"/>
              <w:right w:val="nil"/>
            </w:tcBorders>
            <w:tcMar>
              <w:top w:w="100" w:type="dxa"/>
              <w:left w:w="100" w:type="dxa"/>
              <w:bottom w:w="100" w:type="dxa"/>
              <w:right w:w="100" w:type="dxa"/>
            </w:tcMar>
          </w:tcPr>
          <w:p w14:paraId="0FA2F899" w14:textId="77777777" w:rsidR="00BF0C07" w:rsidRDefault="00CF2E2C">
            <w:pPr>
              <w:jc w:val="left"/>
              <w:rPr>
                <w:sz w:val="20"/>
                <w:szCs w:val="20"/>
              </w:rPr>
            </w:pPr>
            <w:r>
              <w:rPr>
                <w:sz w:val="20"/>
                <w:szCs w:val="20"/>
              </w:rPr>
              <w:t>React com TypeScript</w:t>
            </w:r>
          </w:p>
        </w:tc>
        <w:tc>
          <w:tcPr>
            <w:tcW w:w="4898" w:type="dxa"/>
            <w:tcBorders>
              <w:top w:val="nil"/>
              <w:left w:val="nil"/>
              <w:bottom w:val="nil"/>
              <w:right w:val="nil"/>
            </w:tcBorders>
            <w:tcMar>
              <w:top w:w="100" w:type="dxa"/>
              <w:left w:w="100" w:type="dxa"/>
              <w:bottom w:w="100" w:type="dxa"/>
              <w:right w:w="100" w:type="dxa"/>
            </w:tcMar>
          </w:tcPr>
          <w:p w14:paraId="7A27CD6F" w14:textId="77777777" w:rsidR="00BF0C07" w:rsidRDefault="00CF2E2C">
            <w:pPr>
              <w:jc w:val="left"/>
              <w:rPr>
                <w:sz w:val="20"/>
                <w:szCs w:val="20"/>
              </w:rPr>
            </w:pPr>
            <w:r>
              <w:rPr>
                <w:sz w:val="20"/>
                <w:szCs w:val="20"/>
              </w:rPr>
              <w:t>Biblioteca amplamente adotada no mercado e documentada, com tipagem estática que reduz erros em tempo de desenvolvimento.</w:t>
            </w:r>
          </w:p>
        </w:tc>
      </w:tr>
      <w:tr w:rsidR="00BF0C07" w14:paraId="2A7B02E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AA66F10" w14:textId="77777777" w:rsidR="00BF0C07" w:rsidRDefault="00CF2E2C">
            <w:pPr>
              <w:jc w:val="center"/>
              <w:rPr>
                <w:sz w:val="20"/>
                <w:szCs w:val="20"/>
              </w:rPr>
            </w:pPr>
            <w:r>
              <w:rPr>
                <w:sz w:val="20"/>
                <w:szCs w:val="20"/>
              </w:rPr>
              <w:t>Navegação</w:t>
            </w:r>
          </w:p>
        </w:tc>
        <w:tc>
          <w:tcPr>
            <w:tcW w:w="2358" w:type="dxa"/>
            <w:tcBorders>
              <w:top w:val="nil"/>
              <w:left w:val="nil"/>
              <w:bottom w:val="nil"/>
              <w:right w:val="nil"/>
            </w:tcBorders>
            <w:tcMar>
              <w:top w:w="100" w:type="dxa"/>
              <w:left w:w="100" w:type="dxa"/>
              <w:bottom w:w="100" w:type="dxa"/>
              <w:right w:w="100" w:type="dxa"/>
            </w:tcMar>
          </w:tcPr>
          <w:p w14:paraId="7DFF87C9" w14:textId="77777777" w:rsidR="00BF0C07" w:rsidRDefault="00CF2E2C">
            <w:pPr>
              <w:jc w:val="left"/>
              <w:rPr>
                <w:sz w:val="20"/>
                <w:szCs w:val="20"/>
              </w:rPr>
            </w:pPr>
            <w:r>
              <w:rPr>
                <w:sz w:val="20"/>
                <w:szCs w:val="20"/>
              </w:rPr>
              <w:t>React Router</w:t>
            </w:r>
          </w:p>
        </w:tc>
        <w:tc>
          <w:tcPr>
            <w:tcW w:w="4898" w:type="dxa"/>
            <w:tcBorders>
              <w:top w:val="nil"/>
              <w:left w:val="nil"/>
              <w:bottom w:val="nil"/>
              <w:right w:val="nil"/>
            </w:tcBorders>
            <w:tcMar>
              <w:top w:w="100" w:type="dxa"/>
              <w:left w:w="100" w:type="dxa"/>
              <w:bottom w:w="100" w:type="dxa"/>
              <w:right w:w="100" w:type="dxa"/>
            </w:tcMar>
          </w:tcPr>
          <w:p w14:paraId="4F091517" w14:textId="77777777" w:rsidR="00BF0C07" w:rsidRDefault="00CF2E2C">
            <w:pPr>
              <w:jc w:val="left"/>
              <w:rPr>
                <w:sz w:val="20"/>
                <w:szCs w:val="20"/>
              </w:rPr>
            </w:pPr>
            <w:r>
              <w:rPr>
                <w:sz w:val="20"/>
                <w:szCs w:val="20"/>
              </w:rPr>
              <w:t>Permite organizar as telas do fluxo estratégico em rotas independentes, atendendo ao RNF01.</w:t>
            </w:r>
          </w:p>
        </w:tc>
      </w:tr>
      <w:tr w:rsidR="00BF0C07" w14:paraId="35930B87"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C2C0355" w14:textId="77777777" w:rsidR="00BF0C07" w:rsidRDefault="00CF2E2C">
            <w:pPr>
              <w:jc w:val="center"/>
              <w:rPr>
                <w:sz w:val="20"/>
                <w:szCs w:val="20"/>
              </w:rPr>
            </w:pPr>
            <w:r>
              <w:rPr>
                <w:sz w:val="20"/>
                <w:szCs w:val="20"/>
              </w:rPr>
              <w:t>Comunicação</w:t>
            </w:r>
          </w:p>
        </w:tc>
        <w:tc>
          <w:tcPr>
            <w:tcW w:w="2358" w:type="dxa"/>
            <w:tcBorders>
              <w:top w:val="nil"/>
              <w:left w:val="nil"/>
              <w:bottom w:val="nil"/>
              <w:right w:val="nil"/>
            </w:tcBorders>
            <w:tcMar>
              <w:top w:w="100" w:type="dxa"/>
              <w:left w:w="100" w:type="dxa"/>
              <w:bottom w:w="100" w:type="dxa"/>
              <w:right w:w="100" w:type="dxa"/>
            </w:tcMar>
          </w:tcPr>
          <w:p w14:paraId="4F88A76C" w14:textId="77777777" w:rsidR="00BF0C07" w:rsidRDefault="00CF2E2C">
            <w:pPr>
              <w:jc w:val="left"/>
              <w:rPr>
                <w:sz w:val="20"/>
                <w:szCs w:val="20"/>
              </w:rPr>
            </w:pPr>
            <w:r>
              <w:rPr>
                <w:sz w:val="20"/>
                <w:szCs w:val="20"/>
              </w:rPr>
              <w:t>Axios com TanStack Query</w:t>
            </w:r>
          </w:p>
        </w:tc>
        <w:tc>
          <w:tcPr>
            <w:tcW w:w="4898" w:type="dxa"/>
            <w:tcBorders>
              <w:top w:val="nil"/>
              <w:left w:val="nil"/>
              <w:bottom w:val="nil"/>
              <w:right w:val="nil"/>
            </w:tcBorders>
            <w:tcMar>
              <w:top w:w="100" w:type="dxa"/>
              <w:left w:w="100" w:type="dxa"/>
              <w:bottom w:w="100" w:type="dxa"/>
              <w:right w:w="100" w:type="dxa"/>
            </w:tcMar>
          </w:tcPr>
          <w:p w14:paraId="488BC861" w14:textId="77777777" w:rsidR="00BF0C07" w:rsidRDefault="00CF2E2C">
            <w:pPr>
              <w:jc w:val="left"/>
              <w:rPr>
                <w:sz w:val="20"/>
                <w:szCs w:val="20"/>
              </w:rPr>
            </w:pPr>
            <w:r>
              <w:rPr>
                <w:sz w:val="20"/>
                <w:szCs w:val="20"/>
              </w:rPr>
              <w:t>Padroniza as chamadas à API e o controle de estado das requisições, simplificando o tratamento de carregamento e erro.</w:t>
            </w:r>
          </w:p>
        </w:tc>
      </w:tr>
      <w:tr w:rsidR="00BF0C07" w14:paraId="7B1A723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652E0F29" w14:textId="77777777" w:rsidR="00BF0C07" w:rsidRDefault="00CF2E2C">
            <w:pPr>
              <w:jc w:val="center"/>
              <w:rPr>
                <w:sz w:val="20"/>
                <w:szCs w:val="20"/>
              </w:rPr>
            </w:pPr>
            <w:r>
              <w:rPr>
                <w:sz w:val="20"/>
                <w:szCs w:val="20"/>
              </w:rPr>
              <w:t>Servidor de aplicação</w:t>
            </w:r>
          </w:p>
        </w:tc>
        <w:tc>
          <w:tcPr>
            <w:tcW w:w="2358" w:type="dxa"/>
            <w:tcBorders>
              <w:top w:val="nil"/>
              <w:left w:val="nil"/>
              <w:bottom w:val="nil"/>
              <w:right w:val="nil"/>
            </w:tcBorders>
            <w:tcMar>
              <w:top w:w="100" w:type="dxa"/>
              <w:left w:w="100" w:type="dxa"/>
              <w:bottom w:w="100" w:type="dxa"/>
              <w:right w:w="100" w:type="dxa"/>
            </w:tcMar>
          </w:tcPr>
          <w:p w14:paraId="33087EEC" w14:textId="77777777" w:rsidR="00BF0C07" w:rsidRDefault="00CF2E2C">
            <w:pPr>
              <w:jc w:val="left"/>
              <w:rPr>
                <w:sz w:val="20"/>
                <w:szCs w:val="20"/>
              </w:rPr>
            </w:pPr>
            <w:r>
              <w:rPr>
                <w:sz w:val="20"/>
                <w:szCs w:val="20"/>
              </w:rPr>
              <w:t>Node.js com Express</w:t>
            </w:r>
          </w:p>
        </w:tc>
        <w:tc>
          <w:tcPr>
            <w:tcW w:w="4898" w:type="dxa"/>
            <w:tcBorders>
              <w:top w:val="nil"/>
              <w:left w:val="nil"/>
              <w:bottom w:val="nil"/>
              <w:right w:val="nil"/>
            </w:tcBorders>
            <w:tcMar>
              <w:top w:w="100" w:type="dxa"/>
              <w:left w:w="100" w:type="dxa"/>
              <w:bottom w:w="100" w:type="dxa"/>
              <w:right w:w="100" w:type="dxa"/>
            </w:tcMar>
          </w:tcPr>
          <w:p w14:paraId="67F9F435" w14:textId="77777777" w:rsidR="00BF0C07" w:rsidRDefault="00CF2E2C">
            <w:pPr>
              <w:jc w:val="left"/>
              <w:rPr>
                <w:sz w:val="20"/>
                <w:szCs w:val="20"/>
              </w:rPr>
            </w:pPr>
            <w:r>
              <w:rPr>
                <w:sz w:val="20"/>
                <w:szCs w:val="20"/>
              </w:rPr>
              <w:t>Mesma linguagem da interface, reduzindo o custo de aprendizado e permitindo o compartilhamento de tipos entre cliente e servidor.</w:t>
            </w:r>
          </w:p>
        </w:tc>
      </w:tr>
      <w:tr w:rsidR="00BF0C07" w14:paraId="08FEFE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09D77F6" w14:textId="77777777" w:rsidR="00BF0C07" w:rsidRDefault="00CF2E2C">
            <w:pPr>
              <w:jc w:val="center"/>
              <w:rPr>
                <w:sz w:val="20"/>
                <w:szCs w:val="20"/>
              </w:rPr>
            </w:pPr>
            <w:r>
              <w:rPr>
                <w:sz w:val="20"/>
                <w:szCs w:val="20"/>
              </w:rPr>
              <w:t>Autenticação</w:t>
            </w:r>
          </w:p>
        </w:tc>
        <w:tc>
          <w:tcPr>
            <w:tcW w:w="2358" w:type="dxa"/>
            <w:tcBorders>
              <w:top w:val="nil"/>
              <w:left w:val="nil"/>
              <w:bottom w:val="nil"/>
              <w:right w:val="nil"/>
            </w:tcBorders>
            <w:tcMar>
              <w:top w:w="100" w:type="dxa"/>
              <w:left w:w="100" w:type="dxa"/>
              <w:bottom w:w="100" w:type="dxa"/>
              <w:right w:w="100" w:type="dxa"/>
            </w:tcMar>
          </w:tcPr>
          <w:p w14:paraId="740FDE1F" w14:textId="77777777" w:rsidR="00BF0C07" w:rsidRDefault="00CF2E2C">
            <w:pPr>
              <w:jc w:val="left"/>
              <w:rPr>
                <w:sz w:val="20"/>
                <w:szCs w:val="20"/>
              </w:rPr>
            </w:pPr>
            <w:r>
              <w:rPr>
                <w:sz w:val="20"/>
                <w:szCs w:val="20"/>
              </w:rPr>
              <w:t>JSON Web Token e bcrypt</w:t>
            </w:r>
          </w:p>
        </w:tc>
        <w:tc>
          <w:tcPr>
            <w:tcW w:w="4898" w:type="dxa"/>
            <w:tcBorders>
              <w:top w:val="nil"/>
              <w:left w:val="nil"/>
              <w:bottom w:val="nil"/>
              <w:right w:val="nil"/>
            </w:tcBorders>
            <w:tcMar>
              <w:top w:w="100" w:type="dxa"/>
              <w:left w:w="100" w:type="dxa"/>
              <w:bottom w:w="100" w:type="dxa"/>
              <w:right w:w="100" w:type="dxa"/>
            </w:tcMar>
          </w:tcPr>
          <w:p w14:paraId="1FC94F96" w14:textId="77777777" w:rsidR="00BF0C07" w:rsidRDefault="00CF2E2C">
            <w:pPr>
              <w:jc w:val="left"/>
              <w:rPr>
                <w:sz w:val="20"/>
                <w:szCs w:val="20"/>
              </w:rPr>
            </w:pPr>
            <w:r>
              <w:rPr>
                <w:sz w:val="20"/>
                <w:szCs w:val="20"/>
              </w:rPr>
              <w:t>Atende ao RNF05, com autenticação sem estado no servidor e armazenamento seguro de senhas.</w:t>
            </w:r>
          </w:p>
        </w:tc>
      </w:tr>
      <w:tr w:rsidR="00BF0C07" w14:paraId="3B3E44C4" w14:textId="77777777">
        <w:trPr>
          <w:trHeight w:val="1085"/>
        </w:trPr>
        <w:tc>
          <w:tcPr>
            <w:tcW w:w="1814" w:type="dxa"/>
            <w:tcBorders>
              <w:top w:val="nil"/>
              <w:left w:val="nil"/>
              <w:bottom w:val="nil"/>
              <w:right w:val="nil"/>
            </w:tcBorders>
            <w:tcMar>
              <w:top w:w="100" w:type="dxa"/>
              <w:left w:w="100" w:type="dxa"/>
              <w:bottom w:w="100" w:type="dxa"/>
              <w:right w:w="100" w:type="dxa"/>
            </w:tcMar>
          </w:tcPr>
          <w:p w14:paraId="39872809" w14:textId="77777777" w:rsidR="00BF0C07" w:rsidRDefault="00CF2E2C">
            <w:pPr>
              <w:jc w:val="center"/>
              <w:rPr>
                <w:sz w:val="20"/>
                <w:szCs w:val="20"/>
              </w:rPr>
            </w:pPr>
            <w:r>
              <w:rPr>
                <w:sz w:val="20"/>
                <w:szCs w:val="20"/>
              </w:rPr>
              <w:t>Acesso a dados</w:t>
            </w:r>
          </w:p>
        </w:tc>
        <w:tc>
          <w:tcPr>
            <w:tcW w:w="2358" w:type="dxa"/>
            <w:tcBorders>
              <w:top w:val="nil"/>
              <w:left w:val="nil"/>
              <w:bottom w:val="nil"/>
              <w:right w:val="nil"/>
            </w:tcBorders>
            <w:tcMar>
              <w:top w:w="100" w:type="dxa"/>
              <w:left w:w="100" w:type="dxa"/>
              <w:bottom w:w="100" w:type="dxa"/>
              <w:right w:w="100" w:type="dxa"/>
            </w:tcMar>
          </w:tcPr>
          <w:p w14:paraId="1117BBDC" w14:textId="77777777" w:rsidR="00BF0C07" w:rsidRDefault="00CF2E2C">
            <w:pPr>
              <w:jc w:val="left"/>
              <w:rPr>
                <w:sz w:val="20"/>
                <w:szCs w:val="20"/>
              </w:rPr>
            </w:pPr>
            <w:r>
              <w:rPr>
                <w:sz w:val="20"/>
                <w:szCs w:val="20"/>
              </w:rPr>
              <w:t>ORM Prisma</w:t>
            </w:r>
          </w:p>
        </w:tc>
        <w:tc>
          <w:tcPr>
            <w:tcW w:w="4898" w:type="dxa"/>
            <w:tcBorders>
              <w:top w:val="nil"/>
              <w:left w:val="nil"/>
              <w:bottom w:val="nil"/>
              <w:right w:val="nil"/>
            </w:tcBorders>
            <w:tcMar>
              <w:top w:w="100" w:type="dxa"/>
              <w:left w:w="100" w:type="dxa"/>
              <w:bottom w:w="100" w:type="dxa"/>
              <w:right w:w="100" w:type="dxa"/>
            </w:tcMar>
          </w:tcPr>
          <w:p w14:paraId="568EB18D" w14:textId="77777777" w:rsidR="00BF0C07" w:rsidRDefault="00CF2E2C">
            <w:pPr>
              <w:jc w:val="left"/>
              <w:rPr>
                <w:sz w:val="20"/>
                <w:szCs w:val="20"/>
              </w:rPr>
            </w:pPr>
            <w:r>
              <w:rPr>
                <w:sz w:val="20"/>
                <w:szCs w:val="20"/>
              </w:rPr>
              <w:t>Gera tipos a partir do esquema do banco e controla as migrações, favorecendo a manutenibilidade prevista no RNF08.</w:t>
            </w:r>
          </w:p>
        </w:tc>
      </w:tr>
      <w:tr w:rsidR="00BF0C07" w14:paraId="73868F86" w14:textId="77777777">
        <w:trPr>
          <w:trHeight w:val="1085"/>
        </w:trPr>
        <w:tc>
          <w:tcPr>
            <w:tcW w:w="1814" w:type="dxa"/>
            <w:tcBorders>
              <w:top w:val="nil"/>
              <w:left w:val="nil"/>
              <w:bottom w:val="nil"/>
              <w:right w:val="nil"/>
            </w:tcBorders>
            <w:tcMar>
              <w:top w:w="100" w:type="dxa"/>
              <w:left w:w="100" w:type="dxa"/>
              <w:bottom w:w="100" w:type="dxa"/>
              <w:right w:w="100" w:type="dxa"/>
            </w:tcMar>
          </w:tcPr>
          <w:p w14:paraId="5EE0E52C" w14:textId="77777777" w:rsidR="00BF0C07" w:rsidRDefault="00CF2E2C">
            <w:pPr>
              <w:jc w:val="center"/>
              <w:rPr>
                <w:sz w:val="20"/>
                <w:szCs w:val="20"/>
              </w:rPr>
            </w:pPr>
            <w:r>
              <w:rPr>
                <w:sz w:val="20"/>
                <w:szCs w:val="20"/>
              </w:rPr>
              <w:t>Banco de dados</w:t>
            </w:r>
          </w:p>
        </w:tc>
        <w:tc>
          <w:tcPr>
            <w:tcW w:w="2358" w:type="dxa"/>
            <w:tcBorders>
              <w:top w:val="nil"/>
              <w:left w:val="nil"/>
              <w:bottom w:val="nil"/>
              <w:right w:val="nil"/>
            </w:tcBorders>
            <w:tcMar>
              <w:top w:w="100" w:type="dxa"/>
              <w:left w:w="100" w:type="dxa"/>
              <w:bottom w:w="100" w:type="dxa"/>
              <w:right w:w="100" w:type="dxa"/>
            </w:tcMar>
          </w:tcPr>
          <w:p w14:paraId="74C4BE3F" w14:textId="77777777" w:rsidR="00BF0C07" w:rsidRDefault="00CF2E2C">
            <w:pPr>
              <w:jc w:val="left"/>
              <w:rPr>
                <w:sz w:val="20"/>
                <w:szCs w:val="20"/>
              </w:rPr>
            </w:pPr>
            <w:r>
              <w:rPr>
                <w:sz w:val="20"/>
                <w:szCs w:val="20"/>
              </w:rPr>
              <w:t>PostgreSQL</w:t>
            </w:r>
          </w:p>
        </w:tc>
        <w:tc>
          <w:tcPr>
            <w:tcW w:w="4898" w:type="dxa"/>
            <w:tcBorders>
              <w:top w:val="nil"/>
              <w:left w:val="nil"/>
              <w:bottom w:val="nil"/>
              <w:right w:val="nil"/>
            </w:tcBorders>
            <w:tcMar>
              <w:top w:w="100" w:type="dxa"/>
              <w:left w:w="100" w:type="dxa"/>
              <w:bottom w:w="100" w:type="dxa"/>
              <w:right w:w="100" w:type="dxa"/>
            </w:tcMar>
          </w:tcPr>
          <w:p w14:paraId="3AC35AFE" w14:textId="77777777" w:rsidR="00BF0C07" w:rsidRDefault="00CF2E2C">
            <w:pPr>
              <w:jc w:val="left"/>
              <w:rPr>
                <w:sz w:val="20"/>
                <w:szCs w:val="20"/>
              </w:rPr>
            </w:pPr>
            <w:r>
              <w:rPr>
                <w:sz w:val="20"/>
                <w:szCs w:val="20"/>
              </w:rPr>
              <w:t>Banco relacional gratuito e consolidado, adequado ao modelo de dados normalizado apresentado na Imagem 7.</w:t>
            </w:r>
          </w:p>
        </w:tc>
      </w:tr>
      <w:tr w:rsidR="00BF0C07" w14:paraId="6728EB29" w14:textId="77777777">
        <w:trPr>
          <w:trHeight w:val="1085"/>
        </w:trPr>
        <w:tc>
          <w:tcPr>
            <w:tcW w:w="1814" w:type="dxa"/>
            <w:tcBorders>
              <w:top w:val="nil"/>
              <w:left w:val="nil"/>
              <w:bottom w:val="nil"/>
              <w:right w:val="nil"/>
            </w:tcBorders>
            <w:tcMar>
              <w:top w:w="100" w:type="dxa"/>
              <w:left w:w="100" w:type="dxa"/>
              <w:bottom w:w="100" w:type="dxa"/>
              <w:right w:w="100" w:type="dxa"/>
            </w:tcMar>
          </w:tcPr>
          <w:p w14:paraId="0C3CEBF0" w14:textId="77777777" w:rsidR="00BF0C07" w:rsidRDefault="00CF2E2C">
            <w:pPr>
              <w:jc w:val="center"/>
              <w:rPr>
                <w:sz w:val="20"/>
                <w:szCs w:val="20"/>
              </w:rPr>
            </w:pPr>
            <w:r>
              <w:rPr>
                <w:sz w:val="20"/>
                <w:szCs w:val="20"/>
              </w:rPr>
              <w:t>Testes</w:t>
            </w:r>
          </w:p>
        </w:tc>
        <w:tc>
          <w:tcPr>
            <w:tcW w:w="2358" w:type="dxa"/>
            <w:tcBorders>
              <w:top w:val="nil"/>
              <w:left w:val="nil"/>
              <w:bottom w:val="nil"/>
              <w:right w:val="nil"/>
            </w:tcBorders>
            <w:tcMar>
              <w:top w:w="100" w:type="dxa"/>
              <w:left w:w="100" w:type="dxa"/>
              <w:bottom w:w="100" w:type="dxa"/>
              <w:right w:w="100" w:type="dxa"/>
            </w:tcMar>
          </w:tcPr>
          <w:p w14:paraId="18340B2A" w14:textId="77777777" w:rsidR="00BF0C07" w:rsidRDefault="00CF2E2C">
            <w:pPr>
              <w:jc w:val="left"/>
              <w:rPr>
                <w:sz w:val="20"/>
                <w:szCs w:val="20"/>
              </w:rPr>
            </w:pPr>
            <w:r>
              <w:rPr>
                <w:sz w:val="20"/>
                <w:szCs w:val="20"/>
              </w:rPr>
              <w:t>Vitest</w:t>
            </w:r>
          </w:p>
        </w:tc>
        <w:tc>
          <w:tcPr>
            <w:tcW w:w="4898" w:type="dxa"/>
            <w:tcBorders>
              <w:top w:val="nil"/>
              <w:left w:val="nil"/>
              <w:bottom w:val="nil"/>
              <w:right w:val="nil"/>
            </w:tcBorders>
            <w:tcMar>
              <w:top w:w="100" w:type="dxa"/>
              <w:left w:w="100" w:type="dxa"/>
              <w:bottom w:w="100" w:type="dxa"/>
              <w:right w:w="100" w:type="dxa"/>
            </w:tcMar>
          </w:tcPr>
          <w:p w14:paraId="1F9D0DD8" w14:textId="77777777" w:rsidR="00BF0C07" w:rsidRDefault="00CF2E2C">
            <w:pPr>
              <w:jc w:val="left"/>
              <w:rPr>
                <w:sz w:val="20"/>
                <w:szCs w:val="20"/>
              </w:rPr>
            </w:pPr>
            <w:r>
              <w:rPr>
                <w:sz w:val="20"/>
                <w:szCs w:val="20"/>
              </w:rPr>
              <w:t>Cobre as rotinas de cálculo de indicadores e de geração de dados simulados, conforme o RNF08.</w:t>
            </w:r>
          </w:p>
        </w:tc>
      </w:tr>
      <w:tr w:rsidR="00BF0C07" w14:paraId="6BB31CEF" w14:textId="77777777">
        <w:trPr>
          <w:trHeight w:val="1085"/>
        </w:trPr>
        <w:tc>
          <w:tcPr>
            <w:tcW w:w="1814" w:type="dxa"/>
            <w:tcBorders>
              <w:top w:val="nil"/>
              <w:left w:val="nil"/>
              <w:bottom w:val="nil"/>
              <w:right w:val="nil"/>
            </w:tcBorders>
            <w:tcMar>
              <w:top w:w="100" w:type="dxa"/>
              <w:left w:w="100" w:type="dxa"/>
              <w:bottom w:w="100" w:type="dxa"/>
              <w:right w:w="100" w:type="dxa"/>
            </w:tcMar>
          </w:tcPr>
          <w:p w14:paraId="27D27FFA" w14:textId="77777777" w:rsidR="00BF0C07" w:rsidRDefault="00CF2E2C">
            <w:pPr>
              <w:jc w:val="center"/>
              <w:rPr>
                <w:sz w:val="20"/>
                <w:szCs w:val="20"/>
              </w:rPr>
            </w:pPr>
            <w:r>
              <w:rPr>
                <w:sz w:val="20"/>
                <w:szCs w:val="20"/>
              </w:rPr>
              <w:t>Versionamento e hospedagem</w:t>
            </w:r>
          </w:p>
        </w:tc>
        <w:tc>
          <w:tcPr>
            <w:tcW w:w="2358" w:type="dxa"/>
            <w:tcBorders>
              <w:top w:val="nil"/>
              <w:left w:val="nil"/>
              <w:bottom w:val="nil"/>
              <w:right w:val="nil"/>
            </w:tcBorders>
            <w:tcMar>
              <w:top w:w="100" w:type="dxa"/>
              <w:left w:w="100" w:type="dxa"/>
              <w:bottom w:w="100" w:type="dxa"/>
              <w:right w:w="100" w:type="dxa"/>
            </w:tcMar>
          </w:tcPr>
          <w:p w14:paraId="51846BDE" w14:textId="77777777" w:rsidR="00BF0C07" w:rsidRDefault="00CF2E2C">
            <w:pPr>
              <w:jc w:val="left"/>
              <w:rPr>
                <w:sz w:val="20"/>
                <w:szCs w:val="20"/>
              </w:rPr>
            </w:pPr>
            <w:r>
              <w:rPr>
                <w:sz w:val="20"/>
                <w:szCs w:val="20"/>
              </w:rPr>
              <w:t>Git com repositório remoto e hospedagem em nuvem</w:t>
            </w:r>
          </w:p>
        </w:tc>
        <w:tc>
          <w:tcPr>
            <w:tcW w:w="4898" w:type="dxa"/>
            <w:tcBorders>
              <w:top w:val="nil"/>
              <w:left w:val="nil"/>
              <w:bottom w:val="nil"/>
              <w:right w:val="nil"/>
            </w:tcBorders>
            <w:tcMar>
              <w:top w:w="100" w:type="dxa"/>
              <w:left w:w="100" w:type="dxa"/>
              <w:bottom w:w="100" w:type="dxa"/>
              <w:right w:w="100" w:type="dxa"/>
            </w:tcMar>
          </w:tcPr>
          <w:p w14:paraId="602AF984" w14:textId="77777777" w:rsidR="00BF0C07" w:rsidRDefault="00CF2E2C">
            <w:pPr>
              <w:jc w:val="left"/>
              <w:rPr>
                <w:sz w:val="20"/>
                <w:szCs w:val="20"/>
              </w:rPr>
            </w:pPr>
            <w:r>
              <w:rPr>
                <w:sz w:val="20"/>
                <w:szCs w:val="20"/>
              </w:rPr>
              <w:t>Atende ao RNF07 e ao RNF08, permitindo o acesso da turma pela internet no dia da aula.</w:t>
            </w:r>
          </w:p>
        </w:tc>
      </w:tr>
    </w:tbl>
    <w:p w14:paraId="5169F0D0" w14:textId="77777777" w:rsidR="00476E10" w:rsidRDefault="00476E10">
      <w:pPr>
        <w:spacing w:after="0"/>
      </w:pPr>
    </w:p>
    <w:p w14:paraId="68483C4B" w14:textId="77777777" w:rsidR="00476E10" w:rsidRDefault="00CF2E2C">
      <w:pPr>
        <w:spacing w:after="240"/>
        <w:jc w:val="center"/>
      </w:pPr>
      <w:r>
        <w:t>Fonte: Autoria própria</w:t>
      </w:r>
    </w:p>
    <w:p w14:paraId="363DF631" w14:textId="77777777" w:rsidR="00476E10" w:rsidRDefault="00CF2E2C">
      <w:pPr>
        <w:pStyle w:val="Ttulo3"/>
      </w:pPr>
      <w:r>
        <w:t>4.4.12 Protótipo de Interface</w:t>
      </w:r>
    </w:p>
    <w:p w14:paraId="021A93B1" w14:textId="77777777" w:rsidR="00476E10" w:rsidRDefault="00CF2E2C">
      <w:pPr>
        <w:spacing w:after="240"/>
        <w:ind w:firstLine="708"/>
      </w:pPr>
      <w:r>
        <w:t>Esta seção apresenta o protótipo de interface da ferramenta. A Imagem 10 apresenta o mapa de navegação, com as quinze telas identificadas e os caminhos entre elas. A organização do menu reproduz o ciclo estratégico do diagrama de atividade, agrupando as telas em três blocos: Estratégia, Portfólio e Avaliação.</w:t>
      </w:r>
    </w:p>
    <w:p w14:paraId="50A09144" w14:textId="77777777" w:rsidR="00476E10" w:rsidRDefault="00CF2E2C">
      <w:pPr>
        <w:spacing w:after="240"/>
        <w:ind w:firstLine="708"/>
      </w:pPr>
      <w:r>
        <w:t>As quatro telas apresentadas a seguir são as que materializam os requisitos centrais do trabalho. Para manter a continuidade com o restante do capítulo, todas utilizam o mesmo cenário fictício do Quadro 13, a empresa TechNova Retail e seu Portal de Vendas Corporativas, que é também o cenário do estudo de caso do Bloco 4.</w:t>
      </w:r>
    </w:p>
    <w:p w14:paraId="3AF1BEBD" w14:textId="77777777" w:rsidR="00476E10" w:rsidRDefault="00CF2E2C">
      <w:pPr>
        <w:spacing w:after="0"/>
        <w:jc w:val="center"/>
      </w:pPr>
      <w:r>
        <w:t>Imagem 10 - Mapa de navegação das telas</w:t>
      </w:r>
    </w:p>
    <w:p w14:paraId="672F2BC1" w14:textId="77777777" w:rsidR="00476E10" w:rsidRDefault="00CF2E2C">
      <w:pPr>
        <w:spacing w:after="0"/>
        <w:jc w:val="center"/>
      </w:pPr>
      <w:r>
        <w:rPr>
          <w:noProof/>
        </w:rPr>
        <w:drawing>
          <wp:inline distT="0" distB="0" distL="0" distR="0" wp14:anchorId="39E1CEA6" wp14:editId="26C1964A">
            <wp:extent cx="5669280" cy="2063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7_navegacao.png"/>
                    <pic:cNvPicPr/>
                  </pic:nvPicPr>
                  <pic:blipFill>
                    <a:blip r:embed="rId26"/>
                    <a:stretch>
                      <a:fillRect/>
                    </a:stretch>
                  </pic:blipFill>
                  <pic:spPr>
                    <a:xfrm>
                      <a:off x="0" y="0"/>
                      <a:ext cx="5669280" cy="2063896"/>
                    </a:xfrm>
                    <a:prstGeom prst="rect">
                      <a:avLst/>
                    </a:prstGeom>
                  </pic:spPr>
                </pic:pic>
              </a:graphicData>
            </a:graphic>
          </wp:inline>
        </w:drawing>
      </w:r>
    </w:p>
    <w:p w14:paraId="17AE75D0" w14:textId="77777777" w:rsidR="00476E10" w:rsidRDefault="00CF2E2C">
      <w:pPr>
        <w:spacing w:after="240"/>
        <w:jc w:val="center"/>
      </w:pPr>
      <w:r>
        <w:t>Fonte: Autoria própria</w:t>
      </w:r>
    </w:p>
    <w:p w14:paraId="1AEA7937" w14:textId="77777777" w:rsidR="00476E10" w:rsidRDefault="00CF2E2C">
      <w:pPr>
        <w:spacing w:after="240"/>
        <w:ind w:firstLine="708"/>
      </w:pPr>
      <w:r>
        <w:t>A Imagem 11 apresenta a tela de definição da estratégia de serviço, que implementa o RF05. Os quatro campos correspondem aos 4 Ps e cada um traz, ao lado do rótulo, uma indicação do seu significado conceitual, de modo que a própria interface reforce o conteúdo ensinado em aula. O rodapé informa a versão vigente e a quantidade de objetivos estratégicos alinhados, dando ao aluno a noção de que a estratégia evolui em ciclos.</w:t>
      </w:r>
    </w:p>
    <w:p w14:paraId="303905DA" w14:textId="77777777" w:rsidR="00476E10" w:rsidRDefault="00CF2E2C">
      <w:pPr>
        <w:spacing w:after="0"/>
        <w:jc w:val="center"/>
      </w:pPr>
      <w:r>
        <w:t>Imagem 11 - Tela de definição da estratégia de serviço (4 Ps)</w:t>
      </w:r>
    </w:p>
    <w:p w14:paraId="16A251FE" w14:textId="77777777" w:rsidR="00476E10" w:rsidRDefault="00CF2E2C">
      <w:pPr>
        <w:spacing w:after="0"/>
        <w:jc w:val="center"/>
      </w:pPr>
      <w:r>
        <w:rPr>
          <w:noProof/>
        </w:rPr>
        <w:drawing>
          <wp:inline distT="0" distB="0" distL="0" distR="0" wp14:anchorId="6BAF6282" wp14:editId="4262F5F6">
            <wp:extent cx="5669280" cy="26022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8_tela_estrategia_4ps.png"/>
                    <pic:cNvPicPr/>
                  </pic:nvPicPr>
                  <pic:blipFill>
                    <a:blip r:embed="rId27"/>
                    <a:stretch>
                      <a:fillRect/>
                    </a:stretch>
                  </pic:blipFill>
                  <pic:spPr>
                    <a:xfrm>
                      <a:off x="0" y="0"/>
                      <a:ext cx="5669280" cy="2602293"/>
                    </a:xfrm>
                    <a:prstGeom prst="rect">
                      <a:avLst/>
                    </a:prstGeom>
                  </pic:spPr>
                </pic:pic>
              </a:graphicData>
            </a:graphic>
          </wp:inline>
        </w:drawing>
      </w:r>
    </w:p>
    <w:p w14:paraId="6C302FEC" w14:textId="77777777" w:rsidR="00476E10" w:rsidRDefault="00CF2E2C">
      <w:pPr>
        <w:spacing w:after="240"/>
        <w:jc w:val="center"/>
      </w:pPr>
      <w:r>
        <w:t>Fonte: Autoria própria</w:t>
      </w:r>
    </w:p>
    <w:p w14:paraId="0FAB68D9" w14:textId="77777777" w:rsidR="00476E10" w:rsidRDefault="00CF2E2C">
      <w:pPr>
        <w:spacing w:after="240"/>
        <w:ind w:firstLine="708"/>
      </w:pPr>
      <w:r>
        <w:t>A Imagem 12 apresenta a tela do portfólio de serviços, que implementa os requisitos RF01, RF02 e RF03 em uma única visão. A coluna de alinhamento é o elemento pedagógico da tela: serviços sem vínculo estratégico aparecem sinalizados como pendência, tornando visível ao aluno a exigência da ITIL 4 de que todo serviço demonstre o valor que gera para o negócio.</w:t>
      </w:r>
    </w:p>
    <w:p w14:paraId="3DE206E7" w14:textId="77777777" w:rsidR="00476E10" w:rsidRDefault="00CF2E2C">
      <w:pPr>
        <w:spacing w:after="0"/>
        <w:jc w:val="center"/>
      </w:pPr>
      <w:r>
        <w:t>Imagem 12 - Tela do portfólio de serviços de TI</w:t>
      </w:r>
    </w:p>
    <w:p w14:paraId="232F9CFE" w14:textId="77777777" w:rsidR="00476E10" w:rsidRDefault="00CF2E2C">
      <w:pPr>
        <w:spacing w:after="0"/>
        <w:jc w:val="center"/>
      </w:pPr>
      <w:r>
        <w:rPr>
          <w:noProof/>
        </w:rPr>
        <w:drawing>
          <wp:inline distT="0" distB="0" distL="0" distR="0" wp14:anchorId="6982A506" wp14:editId="5401BC08">
            <wp:extent cx="5669280" cy="26022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tela_portfolio.png"/>
                    <pic:cNvPicPr/>
                  </pic:nvPicPr>
                  <pic:blipFill>
                    <a:blip r:embed="rId28"/>
                    <a:stretch>
                      <a:fillRect/>
                    </a:stretch>
                  </pic:blipFill>
                  <pic:spPr>
                    <a:xfrm>
                      <a:off x="0" y="0"/>
                      <a:ext cx="5669280" cy="2602293"/>
                    </a:xfrm>
                    <a:prstGeom prst="rect">
                      <a:avLst/>
                    </a:prstGeom>
                  </pic:spPr>
                </pic:pic>
              </a:graphicData>
            </a:graphic>
          </wp:inline>
        </w:drawing>
      </w:r>
    </w:p>
    <w:p w14:paraId="74A68447" w14:textId="77777777" w:rsidR="00476E10" w:rsidRDefault="00CF2E2C">
      <w:pPr>
        <w:spacing w:after="240"/>
        <w:jc w:val="center"/>
      </w:pPr>
      <w:r>
        <w:t>Fonte: Autoria própria</w:t>
      </w:r>
    </w:p>
    <w:p w14:paraId="332D86FD" w14:textId="77777777" w:rsidR="00476E10" w:rsidRDefault="00CF2E2C">
      <w:pPr>
        <w:spacing w:after="240"/>
        <w:ind w:firstLine="708"/>
      </w:pPr>
      <w:r>
        <w:t>A Imagem 13 apresenta a tela de vínculo entre serviço e objetivo estratégico, que implementa o RF04, o requisito central deste trabalho. Além da seleção do serviço e do objetivo, a tela exige a justificativa de valor e o percentual de contribuição, e informa como a cobertura do objetivo será alterada pelo novo vínculo. É nesta tela que o aluno é obrigado a formular explicitamente por que um serviço de TI existe do ponto de vista do negócio.</w:t>
      </w:r>
    </w:p>
    <w:p w14:paraId="74A060AA" w14:textId="77777777" w:rsidR="00476E10" w:rsidRDefault="00CF2E2C">
      <w:pPr>
        <w:spacing w:after="0"/>
        <w:jc w:val="center"/>
      </w:pPr>
      <w:r>
        <w:t>Imagem 13 - Tela de vínculo entre serviço e objetivo estratégico</w:t>
      </w:r>
    </w:p>
    <w:p w14:paraId="47A941E8" w14:textId="77777777" w:rsidR="00476E10" w:rsidRDefault="00CF2E2C">
      <w:pPr>
        <w:spacing w:after="0"/>
        <w:jc w:val="center"/>
      </w:pPr>
      <w:r>
        <w:rPr>
          <w:noProof/>
        </w:rPr>
        <w:drawing>
          <wp:inline distT="0" distB="0" distL="0" distR="0" wp14:anchorId="61976B7A" wp14:editId="090308BB">
            <wp:extent cx="5669280" cy="29972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0_tela_vinculo.png"/>
                    <pic:cNvPicPr/>
                  </pic:nvPicPr>
                  <pic:blipFill>
                    <a:blip r:embed="rId29"/>
                    <a:stretch>
                      <a:fillRect/>
                    </a:stretch>
                  </pic:blipFill>
                  <pic:spPr>
                    <a:xfrm>
                      <a:off x="0" y="0"/>
                      <a:ext cx="5669280" cy="2997283"/>
                    </a:xfrm>
                    <a:prstGeom prst="rect">
                      <a:avLst/>
                    </a:prstGeom>
                  </pic:spPr>
                </pic:pic>
              </a:graphicData>
            </a:graphic>
          </wp:inline>
        </w:drawing>
      </w:r>
    </w:p>
    <w:p w14:paraId="43524DB4" w14:textId="77777777" w:rsidR="00476E10" w:rsidRDefault="00CF2E2C">
      <w:pPr>
        <w:spacing w:after="240"/>
        <w:jc w:val="center"/>
      </w:pPr>
      <w:r>
        <w:t>Fonte: Autoria própria</w:t>
      </w:r>
    </w:p>
    <w:p w14:paraId="477BC5DC" w14:textId="77777777" w:rsidR="00476E10" w:rsidRDefault="00CF2E2C">
      <w:pPr>
        <w:spacing w:after="240"/>
        <w:ind w:firstLine="708"/>
      </w:pPr>
      <w:r>
        <w:t>A Imagem 14 apresenta o painel de indicadores, que implementa os requisitos RF06 e RF07. Os indicadores são apurados automaticamente sobre os registros operacionais gerados pelo cenário de simulação, e os que não atingiram a meta são destacados. O botão que conduz à revisão da estratégia fecha o ciclo contínuo apresentado na Imagem 3: ao constatar que dois indicadores estão abaixo da meta, o aluno é levado de volta à formulação da estratégia, vivenciando na ferramenta a lógica iterativa da ITIL 4.</w:t>
      </w:r>
    </w:p>
    <w:p w14:paraId="72627018" w14:textId="77777777" w:rsidR="00476E10" w:rsidRDefault="00CF2E2C">
      <w:pPr>
        <w:spacing w:after="0"/>
        <w:jc w:val="center"/>
      </w:pPr>
      <w:r>
        <w:t>Imagem 14 - Painel de indicadores de desempenho</w:t>
      </w:r>
    </w:p>
    <w:p w14:paraId="45734D7E" w14:textId="77777777" w:rsidR="00476E10" w:rsidRDefault="00CF2E2C">
      <w:pPr>
        <w:spacing w:after="0"/>
        <w:jc w:val="center"/>
      </w:pPr>
      <w:r>
        <w:rPr>
          <w:noProof/>
        </w:rPr>
        <w:drawing>
          <wp:inline distT="0" distB="0" distL="0" distR="0" wp14:anchorId="5472A681" wp14:editId="4D6A8206">
            <wp:extent cx="5669280" cy="283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1_tela_painel.png"/>
                    <pic:cNvPicPr/>
                  </pic:nvPicPr>
                  <pic:blipFill>
                    <a:blip r:embed="rId30"/>
                    <a:stretch>
                      <a:fillRect/>
                    </a:stretch>
                  </pic:blipFill>
                  <pic:spPr>
                    <a:xfrm>
                      <a:off x="0" y="0"/>
                      <a:ext cx="5669280" cy="2834640"/>
                    </a:xfrm>
                    <a:prstGeom prst="rect">
                      <a:avLst/>
                    </a:prstGeom>
                  </pic:spPr>
                </pic:pic>
              </a:graphicData>
            </a:graphic>
          </wp:inline>
        </w:drawing>
      </w:r>
    </w:p>
    <w:p w14:paraId="7370AF84" w14:textId="77777777" w:rsidR="00476E10" w:rsidRDefault="00CF2E2C">
      <w:pPr>
        <w:spacing w:after="240"/>
        <w:jc w:val="center"/>
      </w:pPr>
      <w:r>
        <w:t>Fonte: Autoria própria</w:t>
      </w:r>
    </w:p>
    <w:p w14:paraId="450A4580" w14:textId="77777777" w:rsidR="00476E10" w:rsidRDefault="00CF2E2C">
      <w:pPr>
        <w:pStyle w:val="Ttulo3"/>
      </w:pPr>
      <w:r>
        <w:t>4.4.13 Rastreabilidade dos Requisitos</w:t>
      </w:r>
    </w:p>
    <w:p w14:paraId="361924BB" w14:textId="77777777" w:rsidR="00476E10" w:rsidRDefault="00CF2E2C">
      <w:pPr>
        <w:spacing w:after="240"/>
        <w:ind w:firstLine="708"/>
      </w:pPr>
      <w:r>
        <w:t>Para encerrar a especificação, o Quadro 25 apresenta a matriz de rastreabilidade, relacionando cada requisito funcional ao caso de uso que o realiza, à entidade principal que o sustenta no banco de dados e à tela em que é exercido. A matriz demonstra que os treze requisitos funcionais estão integralmente cobertos pelos artefatos de modelagem apresentados nesta seção, e serve como referência para o controle do desenvolvimento durante a fase de Desenvolvimento do modelo ADDIE.</w:t>
      </w:r>
    </w:p>
    <w:p w14:paraId="7DA2DC9E" w14:textId="77777777" w:rsidR="00476E10" w:rsidRDefault="00CF2E2C">
      <w:pPr>
        <w:spacing w:after="0"/>
        <w:jc w:val="center"/>
      </w:pPr>
      <w:r>
        <w:t>Quadro 25 - Matriz de rastreabilidade dos requisitos funcionais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0"/>
        <w:gridCol w:w="2722"/>
        <w:gridCol w:w="2359"/>
        <w:gridCol w:w="2540"/>
      </w:tblGrid>
      <w:tr w:rsidR="00BF0C07" w14:paraId="5CF7E32F" w14:textId="77777777">
        <w:trPr>
          <w:trHeight w:val="800"/>
        </w:trPr>
        <w:tc>
          <w:tcPr>
            <w:tcW w:w="1451" w:type="dxa"/>
            <w:tcBorders>
              <w:top w:val="nil"/>
              <w:left w:val="nil"/>
              <w:bottom w:val="nil"/>
              <w:right w:val="nil"/>
            </w:tcBorders>
            <w:tcMar>
              <w:top w:w="100" w:type="dxa"/>
              <w:left w:w="100" w:type="dxa"/>
              <w:bottom w:w="100" w:type="dxa"/>
              <w:right w:w="100" w:type="dxa"/>
            </w:tcMar>
          </w:tcPr>
          <w:p w14:paraId="6BF68C90" w14:textId="77777777" w:rsidR="00BF0C07" w:rsidRDefault="00CF2E2C">
            <w:pPr>
              <w:jc w:val="center"/>
              <w:rPr>
                <w:sz w:val="20"/>
                <w:szCs w:val="20"/>
              </w:rPr>
            </w:pPr>
            <w:r>
              <w:rPr>
                <w:b/>
                <w:bCs/>
                <w:sz w:val="20"/>
                <w:szCs w:val="20"/>
              </w:rPr>
              <w:t>Requisito</w:t>
            </w:r>
          </w:p>
        </w:tc>
        <w:tc>
          <w:tcPr>
            <w:tcW w:w="2721" w:type="dxa"/>
            <w:tcBorders>
              <w:top w:val="nil"/>
              <w:left w:val="nil"/>
              <w:bottom w:val="nil"/>
              <w:right w:val="nil"/>
            </w:tcBorders>
            <w:tcMar>
              <w:top w:w="100" w:type="dxa"/>
              <w:left w:w="100" w:type="dxa"/>
              <w:bottom w:w="100" w:type="dxa"/>
              <w:right w:w="100" w:type="dxa"/>
            </w:tcMar>
          </w:tcPr>
          <w:p w14:paraId="6C7B5131" w14:textId="77777777" w:rsidR="00BF0C07" w:rsidRDefault="00CF2E2C">
            <w:pPr>
              <w:jc w:val="center"/>
              <w:rPr>
                <w:sz w:val="20"/>
                <w:szCs w:val="20"/>
              </w:rPr>
            </w:pPr>
            <w:r>
              <w:rPr>
                <w:b/>
                <w:bCs/>
                <w:sz w:val="20"/>
                <w:szCs w:val="20"/>
              </w:rPr>
              <w:t>Caso de uso</w:t>
            </w:r>
          </w:p>
        </w:tc>
        <w:tc>
          <w:tcPr>
            <w:tcW w:w="2358" w:type="dxa"/>
            <w:tcBorders>
              <w:top w:val="nil"/>
              <w:left w:val="nil"/>
              <w:bottom w:val="nil"/>
              <w:right w:val="nil"/>
            </w:tcBorders>
            <w:tcMar>
              <w:top w:w="100" w:type="dxa"/>
              <w:left w:w="100" w:type="dxa"/>
              <w:bottom w:w="100" w:type="dxa"/>
              <w:right w:w="100" w:type="dxa"/>
            </w:tcMar>
          </w:tcPr>
          <w:p w14:paraId="51E6BFC2" w14:textId="77777777" w:rsidR="00BF0C07" w:rsidRDefault="00CF2E2C">
            <w:pPr>
              <w:jc w:val="center"/>
              <w:rPr>
                <w:sz w:val="20"/>
                <w:szCs w:val="20"/>
              </w:rPr>
            </w:pPr>
            <w:r>
              <w:rPr>
                <w:b/>
                <w:bCs/>
                <w:sz w:val="20"/>
                <w:szCs w:val="20"/>
              </w:rPr>
              <w:t>Entidade principal</w:t>
            </w:r>
          </w:p>
        </w:tc>
        <w:tc>
          <w:tcPr>
            <w:tcW w:w="2539" w:type="dxa"/>
            <w:tcBorders>
              <w:top w:val="nil"/>
              <w:left w:val="nil"/>
              <w:bottom w:val="nil"/>
              <w:right w:val="nil"/>
            </w:tcBorders>
            <w:tcMar>
              <w:top w:w="100" w:type="dxa"/>
              <w:left w:w="100" w:type="dxa"/>
              <w:bottom w:w="100" w:type="dxa"/>
              <w:right w:w="100" w:type="dxa"/>
            </w:tcMar>
          </w:tcPr>
          <w:p w14:paraId="1C57522A" w14:textId="77777777" w:rsidR="00BF0C07" w:rsidRDefault="00CF2E2C">
            <w:pPr>
              <w:jc w:val="center"/>
              <w:rPr>
                <w:sz w:val="20"/>
                <w:szCs w:val="20"/>
              </w:rPr>
            </w:pPr>
            <w:r>
              <w:rPr>
                <w:b/>
                <w:bCs/>
                <w:sz w:val="20"/>
                <w:szCs w:val="20"/>
              </w:rPr>
              <w:t>Tela</w:t>
            </w:r>
          </w:p>
        </w:tc>
      </w:tr>
      <w:tr w:rsidR="00BF0C07" w14:paraId="66F51D0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CD35851" w14:textId="77777777" w:rsidR="00BF0C07" w:rsidRDefault="00CF2E2C">
            <w:pPr>
              <w:jc w:val="center"/>
              <w:rPr>
                <w:sz w:val="20"/>
                <w:szCs w:val="20"/>
              </w:rPr>
            </w:pPr>
            <w:r>
              <w:rPr>
                <w:sz w:val="20"/>
                <w:szCs w:val="20"/>
              </w:rPr>
              <w:t>RF01</w:t>
            </w:r>
          </w:p>
        </w:tc>
        <w:tc>
          <w:tcPr>
            <w:tcW w:w="2721" w:type="dxa"/>
            <w:tcBorders>
              <w:top w:val="nil"/>
              <w:left w:val="nil"/>
              <w:bottom w:val="nil"/>
              <w:right w:val="nil"/>
            </w:tcBorders>
            <w:tcMar>
              <w:top w:w="100" w:type="dxa"/>
              <w:left w:w="100" w:type="dxa"/>
              <w:bottom w:w="100" w:type="dxa"/>
              <w:right w:w="100" w:type="dxa"/>
            </w:tcMar>
          </w:tcPr>
          <w:p w14:paraId="42EFF7E3" w14:textId="77777777" w:rsidR="00BF0C07" w:rsidRDefault="00CF2E2C">
            <w:pPr>
              <w:jc w:val="left"/>
              <w:rPr>
                <w:sz w:val="20"/>
                <w:szCs w:val="20"/>
              </w:rPr>
            </w:pPr>
            <w:r>
              <w:rPr>
                <w:sz w:val="20"/>
                <w:szCs w:val="20"/>
              </w:rPr>
              <w:t>UC06 — Manter portfólio de serviços de TI</w:t>
            </w:r>
          </w:p>
        </w:tc>
        <w:tc>
          <w:tcPr>
            <w:tcW w:w="2358" w:type="dxa"/>
            <w:tcBorders>
              <w:top w:val="nil"/>
              <w:left w:val="nil"/>
              <w:bottom w:val="nil"/>
              <w:right w:val="nil"/>
            </w:tcBorders>
            <w:tcMar>
              <w:top w:w="100" w:type="dxa"/>
              <w:left w:w="100" w:type="dxa"/>
              <w:bottom w:w="100" w:type="dxa"/>
              <w:right w:w="100" w:type="dxa"/>
            </w:tcMar>
          </w:tcPr>
          <w:p w14:paraId="0B059EDA" w14:textId="77777777" w:rsidR="00BF0C07" w:rsidRDefault="00CF2E2C">
            <w:pPr>
              <w:jc w:val="left"/>
              <w:rPr>
                <w:sz w:val="20"/>
                <w:szCs w:val="20"/>
              </w:rPr>
            </w:pPr>
            <w:r>
              <w:rPr>
                <w:sz w:val="20"/>
                <w:szCs w:val="20"/>
              </w:rPr>
              <w:t>servico</w:t>
            </w:r>
          </w:p>
        </w:tc>
        <w:tc>
          <w:tcPr>
            <w:tcW w:w="2539" w:type="dxa"/>
            <w:tcBorders>
              <w:top w:val="nil"/>
              <w:left w:val="nil"/>
              <w:bottom w:val="nil"/>
              <w:right w:val="nil"/>
            </w:tcBorders>
            <w:tcMar>
              <w:top w:w="100" w:type="dxa"/>
              <w:left w:w="100" w:type="dxa"/>
              <w:bottom w:w="100" w:type="dxa"/>
              <w:right w:w="100" w:type="dxa"/>
            </w:tcMar>
          </w:tcPr>
          <w:p w14:paraId="71ABCD6F" w14:textId="77777777" w:rsidR="00BF0C07" w:rsidRDefault="00CF2E2C">
            <w:pPr>
              <w:jc w:val="left"/>
              <w:rPr>
                <w:sz w:val="20"/>
                <w:szCs w:val="20"/>
              </w:rPr>
            </w:pPr>
            <w:r>
              <w:rPr>
                <w:sz w:val="20"/>
                <w:szCs w:val="20"/>
              </w:rPr>
              <w:t>T06 — Portfólio de serviços</w:t>
            </w:r>
          </w:p>
        </w:tc>
      </w:tr>
      <w:tr w:rsidR="00BF0C07" w14:paraId="59E0865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4675934" w14:textId="77777777" w:rsidR="00BF0C07" w:rsidRDefault="00CF2E2C">
            <w:pPr>
              <w:jc w:val="center"/>
              <w:rPr>
                <w:sz w:val="20"/>
                <w:szCs w:val="20"/>
              </w:rPr>
            </w:pPr>
            <w:r>
              <w:rPr>
                <w:sz w:val="20"/>
                <w:szCs w:val="20"/>
              </w:rPr>
              <w:t>RF02</w:t>
            </w:r>
          </w:p>
        </w:tc>
        <w:tc>
          <w:tcPr>
            <w:tcW w:w="2721" w:type="dxa"/>
            <w:tcBorders>
              <w:top w:val="nil"/>
              <w:left w:val="nil"/>
              <w:bottom w:val="nil"/>
              <w:right w:val="nil"/>
            </w:tcBorders>
            <w:tcMar>
              <w:top w:w="100" w:type="dxa"/>
              <w:left w:w="100" w:type="dxa"/>
              <w:bottom w:w="100" w:type="dxa"/>
              <w:right w:w="100" w:type="dxa"/>
            </w:tcMar>
          </w:tcPr>
          <w:p w14:paraId="6BD5FA8D" w14:textId="77777777" w:rsidR="00BF0C07" w:rsidRDefault="00CF2E2C">
            <w:pPr>
              <w:jc w:val="left"/>
              <w:rPr>
                <w:sz w:val="20"/>
                <w:szCs w:val="20"/>
              </w:rPr>
            </w:pPr>
            <w:r>
              <w:rPr>
                <w:sz w:val="20"/>
                <w:szCs w:val="20"/>
              </w:rPr>
              <w:t>UC07 — Registrar custos e orçamento</w:t>
            </w:r>
          </w:p>
        </w:tc>
        <w:tc>
          <w:tcPr>
            <w:tcW w:w="2358" w:type="dxa"/>
            <w:tcBorders>
              <w:top w:val="nil"/>
              <w:left w:val="nil"/>
              <w:bottom w:val="nil"/>
              <w:right w:val="nil"/>
            </w:tcBorders>
            <w:tcMar>
              <w:top w:w="100" w:type="dxa"/>
              <w:left w:w="100" w:type="dxa"/>
              <w:bottom w:w="100" w:type="dxa"/>
              <w:right w:w="100" w:type="dxa"/>
            </w:tcMar>
          </w:tcPr>
          <w:p w14:paraId="0AF9EB30" w14:textId="77777777" w:rsidR="00BF0C07" w:rsidRDefault="00CF2E2C">
            <w:pPr>
              <w:jc w:val="left"/>
              <w:rPr>
                <w:sz w:val="20"/>
                <w:szCs w:val="20"/>
              </w:rPr>
            </w:pPr>
            <w:r>
              <w:rPr>
                <w:sz w:val="20"/>
                <w:szCs w:val="20"/>
              </w:rPr>
              <w:t>custo_servico</w:t>
            </w:r>
          </w:p>
        </w:tc>
        <w:tc>
          <w:tcPr>
            <w:tcW w:w="2539" w:type="dxa"/>
            <w:tcBorders>
              <w:top w:val="nil"/>
              <w:left w:val="nil"/>
              <w:bottom w:val="nil"/>
              <w:right w:val="nil"/>
            </w:tcBorders>
            <w:tcMar>
              <w:top w:w="100" w:type="dxa"/>
              <w:left w:w="100" w:type="dxa"/>
              <w:bottom w:w="100" w:type="dxa"/>
              <w:right w:w="100" w:type="dxa"/>
            </w:tcMar>
          </w:tcPr>
          <w:p w14:paraId="30C03C92" w14:textId="77777777" w:rsidR="00BF0C07" w:rsidRDefault="00CF2E2C">
            <w:pPr>
              <w:jc w:val="left"/>
              <w:rPr>
                <w:sz w:val="20"/>
                <w:szCs w:val="20"/>
              </w:rPr>
            </w:pPr>
            <w:r>
              <w:rPr>
                <w:sz w:val="20"/>
                <w:szCs w:val="20"/>
              </w:rPr>
              <w:t>T08 — Custos e orçamento</w:t>
            </w:r>
          </w:p>
        </w:tc>
      </w:tr>
      <w:tr w:rsidR="00BF0C07" w14:paraId="48683AF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158F1851" w14:textId="77777777" w:rsidR="00BF0C07" w:rsidRDefault="00CF2E2C">
            <w:pPr>
              <w:jc w:val="center"/>
              <w:rPr>
                <w:sz w:val="20"/>
                <w:szCs w:val="20"/>
              </w:rPr>
            </w:pPr>
            <w:r>
              <w:rPr>
                <w:sz w:val="20"/>
                <w:szCs w:val="20"/>
              </w:rPr>
              <w:t>RF03</w:t>
            </w:r>
          </w:p>
        </w:tc>
        <w:tc>
          <w:tcPr>
            <w:tcW w:w="2721" w:type="dxa"/>
            <w:tcBorders>
              <w:top w:val="nil"/>
              <w:left w:val="nil"/>
              <w:bottom w:val="nil"/>
              <w:right w:val="nil"/>
            </w:tcBorders>
            <w:tcMar>
              <w:top w:w="100" w:type="dxa"/>
              <w:left w:w="100" w:type="dxa"/>
              <w:bottom w:w="100" w:type="dxa"/>
              <w:right w:w="100" w:type="dxa"/>
            </w:tcMar>
          </w:tcPr>
          <w:p w14:paraId="2DA4AB4D" w14:textId="77777777" w:rsidR="00BF0C07" w:rsidRDefault="00CF2E2C">
            <w:pPr>
              <w:jc w:val="left"/>
              <w:rPr>
                <w:sz w:val="20"/>
                <w:szCs w:val="20"/>
              </w:rPr>
            </w:pPr>
            <w:r>
              <w:rPr>
                <w:sz w:val="20"/>
                <w:szCs w:val="20"/>
              </w:rPr>
              <w:t>UC08 — Registrar demanda e capacidade</w:t>
            </w:r>
          </w:p>
        </w:tc>
        <w:tc>
          <w:tcPr>
            <w:tcW w:w="2358" w:type="dxa"/>
            <w:tcBorders>
              <w:top w:val="nil"/>
              <w:left w:val="nil"/>
              <w:bottom w:val="nil"/>
              <w:right w:val="nil"/>
            </w:tcBorders>
            <w:tcMar>
              <w:top w:w="100" w:type="dxa"/>
              <w:left w:w="100" w:type="dxa"/>
              <w:bottom w:w="100" w:type="dxa"/>
              <w:right w:w="100" w:type="dxa"/>
            </w:tcMar>
          </w:tcPr>
          <w:p w14:paraId="214C7494" w14:textId="77777777" w:rsidR="00BF0C07" w:rsidRDefault="00CF2E2C">
            <w:pPr>
              <w:jc w:val="left"/>
              <w:rPr>
                <w:sz w:val="20"/>
                <w:szCs w:val="20"/>
              </w:rPr>
            </w:pPr>
            <w:r>
              <w:rPr>
                <w:sz w:val="20"/>
                <w:szCs w:val="20"/>
              </w:rPr>
              <w:t>demanda_capacidade</w:t>
            </w:r>
          </w:p>
        </w:tc>
        <w:tc>
          <w:tcPr>
            <w:tcW w:w="2539" w:type="dxa"/>
            <w:tcBorders>
              <w:top w:val="nil"/>
              <w:left w:val="nil"/>
              <w:bottom w:val="nil"/>
              <w:right w:val="nil"/>
            </w:tcBorders>
            <w:tcMar>
              <w:top w:w="100" w:type="dxa"/>
              <w:left w:w="100" w:type="dxa"/>
              <w:bottom w:w="100" w:type="dxa"/>
              <w:right w:w="100" w:type="dxa"/>
            </w:tcMar>
          </w:tcPr>
          <w:p w14:paraId="0D210FCF" w14:textId="77777777" w:rsidR="00BF0C07" w:rsidRDefault="00CF2E2C">
            <w:pPr>
              <w:jc w:val="left"/>
              <w:rPr>
                <w:sz w:val="20"/>
                <w:szCs w:val="20"/>
              </w:rPr>
            </w:pPr>
            <w:r>
              <w:rPr>
                <w:sz w:val="20"/>
                <w:szCs w:val="20"/>
              </w:rPr>
              <w:t>T09 — Demanda e capacidade</w:t>
            </w:r>
          </w:p>
        </w:tc>
      </w:tr>
      <w:tr w:rsidR="00BF0C07" w14:paraId="33F2C11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1AAC323" w14:textId="77777777" w:rsidR="00BF0C07" w:rsidRDefault="00CF2E2C">
            <w:pPr>
              <w:jc w:val="center"/>
              <w:rPr>
                <w:sz w:val="20"/>
                <w:szCs w:val="20"/>
              </w:rPr>
            </w:pPr>
            <w:r>
              <w:rPr>
                <w:sz w:val="20"/>
                <w:szCs w:val="20"/>
              </w:rPr>
              <w:t>RF04</w:t>
            </w:r>
          </w:p>
        </w:tc>
        <w:tc>
          <w:tcPr>
            <w:tcW w:w="2721" w:type="dxa"/>
            <w:tcBorders>
              <w:top w:val="nil"/>
              <w:left w:val="nil"/>
              <w:bottom w:val="nil"/>
              <w:right w:val="nil"/>
            </w:tcBorders>
            <w:tcMar>
              <w:top w:w="100" w:type="dxa"/>
              <w:left w:w="100" w:type="dxa"/>
              <w:bottom w:w="100" w:type="dxa"/>
              <w:right w:w="100" w:type="dxa"/>
            </w:tcMar>
          </w:tcPr>
          <w:p w14:paraId="6F0CF266" w14:textId="77777777" w:rsidR="00BF0C07" w:rsidRDefault="00CF2E2C">
            <w:pPr>
              <w:jc w:val="left"/>
              <w:rPr>
                <w:sz w:val="20"/>
                <w:szCs w:val="20"/>
              </w:rPr>
            </w:pPr>
            <w:r>
              <w:rPr>
                <w:sz w:val="20"/>
                <w:szCs w:val="20"/>
              </w:rPr>
              <w:t>UC09 — Vincular serviço a objetivo estratégico</w:t>
            </w:r>
          </w:p>
        </w:tc>
        <w:tc>
          <w:tcPr>
            <w:tcW w:w="2358" w:type="dxa"/>
            <w:tcBorders>
              <w:top w:val="nil"/>
              <w:left w:val="nil"/>
              <w:bottom w:val="nil"/>
              <w:right w:val="nil"/>
            </w:tcBorders>
            <w:tcMar>
              <w:top w:w="100" w:type="dxa"/>
              <w:left w:w="100" w:type="dxa"/>
              <w:bottom w:w="100" w:type="dxa"/>
              <w:right w:w="100" w:type="dxa"/>
            </w:tcMar>
          </w:tcPr>
          <w:p w14:paraId="5EBC2758" w14:textId="77777777" w:rsidR="00BF0C07" w:rsidRDefault="00CF2E2C">
            <w:pPr>
              <w:jc w:val="left"/>
              <w:rPr>
                <w:sz w:val="20"/>
                <w:szCs w:val="20"/>
              </w:rPr>
            </w:pPr>
            <w:r>
              <w:rPr>
                <w:sz w:val="20"/>
                <w:szCs w:val="20"/>
              </w:rPr>
              <w:t>vinculo_estrategico</w:t>
            </w:r>
          </w:p>
        </w:tc>
        <w:tc>
          <w:tcPr>
            <w:tcW w:w="2539" w:type="dxa"/>
            <w:tcBorders>
              <w:top w:val="nil"/>
              <w:left w:val="nil"/>
              <w:bottom w:val="nil"/>
              <w:right w:val="nil"/>
            </w:tcBorders>
            <w:tcMar>
              <w:top w:w="100" w:type="dxa"/>
              <w:left w:w="100" w:type="dxa"/>
              <w:bottom w:w="100" w:type="dxa"/>
              <w:right w:w="100" w:type="dxa"/>
            </w:tcMar>
          </w:tcPr>
          <w:p w14:paraId="733E3135" w14:textId="77777777" w:rsidR="00BF0C07" w:rsidRDefault="00CF2E2C">
            <w:pPr>
              <w:jc w:val="left"/>
              <w:rPr>
                <w:sz w:val="20"/>
                <w:szCs w:val="20"/>
              </w:rPr>
            </w:pPr>
            <w:r>
              <w:rPr>
                <w:sz w:val="20"/>
                <w:szCs w:val="20"/>
              </w:rPr>
              <w:t>T10 — Vínculo estratégico</w:t>
            </w:r>
          </w:p>
        </w:tc>
      </w:tr>
      <w:tr w:rsidR="00BF0C07" w14:paraId="58298015" w14:textId="77777777">
        <w:trPr>
          <w:trHeight w:val="1085"/>
        </w:trPr>
        <w:tc>
          <w:tcPr>
            <w:tcW w:w="1451" w:type="dxa"/>
            <w:tcBorders>
              <w:top w:val="nil"/>
              <w:left w:val="nil"/>
              <w:bottom w:val="nil"/>
              <w:right w:val="nil"/>
            </w:tcBorders>
            <w:tcMar>
              <w:top w:w="100" w:type="dxa"/>
              <w:left w:w="100" w:type="dxa"/>
              <w:bottom w:w="100" w:type="dxa"/>
              <w:right w:w="100" w:type="dxa"/>
            </w:tcMar>
          </w:tcPr>
          <w:p w14:paraId="02E5FBCE" w14:textId="77777777" w:rsidR="00BF0C07" w:rsidRDefault="00CF2E2C">
            <w:pPr>
              <w:jc w:val="center"/>
              <w:rPr>
                <w:sz w:val="20"/>
                <w:szCs w:val="20"/>
              </w:rPr>
            </w:pPr>
            <w:r>
              <w:rPr>
                <w:sz w:val="20"/>
                <w:szCs w:val="20"/>
              </w:rPr>
              <w:t>RF05</w:t>
            </w:r>
          </w:p>
        </w:tc>
        <w:tc>
          <w:tcPr>
            <w:tcW w:w="2721" w:type="dxa"/>
            <w:tcBorders>
              <w:top w:val="nil"/>
              <w:left w:val="nil"/>
              <w:bottom w:val="nil"/>
              <w:right w:val="nil"/>
            </w:tcBorders>
            <w:tcMar>
              <w:top w:w="100" w:type="dxa"/>
              <w:left w:w="100" w:type="dxa"/>
              <w:bottom w:w="100" w:type="dxa"/>
              <w:right w:w="100" w:type="dxa"/>
            </w:tcMar>
          </w:tcPr>
          <w:p w14:paraId="4BF9B1A7" w14:textId="77777777" w:rsidR="00BF0C07" w:rsidRDefault="00CF2E2C">
            <w:pPr>
              <w:jc w:val="left"/>
              <w:rPr>
                <w:sz w:val="20"/>
                <w:szCs w:val="20"/>
              </w:rPr>
            </w:pPr>
            <w:r>
              <w:rPr>
                <w:sz w:val="20"/>
                <w:szCs w:val="20"/>
              </w:rPr>
              <w:t>UC04 — Definir estratégia de serviço (4 Ps)</w:t>
            </w:r>
          </w:p>
        </w:tc>
        <w:tc>
          <w:tcPr>
            <w:tcW w:w="2358" w:type="dxa"/>
            <w:tcBorders>
              <w:top w:val="nil"/>
              <w:left w:val="nil"/>
              <w:bottom w:val="nil"/>
              <w:right w:val="nil"/>
            </w:tcBorders>
            <w:tcMar>
              <w:top w:w="100" w:type="dxa"/>
              <w:left w:w="100" w:type="dxa"/>
              <w:bottom w:w="100" w:type="dxa"/>
              <w:right w:w="100" w:type="dxa"/>
            </w:tcMar>
          </w:tcPr>
          <w:p w14:paraId="452126C4"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23D9088B" w14:textId="77777777" w:rsidR="00BF0C07" w:rsidRDefault="00CF2E2C">
            <w:pPr>
              <w:jc w:val="left"/>
              <w:rPr>
                <w:sz w:val="20"/>
                <w:szCs w:val="20"/>
              </w:rPr>
            </w:pPr>
            <w:r>
              <w:rPr>
                <w:sz w:val="20"/>
                <w:szCs w:val="20"/>
              </w:rPr>
              <w:t>T04 — Estratégia (4 Ps)</w:t>
            </w:r>
          </w:p>
        </w:tc>
      </w:tr>
      <w:tr w:rsidR="00BF0C07" w14:paraId="0C13AB6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B237953" w14:textId="77777777" w:rsidR="00BF0C07" w:rsidRDefault="00CF2E2C">
            <w:pPr>
              <w:jc w:val="center"/>
              <w:rPr>
                <w:sz w:val="20"/>
                <w:szCs w:val="20"/>
              </w:rPr>
            </w:pPr>
            <w:r>
              <w:rPr>
                <w:sz w:val="20"/>
                <w:szCs w:val="20"/>
              </w:rPr>
              <w:t>RF06</w:t>
            </w:r>
          </w:p>
        </w:tc>
        <w:tc>
          <w:tcPr>
            <w:tcW w:w="2721" w:type="dxa"/>
            <w:tcBorders>
              <w:top w:val="nil"/>
              <w:left w:val="nil"/>
              <w:bottom w:val="nil"/>
              <w:right w:val="nil"/>
            </w:tcBorders>
            <w:tcMar>
              <w:top w:w="100" w:type="dxa"/>
              <w:left w:w="100" w:type="dxa"/>
              <w:bottom w:w="100" w:type="dxa"/>
              <w:right w:w="100" w:type="dxa"/>
            </w:tcMar>
          </w:tcPr>
          <w:p w14:paraId="2AF23ADF" w14:textId="77777777" w:rsidR="00BF0C07" w:rsidRDefault="00CF2E2C">
            <w:pPr>
              <w:jc w:val="left"/>
              <w:rPr>
                <w:sz w:val="20"/>
                <w:szCs w:val="20"/>
              </w:rPr>
            </w:pPr>
            <w:r>
              <w:rPr>
                <w:sz w:val="20"/>
                <w:szCs w:val="20"/>
              </w:rPr>
              <w:t>UC10 — Definir indicadores de desempenho</w:t>
            </w:r>
          </w:p>
        </w:tc>
        <w:tc>
          <w:tcPr>
            <w:tcW w:w="2358" w:type="dxa"/>
            <w:tcBorders>
              <w:top w:val="nil"/>
              <w:left w:val="nil"/>
              <w:bottom w:val="nil"/>
              <w:right w:val="nil"/>
            </w:tcBorders>
            <w:tcMar>
              <w:top w:w="100" w:type="dxa"/>
              <w:left w:w="100" w:type="dxa"/>
              <w:bottom w:w="100" w:type="dxa"/>
              <w:right w:w="100" w:type="dxa"/>
            </w:tcMar>
          </w:tcPr>
          <w:p w14:paraId="29C94F0F" w14:textId="77777777" w:rsidR="00BF0C07" w:rsidRDefault="00CF2E2C">
            <w:pPr>
              <w:jc w:val="left"/>
              <w:rPr>
                <w:sz w:val="20"/>
                <w:szCs w:val="20"/>
              </w:rPr>
            </w:pPr>
            <w:r>
              <w:rPr>
                <w:sz w:val="20"/>
                <w:szCs w:val="20"/>
              </w:rPr>
              <w:t>indicador</w:t>
            </w:r>
          </w:p>
        </w:tc>
        <w:tc>
          <w:tcPr>
            <w:tcW w:w="2539" w:type="dxa"/>
            <w:tcBorders>
              <w:top w:val="nil"/>
              <w:left w:val="nil"/>
              <w:bottom w:val="nil"/>
              <w:right w:val="nil"/>
            </w:tcBorders>
            <w:tcMar>
              <w:top w:w="100" w:type="dxa"/>
              <w:left w:w="100" w:type="dxa"/>
              <w:bottom w:w="100" w:type="dxa"/>
              <w:right w:w="100" w:type="dxa"/>
            </w:tcMar>
          </w:tcPr>
          <w:p w14:paraId="2AEAC852" w14:textId="77777777" w:rsidR="00BF0C07" w:rsidRDefault="00CF2E2C">
            <w:pPr>
              <w:jc w:val="left"/>
              <w:rPr>
                <w:sz w:val="20"/>
                <w:szCs w:val="20"/>
              </w:rPr>
            </w:pPr>
            <w:r>
              <w:rPr>
                <w:sz w:val="20"/>
                <w:szCs w:val="20"/>
              </w:rPr>
              <w:t>T11 — Indicadores do serviço</w:t>
            </w:r>
          </w:p>
        </w:tc>
      </w:tr>
      <w:tr w:rsidR="00BF0C07" w14:paraId="41E35349"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9A3A8C5" w14:textId="77777777" w:rsidR="00BF0C07" w:rsidRDefault="00CF2E2C">
            <w:pPr>
              <w:jc w:val="center"/>
              <w:rPr>
                <w:sz w:val="20"/>
                <w:szCs w:val="20"/>
              </w:rPr>
            </w:pPr>
            <w:r>
              <w:rPr>
                <w:sz w:val="20"/>
                <w:szCs w:val="20"/>
              </w:rPr>
              <w:t>RF07</w:t>
            </w:r>
          </w:p>
        </w:tc>
        <w:tc>
          <w:tcPr>
            <w:tcW w:w="2721" w:type="dxa"/>
            <w:tcBorders>
              <w:top w:val="nil"/>
              <w:left w:val="nil"/>
              <w:bottom w:val="nil"/>
              <w:right w:val="nil"/>
            </w:tcBorders>
            <w:tcMar>
              <w:top w:w="100" w:type="dxa"/>
              <w:left w:w="100" w:type="dxa"/>
              <w:bottom w:w="100" w:type="dxa"/>
              <w:right w:w="100" w:type="dxa"/>
            </w:tcMar>
          </w:tcPr>
          <w:p w14:paraId="468E6E4C" w14:textId="77777777" w:rsidR="00BF0C07" w:rsidRDefault="00CF2E2C">
            <w:pPr>
              <w:jc w:val="left"/>
              <w:rPr>
                <w:sz w:val="20"/>
                <w:szCs w:val="20"/>
              </w:rPr>
            </w:pPr>
            <w:r>
              <w:rPr>
                <w:sz w:val="20"/>
                <w:szCs w:val="20"/>
              </w:rPr>
              <w:t>UC12 — Consultar painel de indicadores</w:t>
            </w:r>
          </w:p>
        </w:tc>
        <w:tc>
          <w:tcPr>
            <w:tcW w:w="2358" w:type="dxa"/>
            <w:tcBorders>
              <w:top w:val="nil"/>
              <w:left w:val="nil"/>
              <w:bottom w:val="nil"/>
              <w:right w:val="nil"/>
            </w:tcBorders>
            <w:tcMar>
              <w:top w:w="100" w:type="dxa"/>
              <w:left w:w="100" w:type="dxa"/>
              <w:bottom w:w="100" w:type="dxa"/>
              <w:right w:w="100" w:type="dxa"/>
            </w:tcMar>
          </w:tcPr>
          <w:p w14:paraId="612A468E" w14:textId="77777777" w:rsidR="00BF0C07" w:rsidRDefault="00CF2E2C">
            <w:pPr>
              <w:jc w:val="left"/>
              <w:rPr>
                <w:sz w:val="20"/>
                <w:szCs w:val="20"/>
              </w:rPr>
            </w:pPr>
            <w:r>
              <w:rPr>
                <w:sz w:val="20"/>
                <w:szCs w:val="20"/>
              </w:rPr>
              <w:t>medicao</w:t>
            </w:r>
          </w:p>
        </w:tc>
        <w:tc>
          <w:tcPr>
            <w:tcW w:w="2539" w:type="dxa"/>
            <w:tcBorders>
              <w:top w:val="nil"/>
              <w:left w:val="nil"/>
              <w:bottom w:val="nil"/>
              <w:right w:val="nil"/>
            </w:tcBorders>
            <w:tcMar>
              <w:top w:w="100" w:type="dxa"/>
              <w:left w:w="100" w:type="dxa"/>
              <w:bottom w:w="100" w:type="dxa"/>
              <w:right w:w="100" w:type="dxa"/>
            </w:tcMar>
          </w:tcPr>
          <w:p w14:paraId="2DE19379" w14:textId="77777777" w:rsidR="00BF0C07" w:rsidRDefault="00CF2E2C">
            <w:pPr>
              <w:jc w:val="left"/>
              <w:rPr>
                <w:sz w:val="20"/>
                <w:szCs w:val="20"/>
              </w:rPr>
            </w:pPr>
            <w:r>
              <w:rPr>
                <w:sz w:val="20"/>
                <w:szCs w:val="20"/>
              </w:rPr>
              <w:t>T13 — Painel de indicadores</w:t>
            </w:r>
          </w:p>
        </w:tc>
      </w:tr>
      <w:tr w:rsidR="00BF0C07" w14:paraId="4167021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8FEF88D" w14:textId="77777777" w:rsidR="00BF0C07" w:rsidRDefault="00CF2E2C">
            <w:pPr>
              <w:jc w:val="center"/>
              <w:rPr>
                <w:sz w:val="20"/>
                <w:szCs w:val="20"/>
              </w:rPr>
            </w:pPr>
            <w:r>
              <w:rPr>
                <w:sz w:val="20"/>
                <w:szCs w:val="20"/>
              </w:rPr>
              <w:t>RF08</w:t>
            </w:r>
          </w:p>
        </w:tc>
        <w:tc>
          <w:tcPr>
            <w:tcW w:w="2721" w:type="dxa"/>
            <w:tcBorders>
              <w:top w:val="nil"/>
              <w:left w:val="nil"/>
              <w:bottom w:val="nil"/>
              <w:right w:val="nil"/>
            </w:tcBorders>
            <w:tcMar>
              <w:top w:w="100" w:type="dxa"/>
              <w:left w:w="100" w:type="dxa"/>
              <w:bottom w:w="100" w:type="dxa"/>
              <w:right w:w="100" w:type="dxa"/>
            </w:tcMar>
          </w:tcPr>
          <w:p w14:paraId="78921BAD" w14:textId="77777777" w:rsidR="00BF0C07" w:rsidRDefault="00CF2E2C">
            <w:pPr>
              <w:jc w:val="left"/>
              <w:rPr>
                <w:sz w:val="20"/>
                <w:szCs w:val="20"/>
              </w:rPr>
            </w:pPr>
            <w:r>
              <w:rPr>
                <w:sz w:val="20"/>
                <w:szCs w:val="20"/>
              </w:rPr>
              <w:t>UC01 — Autenticar-se no sistema</w:t>
            </w:r>
          </w:p>
        </w:tc>
        <w:tc>
          <w:tcPr>
            <w:tcW w:w="2358" w:type="dxa"/>
            <w:tcBorders>
              <w:top w:val="nil"/>
              <w:left w:val="nil"/>
              <w:bottom w:val="nil"/>
              <w:right w:val="nil"/>
            </w:tcBorders>
            <w:tcMar>
              <w:top w:w="100" w:type="dxa"/>
              <w:left w:w="100" w:type="dxa"/>
              <w:bottom w:w="100" w:type="dxa"/>
              <w:right w:w="100" w:type="dxa"/>
            </w:tcMar>
          </w:tcPr>
          <w:p w14:paraId="183CAF9D" w14:textId="77777777" w:rsidR="00BF0C07" w:rsidRDefault="00CF2E2C">
            <w:pPr>
              <w:jc w:val="left"/>
              <w:rPr>
                <w:sz w:val="20"/>
                <w:szCs w:val="20"/>
              </w:rPr>
            </w:pPr>
            <w:r>
              <w:rPr>
                <w:sz w:val="20"/>
                <w:szCs w:val="20"/>
              </w:rPr>
              <w:t>usuario</w:t>
            </w:r>
          </w:p>
        </w:tc>
        <w:tc>
          <w:tcPr>
            <w:tcW w:w="2539" w:type="dxa"/>
            <w:tcBorders>
              <w:top w:val="nil"/>
              <w:left w:val="nil"/>
              <w:bottom w:val="nil"/>
              <w:right w:val="nil"/>
            </w:tcBorders>
            <w:tcMar>
              <w:top w:w="100" w:type="dxa"/>
              <w:left w:w="100" w:type="dxa"/>
              <w:bottom w:w="100" w:type="dxa"/>
              <w:right w:w="100" w:type="dxa"/>
            </w:tcMar>
          </w:tcPr>
          <w:p w14:paraId="6B29E5EF" w14:textId="77777777" w:rsidR="00BF0C07" w:rsidRDefault="00CF2E2C">
            <w:pPr>
              <w:jc w:val="left"/>
              <w:rPr>
                <w:sz w:val="20"/>
                <w:szCs w:val="20"/>
              </w:rPr>
            </w:pPr>
            <w:r>
              <w:rPr>
                <w:sz w:val="20"/>
                <w:szCs w:val="20"/>
              </w:rPr>
              <w:t>T01 — Login</w:t>
            </w:r>
          </w:p>
        </w:tc>
      </w:tr>
      <w:tr w:rsidR="00BF0C07" w14:paraId="7F5E3C6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7C87816" w14:textId="77777777" w:rsidR="00BF0C07" w:rsidRDefault="00CF2E2C">
            <w:pPr>
              <w:jc w:val="center"/>
              <w:rPr>
                <w:sz w:val="20"/>
                <w:szCs w:val="20"/>
              </w:rPr>
            </w:pPr>
            <w:r>
              <w:rPr>
                <w:sz w:val="20"/>
                <w:szCs w:val="20"/>
              </w:rPr>
              <w:t>RF09</w:t>
            </w:r>
          </w:p>
        </w:tc>
        <w:tc>
          <w:tcPr>
            <w:tcW w:w="2721" w:type="dxa"/>
            <w:tcBorders>
              <w:top w:val="nil"/>
              <w:left w:val="nil"/>
              <w:bottom w:val="nil"/>
              <w:right w:val="nil"/>
            </w:tcBorders>
            <w:tcMar>
              <w:top w:w="100" w:type="dxa"/>
              <w:left w:w="100" w:type="dxa"/>
              <w:bottom w:w="100" w:type="dxa"/>
              <w:right w:w="100" w:type="dxa"/>
            </w:tcMar>
          </w:tcPr>
          <w:p w14:paraId="50B3B943" w14:textId="77777777" w:rsidR="00BF0C07" w:rsidRDefault="00CF2E2C">
            <w:pPr>
              <w:jc w:val="left"/>
              <w:rPr>
                <w:sz w:val="20"/>
                <w:szCs w:val="20"/>
              </w:rPr>
            </w:pPr>
            <w:r>
              <w:rPr>
                <w:sz w:val="20"/>
                <w:szCs w:val="20"/>
              </w:rPr>
              <w:t>UC02 — Manter organização</w:t>
            </w:r>
          </w:p>
        </w:tc>
        <w:tc>
          <w:tcPr>
            <w:tcW w:w="2358" w:type="dxa"/>
            <w:tcBorders>
              <w:top w:val="nil"/>
              <w:left w:val="nil"/>
              <w:bottom w:val="nil"/>
              <w:right w:val="nil"/>
            </w:tcBorders>
            <w:tcMar>
              <w:top w:w="100" w:type="dxa"/>
              <w:left w:w="100" w:type="dxa"/>
              <w:bottom w:w="100" w:type="dxa"/>
              <w:right w:w="100" w:type="dxa"/>
            </w:tcMar>
          </w:tcPr>
          <w:p w14:paraId="19D70DF1"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6A3E9EC8" w14:textId="77777777" w:rsidR="00BF0C07" w:rsidRDefault="00CF2E2C">
            <w:pPr>
              <w:jc w:val="left"/>
              <w:rPr>
                <w:sz w:val="20"/>
                <w:szCs w:val="20"/>
              </w:rPr>
            </w:pPr>
            <w:r>
              <w:rPr>
                <w:sz w:val="20"/>
                <w:szCs w:val="20"/>
              </w:rPr>
              <w:t>T02 — Painel inicial</w:t>
            </w:r>
          </w:p>
        </w:tc>
      </w:tr>
      <w:tr w:rsidR="00BF0C07" w14:paraId="59C97DD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5D3FAB15" w14:textId="77777777" w:rsidR="00BF0C07" w:rsidRDefault="00CF2E2C">
            <w:pPr>
              <w:jc w:val="center"/>
              <w:rPr>
                <w:sz w:val="20"/>
                <w:szCs w:val="20"/>
              </w:rPr>
            </w:pPr>
            <w:r>
              <w:rPr>
                <w:sz w:val="20"/>
                <w:szCs w:val="20"/>
              </w:rPr>
              <w:t>RF10</w:t>
            </w:r>
          </w:p>
        </w:tc>
        <w:tc>
          <w:tcPr>
            <w:tcW w:w="2721" w:type="dxa"/>
            <w:tcBorders>
              <w:top w:val="nil"/>
              <w:left w:val="nil"/>
              <w:bottom w:val="nil"/>
              <w:right w:val="nil"/>
            </w:tcBorders>
            <w:tcMar>
              <w:top w:w="100" w:type="dxa"/>
              <w:left w:w="100" w:type="dxa"/>
              <w:bottom w:w="100" w:type="dxa"/>
              <w:right w:w="100" w:type="dxa"/>
            </w:tcMar>
          </w:tcPr>
          <w:p w14:paraId="6E932E0D" w14:textId="77777777" w:rsidR="00BF0C07" w:rsidRDefault="00CF2E2C">
            <w:pPr>
              <w:jc w:val="left"/>
              <w:rPr>
                <w:sz w:val="20"/>
                <w:szCs w:val="20"/>
              </w:rPr>
            </w:pPr>
            <w:r>
              <w:rPr>
                <w:sz w:val="20"/>
                <w:szCs w:val="20"/>
              </w:rPr>
              <w:t>UC03 — Registrar análise de ambiente</w:t>
            </w:r>
          </w:p>
        </w:tc>
        <w:tc>
          <w:tcPr>
            <w:tcW w:w="2358" w:type="dxa"/>
            <w:tcBorders>
              <w:top w:val="nil"/>
              <w:left w:val="nil"/>
              <w:bottom w:val="nil"/>
              <w:right w:val="nil"/>
            </w:tcBorders>
            <w:tcMar>
              <w:top w:w="100" w:type="dxa"/>
              <w:left w:w="100" w:type="dxa"/>
              <w:bottom w:w="100" w:type="dxa"/>
              <w:right w:w="100" w:type="dxa"/>
            </w:tcMar>
          </w:tcPr>
          <w:p w14:paraId="1F5A985E" w14:textId="77777777" w:rsidR="00BF0C07" w:rsidRDefault="00CF2E2C">
            <w:pPr>
              <w:jc w:val="left"/>
              <w:rPr>
                <w:sz w:val="20"/>
                <w:szCs w:val="20"/>
              </w:rPr>
            </w:pPr>
            <w:r>
              <w:rPr>
                <w:sz w:val="20"/>
                <w:szCs w:val="20"/>
              </w:rPr>
              <w:t>analise_ambiente</w:t>
            </w:r>
          </w:p>
        </w:tc>
        <w:tc>
          <w:tcPr>
            <w:tcW w:w="2539" w:type="dxa"/>
            <w:tcBorders>
              <w:top w:val="nil"/>
              <w:left w:val="nil"/>
              <w:bottom w:val="nil"/>
              <w:right w:val="nil"/>
            </w:tcBorders>
            <w:tcMar>
              <w:top w:w="100" w:type="dxa"/>
              <w:left w:w="100" w:type="dxa"/>
              <w:bottom w:w="100" w:type="dxa"/>
              <w:right w:w="100" w:type="dxa"/>
            </w:tcMar>
          </w:tcPr>
          <w:p w14:paraId="71941A7F" w14:textId="77777777" w:rsidR="00BF0C07" w:rsidRDefault="00CF2E2C">
            <w:pPr>
              <w:jc w:val="left"/>
              <w:rPr>
                <w:sz w:val="20"/>
                <w:szCs w:val="20"/>
              </w:rPr>
            </w:pPr>
            <w:r>
              <w:rPr>
                <w:sz w:val="20"/>
                <w:szCs w:val="20"/>
              </w:rPr>
              <w:t>T03 — Análise de ambiente</w:t>
            </w:r>
          </w:p>
        </w:tc>
      </w:tr>
      <w:tr w:rsidR="00BF0C07" w14:paraId="08E412E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1EE475A" w14:textId="77777777" w:rsidR="00BF0C07" w:rsidRDefault="00CF2E2C">
            <w:pPr>
              <w:jc w:val="center"/>
              <w:rPr>
                <w:sz w:val="20"/>
                <w:szCs w:val="20"/>
              </w:rPr>
            </w:pPr>
            <w:r>
              <w:rPr>
                <w:sz w:val="20"/>
                <w:szCs w:val="20"/>
              </w:rPr>
              <w:t>RF11</w:t>
            </w:r>
          </w:p>
        </w:tc>
        <w:tc>
          <w:tcPr>
            <w:tcW w:w="2721" w:type="dxa"/>
            <w:tcBorders>
              <w:top w:val="nil"/>
              <w:left w:val="nil"/>
              <w:bottom w:val="nil"/>
              <w:right w:val="nil"/>
            </w:tcBorders>
            <w:tcMar>
              <w:top w:w="100" w:type="dxa"/>
              <w:left w:w="100" w:type="dxa"/>
              <w:bottom w:w="100" w:type="dxa"/>
              <w:right w:w="100" w:type="dxa"/>
            </w:tcMar>
          </w:tcPr>
          <w:p w14:paraId="4D3406C9" w14:textId="77777777" w:rsidR="00BF0C07" w:rsidRDefault="00CF2E2C">
            <w:pPr>
              <w:jc w:val="left"/>
              <w:rPr>
                <w:sz w:val="20"/>
                <w:szCs w:val="20"/>
              </w:rPr>
            </w:pPr>
            <w:r>
              <w:rPr>
                <w:sz w:val="20"/>
                <w:szCs w:val="20"/>
              </w:rPr>
              <w:t>UC11 — Gerar dados operacionais simulados</w:t>
            </w:r>
          </w:p>
        </w:tc>
        <w:tc>
          <w:tcPr>
            <w:tcW w:w="2358" w:type="dxa"/>
            <w:tcBorders>
              <w:top w:val="nil"/>
              <w:left w:val="nil"/>
              <w:bottom w:val="nil"/>
              <w:right w:val="nil"/>
            </w:tcBorders>
            <w:tcMar>
              <w:top w:w="100" w:type="dxa"/>
              <w:left w:w="100" w:type="dxa"/>
              <w:bottom w:w="100" w:type="dxa"/>
              <w:right w:w="100" w:type="dxa"/>
            </w:tcMar>
          </w:tcPr>
          <w:p w14:paraId="5FF5249C" w14:textId="77777777" w:rsidR="00BF0C07" w:rsidRDefault="00CF2E2C">
            <w:pPr>
              <w:jc w:val="left"/>
              <w:rPr>
                <w:sz w:val="20"/>
                <w:szCs w:val="20"/>
              </w:rPr>
            </w:pPr>
            <w:r>
              <w:rPr>
                <w:sz w:val="20"/>
                <w:szCs w:val="20"/>
              </w:rPr>
              <w:t>registro_operacional, cenario_simulacao</w:t>
            </w:r>
          </w:p>
        </w:tc>
        <w:tc>
          <w:tcPr>
            <w:tcW w:w="2539" w:type="dxa"/>
            <w:tcBorders>
              <w:top w:val="nil"/>
              <w:left w:val="nil"/>
              <w:bottom w:val="nil"/>
              <w:right w:val="nil"/>
            </w:tcBorders>
            <w:tcMar>
              <w:top w:w="100" w:type="dxa"/>
              <w:left w:w="100" w:type="dxa"/>
              <w:bottom w:w="100" w:type="dxa"/>
              <w:right w:w="100" w:type="dxa"/>
            </w:tcMar>
          </w:tcPr>
          <w:p w14:paraId="5A8A5B79" w14:textId="77777777" w:rsidR="00BF0C07" w:rsidRDefault="00CF2E2C">
            <w:pPr>
              <w:jc w:val="left"/>
              <w:rPr>
                <w:sz w:val="20"/>
                <w:szCs w:val="20"/>
              </w:rPr>
            </w:pPr>
            <w:r>
              <w:rPr>
                <w:sz w:val="20"/>
                <w:szCs w:val="20"/>
              </w:rPr>
              <w:t>T12 — Cenário de simulação</w:t>
            </w:r>
          </w:p>
        </w:tc>
      </w:tr>
      <w:tr w:rsidR="00BF0C07" w14:paraId="3E33FDC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30B577D1" w14:textId="77777777" w:rsidR="00BF0C07" w:rsidRDefault="00CF2E2C">
            <w:pPr>
              <w:jc w:val="center"/>
              <w:rPr>
                <w:sz w:val="20"/>
                <w:szCs w:val="20"/>
              </w:rPr>
            </w:pPr>
            <w:r>
              <w:rPr>
                <w:sz w:val="20"/>
                <w:szCs w:val="20"/>
              </w:rPr>
              <w:t>RF12</w:t>
            </w:r>
          </w:p>
        </w:tc>
        <w:tc>
          <w:tcPr>
            <w:tcW w:w="2721" w:type="dxa"/>
            <w:tcBorders>
              <w:top w:val="nil"/>
              <w:left w:val="nil"/>
              <w:bottom w:val="nil"/>
              <w:right w:val="nil"/>
            </w:tcBorders>
            <w:tcMar>
              <w:top w:w="100" w:type="dxa"/>
              <w:left w:w="100" w:type="dxa"/>
              <w:bottom w:w="100" w:type="dxa"/>
              <w:right w:w="100" w:type="dxa"/>
            </w:tcMar>
          </w:tcPr>
          <w:p w14:paraId="3CC24F3D" w14:textId="77777777" w:rsidR="00BF0C07" w:rsidRDefault="00CF2E2C">
            <w:pPr>
              <w:jc w:val="left"/>
              <w:rPr>
                <w:sz w:val="20"/>
                <w:szCs w:val="20"/>
              </w:rPr>
            </w:pPr>
            <w:r>
              <w:rPr>
                <w:sz w:val="20"/>
                <w:szCs w:val="20"/>
              </w:rPr>
              <w:t>UC14 — Acompanhar ambientes dos alunos</w:t>
            </w:r>
          </w:p>
        </w:tc>
        <w:tc>
          <w:tcPr>
            <w:tcW w:w="2358" w:type="dxa"/>
            <w:tcBorders>
              <w:top w:val="nil"/>
              <w:left w:val="nil"/>
              <w:bottom w:val="nil"/>
              <w:right w:val="nil"/>
            </w:tcBorders>
            <w:tcMar>
              <w:top w:w="100" w:type="dxa"/>
              <w:left w:w="100" w:type="dxa"/>
              <w:bottom w:w="100" w:type="dxa"/>
              <w:right w:w="100" w:type="dxa"/>
            </w:tcMar>
          </w:tcPr>
          <w:p w14:paraId="0566A77D"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4E340F18" w14:textId="77777777" w:rsidR="00BF0C07" w:rsidRDefault="00CF2E2C">
            <w:pPr>
              <w:jc w:val="left"/>
              <w:rPr>
                <w:sz w:val="20"/>
                <w:szCs w:val="20"/>
              </w:rPr>
            </w:pPr>
            <w:r>
              <w:rPr>
                <w:sz w:val="20"/>
                <w:szCs w:val="20"/>
              </w:rPr>
              <w:t>T15 — Acompanhamento de alunos</w:t>
            </w:r>
          </w:p>
        </w:tc>
      </w:tr>
      <w:tr w:rsidR="00BF0C07" w14:paraId="3F34E92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B9AE6D9" w14:textId="77777777" w:rsidR="00BF0C07" w:rsidRDefault="00CF2E2C">
            <w:pPr>
              <w:jc w:val="center"/>
              <w:rPr>
                <w:sz w:val="20"/>
                <w:szCs w:val="20"/>
              </w:rPr>
            </w:pPr>
            <w:r>
              <w:rPr>
                <w:sz w:val="20"/>
                <w:szCs w:val="20"/>
              </w:rPr>
              <w:t>RF13</w:t>
            </w:r>
          </w:p>
        </w:tc>
        <w:tc>
          <w:tcPr>
            <w:tcW w:w="2721" w:type="dxa"/>
            <w:tcBorders>
              <w:top w:val="nil"/>
              <w:left w:val="nil"/>
              <w:bottom w:val="nil"/>
              <w:right w:val="nil"/>
            </w:tcBorders>
            <w:tcMar>
              <w:top w:w="100" w:type="dxa"/>
              <w:left w:w="100" w:type="dxa"/>
              <w:bottom w:w="100" w:type="dxa"/>
              <w:right w:w="100" w:type="dxa"/>
            </w:tcMar>
          </w:tcPr>
          <w:p w14:paraId="3096F7D6" w14:textId="77777777" w:rsidR="00BF0C07" w:rsidRDefault="00CF2E2C">
            <w:pPr>
              <w:jc w:val="left"/>
              <w:rPr>
                <w:sz w:val="20"/>
                <w:szCs w:val="20"/>
              </w:rPr>
            </w:pPr>
            <w:r>
              <w:rPr>
                <w:sz w:val="20"/>
                <w:szCs w:val="20"/>
              </w:rPr>
              <w:t>UC13 — Exportar relatório da estratégia</w:t>
            </w:r>
          </w:p>
        </w:tc>
        <w:tc>
          <w:tcPr>
            <w:tcW w:w="2358" w:type="dxa"/>
            <w:tcBorders>
              <w:top w:val="nil"/>
              <w:left w:val="nil"/>
              <w:bottom w:val="nil"/>
              <w:right w:val="nil"/>
            </w:tcBorders>
            <w:tcMar>
              <w:top w:w="100" w:type="dxa"/>
              <w:left w:w="100" w:type="dxa"/>
              <w:bottom w:w="100" w:type="dxa"/>
              <w:right w:w="100" w:type="dxa"/>
            </w:tcMar>
          </w:tcPr>
          <w:p w14:paraId="2AAEA0E3"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085EFDA2" w14:textId="77777777" w:rsidR="00BF0C07" w:rsidRDefault="00CF2E2C">
            <w:pPr>
              <w:jc w:val="left"/>
              <w:rPr>
                <w:sz w:val="20"/>
                <w:szCs w:val="20"/>
              </w:rPr>
            </w:pPr>
            <w:r>
              <w:rPr>
                <w:sz w:val="20"/>
                <w:szCs w:val="20"/>
              </w:rPr>
              <w:t>T14 — Relatório da estratégia</w:t>
            </w:r>
          </w:p>
        </w:tc>
      </w:tr>
    </w:tbl>
    <w:p w14:paraId="6BE21519" w14:textId="77777777" w:rsidR="00476E10" w:rsidRDefault="00476E10">
      <w:pPr>
        <w:spacing w:after="0"/>
      </w:pPr>
    </w:p>
    <w:p w14:paraId="5B50514C" w14:textId="77777777" w:rsidR="00476E10" w:rsidRDefault="00CF2E2C">
      <w:pPr>
        <w:spacing w:after="240"/>
        <w:jc w:val="center"/>
      </w:pPr>
      <w:r>
        <w:t>Fonte: Autoria própria</w:t>
      </w:r>
    </w:p>
    <w:p w14:paraId="334BBC22" w14:textId="77777777" w:rsidR="00476E10" w:rsidRDefault="00CF2E2C">
      <w:pPr>
        <w:pStyle w:val="Ttulo3"/>
      </w:pPr>
      <w:r>
        <w:t>4.4.14 Plano de Testes</w:t>
      </w:r>
    </w:p>
    <w:p w14:paraId="7B7D30ED" w14:textId="77777777" w:rsidR="00476E10" w:rsidRDefault="00CF2E2C">
      <w:pPr>
        <w:spacing w:after="240"/>
        <w:ind w:firstLine="708"/>
      </w:pPr>
      <w:r>
        <w:t>O RNF08 estabelece que as rotinas de cálculo de indicadores devem estar cobertas por testes automatizados. Esta seção apresenta o plano de testes da ferramenta, organizado em quatro níveis: testes unitários, que verificam isoladamente as rotinas de cálculo e as regras de negócio; testes de integração, que verificam o comportamento da interface de programação de aplicações e o isolamento de dados entre usuários; testes de desempenho, que verificam os limites estabelecidos no RNF02; e um teste de aceitação, q</w:t>
      </w:r>
      <w:r>
        <w:t>ue consiste em percorrer integralmente o estudo de caso do Bloco 4.</w:t>
      </w:r>
    </w:p>
    <w:p w14:paraId="0CCAE65E" w14:textId="77777777" w:rsidR="00476E10" w:rsidRDefault="00CF2E2C">
      <w:pPr>
        <w:spacing w:after="240"/>
        <w:ind w:firstLine="708"/>
      </w:pPr>
      <w:r>
        <w:t>A prioridade dos testes unitários recai sobre o cálculo dos indicadores e sobre a reprodutibilidade do motor de simulação. O motivo é pedagógico antes de ser técnico: se dois grupos de alunos gerarem cenários com a mesma semente e obtiverem resultados diferentes, a discussão em sala sobre a decisão estratégica perde o referencial comum e a atividade do Bloco 4 fica comprometida. Por isso a RN09 é objeto de um caso de teste próprio.</w:t>
      </w:r>
    </w:p>
    <w:p w14:paraId="5EF457C6" w14:textId="77777777" w:rsidR="00476E10" w:rsidRDefault="00CF2E2C">
      <w:pPr>
        <w:spacing w:after="240"/>
        <w:ind w:firstLine="708"/>
      </w:pPr>
      <w:r>
        <w:t>O teste de aceitação será executado como um ensaio da aula, na véspera da aplicação, percorrendo o mesmo roteiro que os alunos seguirão. Ele integra o plano de contingência do risco de indisponibilidade da ferramenta apresentado no Quadro 2. O Quadro 26 apresenta os casos de teste previstos, com o respectivo critério de aceitação.</w:t>
      </w:r>
    </w:p>
    <w:p w14:paraId="5ED82689" w14:textId="77777777" w:rsidR="00476E10" w:rsidRDefault="00CF2E2C">
      <w:pPr>
        <w:spacing w:after="0"/>
        <w:jc w:val="center"/>
      </w:pPr>
      <w:r>
        <w:t>Quadro 26 - Plano de testes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8"/>
        <w:gridCol w:w="1632"/>
        <w:gridCol w:w="3085"/>
        <w:gridCol w:w="3266"/>
      </w:tblGrid>
      <w:tr w:rsidR="00BF0C07" w14:paraId="752B172D" w14:textId="77777777">
        <w:trPr>
          <w:trHeight w:val="800"/>
        </w:trPr>
        <w:tc>
          <w:tcPr>
            <w:tcW w:w="1088" w:type="dxa"/>
            <w:tcBorders>
              <w:top w:val="nil"/>
              <w:left w:val="nil"/>
              <w:bottom w:val="nil"/>
              <w:right w:val="nil"/>
            </w:tcBorders>
            <w:tcMar>
              <w:top w:w="100" w:type="dxa"/>
              <w:left w:w="100" w:type="dxa"/>
              <w:bottom w:w="100" w:type="dxa"/>
              <w:right w:w="100" w:type="dxa"/>
            </w:tcMar>
          </w:tcPr>
          <w:p w14:paraId="254B4D48" w14:textId="77777777" w:rsidR="00BF0C07" w:rsidRDefault="00CF2E2C">
            <w:pPr>
              <w:jc w:val="center"/>
              <w:rPr>
                <w:sz w:val="20"/>
                <w:szCs w:val="20"/>
              </w:rPr>
            </w:pPr>
            <w:r>
              <w:rPr>
                <w:b/>
                <w:bCs/>
                <w:sz w:val="20"/>
                <w:szCs w:val="20"/>
              </w:rPr>
              <w:t>Identificador</w:t>
            </w:r>
          </w:p>
        </w:tc>
        <w:tc>
          <w:tcPr>
            <w:tcW w:w="1632" w:type="dxa"/>
            <w:tcBorders>
              <w:top w:val="nil"/>
              <w:left w:val="nil"/>
              <w:bottom w:val="nil"/>
              <w:right w:val="nil"/>
            </w:tcBorders>
            <w:tcMar>
              <w:top w:w="100" w:type="dxa"/>
              <w:left w:w="100" w:type="dxa"/>
              <w:bottom w:w="100" w:type="dxa"/>
              <w:right w:w="100" w:type="dxa"/>
            </w:tcMar>
          </w:tcPr>
          <w:p w14:paraId="54E09221" w14:textId="77777777" w:rsidR="00BF0C07" w:rsidRDefault="00CF2E2C">
            <w:pPr>
              <w:jc w:val="center"/>
              <w:rPr>
                <w:sz w:val="20"/>
                <w:szCs w:val="20"/>
              </w:rPr>
            </w:pPr>
            <w:r>
              <w:rPr>
                <w:b/>
                <w:bCs/>
                <w:sz w:val="20"/>
                <w:szCs w:val="20"/>
              </w:rPr>
              <w:t>Nível</w:t>
            </w:r>
          </w:p>
        </w:tc>
        <w:tc>
          <w:tcPr>
            <w:tcW w:w="3084" w:type="dxa"/>
            <w:tcBorders>
              <w:top w:val="nil"/>
              <w:left w:val="nil"/>
              <w:bottom w:val="nil"/>
              <w:right w:val="nil"/>
            </w:tcBorders>
            <w:tcMar>
              <w:top w:w="100" w:type="dxa"/>
              <w:left w:w="100" w:type="dxa"/>
              <w:bottom w:w="100" w:type="dxa"/>
              <w:right w:w="100" w:type="dxa"/>
            </w:tcMar>
          </w:tcPr>
          <w:p w14:paraId="4652E710" w14:textId="77777777" w:rsidR="00BF0C07" w:rsidRDefault="00CF2E2C">
            <w:pPr>
              <w:jc w:val="center"/>
              <w:rPr>
                <w:sz w:val="20"/>
                <w:szCs w:val="20"/>
              </w:rPr>
            </w:pPr>
            <w:r>
              <w:rPr>
                <w:b/>
                <w:bCs/>
                <w:sz w:val="20"/>
                <w:szCs w:val="20"/>
              </w:rPr>
              <w:t>Item testado</w:t>
            </w:r>
          </w:p>
        </w:tc>
        <w:tc>
          <w:tcPr>
            <w:tcW w:w="3265" w:type="dxa"/>
            <w:tcBorders>
              <w:top w:val="nil"/>
              <w:left w:val="nil"/>
              <w:bottom w:val="nil"/>
              <w:right w:val="nil"/>
            </w:tcBorders>
            <w:tcMar>
              <w:top w:w="100" w:type="dxa"/>
              <w:left w:w="100" w:type="dxa"/>
              <w:bottom w:w="100" w:type="dxa"/>
              <w:right w:w="100" w:type="dxa"/>
            </w:tcMar>
          </w:tcPr>
          <w:p w14:paraId="757719F1" w14:textId="77777777" w:rsidR="00BF0C07" w:rsidRDefault="00CF2E2C">
            <w:pPr>
              <w:jc w:val="center"/>
              <w:rPr>
                <w:sz w:val="20"/>
                <w:szCs w:val="20"/>
              </w:rPr>
            </w:pPr>
            <w:r>
              <w:rPr>
                <w:b/>
                <w:bCs/>
                <w:sz w:val="20"/>
                <w:szCs w:val="20"/>
              </w:rPr>
              <w:t>Critério de aceitação</w:t>
            </w:r>
          </w:p>
        </w:tc>
      </w:tr>
      <w:tr w:rsidR="00BF0C07" w14:paraId="06BAA7C3"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251775" w14:textId="77777777" w:rsidR="00BF0C07" w:rsidRDefault="00CF2E2C">
            <w:pPr>
              <w:jc w:val="center"/>
              <w:rPr>
                <w:sz w:val="20"/>
                <w:szCs w:val="20"/>
              </w:rPr>
            </w:pPr>
            <w:r>
              <w:rPr>
                <w:sz w:val="20"/>
                <w:szCs w:val="20"/>
              </w:rPr>
              <w:t>TS01</w:t>
            </w:r>
          </w:p>
        </w:tc>
        <w:tc>
          <w:tcPr>
            <w:tcW w:w="1632" w:type="dxa"/>
            <w:tcBorders>
              <w:top w:val="nil"/>
              <w:left w:val="nil"/>
              <w:bottom w:val="nil"/>
              <w:right w:val="nil"/>
            </w:tcBorders>
            <w:tcMar>
              <w:top w:w="100" w:type="dxa"/>
              <w:left w:w="100" w:type="dxa"/>
              <w:bottom w:w="100" w:type="dxa"/>
              <w:right w:w="100" w:type="dxa"/>
            </w:tcMar>
          </w:tcPr>
          <w:p w14:paraId="57018B9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71550083" w14:textId="77777777" w:rsidR="00BF0C07" w:rsidRDefault="00CF2E2C">
            <w:pPr>
              <w:jc w:val="left"/>
              <w:rPr>
                <w:sz w:val="20"/>
                <w:szCs w:val="20"/>
              </w:rPr>
            </w:pPr>
            <w:r>
              <w:rPr>
                <w:sz w:val="20"/>
                <w:szCs w:val="20"/>
              </w:rPr>
              <w:t>Cálculo do indicador de disponibilidade (SLA) sobre os registros operacionais.</w:t>
            </w:r>
          </w:p>
        </w:tc>
        <w:tc>
          <w:tcPr>
            <w:tcW w:w="3265" w:type="dxa"/>
            <w:tcBorders>
              <w:top w:val="nil"/>
              <w:left w:val="nil"/>
              <w:bottom w:val="nil"/>
              <w:right w:val="nil"/>
            </w:tcBorders>
            <w:tcMar>
              <w:top w:w="100" w:type="dxa"/>
              <w:left w:w="100" w:type="dxa"/>
              <w:bottom w:w="100" w:type="dxa"/>
              <w:right w:w="100" w:type="dxa"/>
            </w:tcMar>
          </w:tcPr>
          <w:p w14:paraId="65018791" w14:textId="77777777" w:rsidR="00BF0C07" w:rsidRDefault="00CF2E2C">
            <w:pPr>
              <w:jc w:val="left"/>
              <w:rPr>
                <w:sz w:val="20"/>
                <w:szCs w:val="20"/>
              </w:rPr>
            </w:pPr>
            <w:r>
              <w:rPr>
                <w:sz w:val="20"/>
                <w:szCs w:val="20"/>
              </w:rPr>
              <w:t>Para um conjunto de registros conhecido, o valor apurado corresponde ao percentual esperado, com tolerância de 0,01 ponto percentual.</w:t>
            </w:r>
          </w:p>
        </w:tc>
      </w:tr>
      <w:tr w:rsidR="00BF0C07" w14:paraId="30EF51EB"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1C28E66" w14:textId="77777777" w:rsidR="00BF0C07" w:rsidRDefault="00CF2E2C">
            <w:pPr>
              <w:jc w:val="center"/>
              <w:rPr>
                <w:sz w:val="20"/>
                <w:szCs w:val="20"/>
              </w:rPr>
            </w:pPr>
            <w:r>
              <w:rPr>
                <w:sz w:val="20"/>
                <w:szCs w:val="20"/>
              </w:rPr>
              <w:t>TS02</w:t>
            </w:r>
          </w:p>
        </w:tc>
        <w:tc>
          <w:tcPr>
            <w:tcW w:w="1632" w:type="dxa"/>
            <w:tcBorders>
              <w:top w:val="nil"/>
              <w:left w:val="nil"/>
              <w:bottom w:val="nil"/>
              <w:right w:val="nil"/>
            </w:tcBorders>
            <w:tcMar>
              <w:top w:w="100" w:type="dxa"/>
              <w:left w:w="100" w:type="dxa"/>
              <w:bottom w:w="100" w:type="dxa"/>
              <w:right w:w="100" w:type="dxa"/>
            </w:tcMar>
          </w:tcPr>
          <w:p w14:paraId="5FDDBF7C"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907EF7B" w14:textId="77777777" w:rsidR="00BF0C07" w:rsidRDefault="00CF2E2C">
            <w:pPr>
              <w:jc w:val="left"/>
              <w:rPr>
                <w:sz w:val="20"/>
                <w:szCs w:val="20"/>
              </w:rPr>
            </w:pPr>
            <w:r>
              <w:rPr>
                <w:sz w:val="20"/>
                <w:szCs w:val="20"/>
              </w:rPr>
              <w:t>Cálculo do tempo médio de atendimento.</w:t>
            </w:r>
          </w:p>
        </w:tc>
        <w:tc>
          <w:tcPr>
            <w:tcW w:w="3265" w:type="dxa"/>
            <w:tcBorders>
              <w:top w:val="nil"/>
              <w:left w:val="nil"/>
              <w:bottom w:val="nil"/>
              <w:right w:val="nil"/>
            </w:tcBorders>
            <w:tcMar>
              <w:top w:w="100" w:type="dxa"/>
              <w:left w:w="100" w:type="dxa"/>
              <w:bottom w:w="100" w:type="dxa"/>
              <w:right w:w="100" w:type="dxa"/>
            </w:tcMar>
          </w:tcPr>
          <w:p w14:paraId="207B300E" w14:textId="77777777" w:rsidR="00BF0C07" w:rsidRDefault="00CF2E2C">
            <w:pPr>
              <w:jc w:val="left"/>
              <w:rPr>
                <w:sz w:val="20"/>
                <w:szCs w:val="20"/>
              </w:rPr>
            </w:pPr>
            <w:r>
              <w:rPr>
                <w:sz w:val="20"/>
                <w:szCs w:val="20"/>
              </w:rPr>
              <w:t>A média apurada corresponde à média aritmética dos tempos dos registros do período.</w:t>
            </w:r>
          </w:p>
        </w:tc>
      </w:tr>
      <w:tr w:rsidR="00BF0C07" w14:paraId="2F0942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8266D20" w14:textId="77777777" w:rsidR="00BF0C07" w:rsidRDefault="00CF2E2C">
            <w:pPr>
              <w:jc w:val="center"/>
              <w:rPr>
                <w:sz w:val="20"/>
                <w:szCs w:val="20"/>
              </w:rPr>
            </w:pPr>
            <w:r>
              <w:rPr>
                <w:sz w:val="20"/>
                <w:szCs w:val="20"/>
              </w:rPr>
              <w:t>TS03</w:t>
            </w:r>
          </w:p>
        </w:tc>
        <w:tc>
          <w:tcPr>
            <w:tcW w:w="1632" w:type="dxa"/>
            <w:tcBorders>
              <w:top w:val="nil"/>
              <w:left w:val="nil"/>
              <w:bottom w:val="nil"/>
              <w:right w:val="nil"/>
            </w:tcBorders>
            <w:tcMar>
              <w:top w:w="100" w:type="dxa"/>
              <w:left w:w="100" w:type="dxa"/>
              <w:bottom w:w="100" w:type="dxa"/>
              <w:right w:w="100" w:type="dxa"/>
            </w:tcMar>
          </w:tcPr>
          <w:p w14:paraId="25354CC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8CF3434" w14:textId="77777777" w:rsidR="00BF0C07" w:rsidRDefault="00CF2E2C">
            <w:pPr>
              <w:jc w:val="left"/>
              <w:rPr>
                <w:sz w:val="20"/>
                <w:szCs w:val="20"/>
              </w:rPr>
            </w:pPr>
            <w:r>
              <w:rPr>
                <w:sz w:val="20"/>
                <w:szCs w:val="20"/>
              </w:rPr>
              <w:t>Avaliação de atingimento de meta conforme o sentido de comparação.</w:t>
            </w:r>
          </w:p>
        </w:tc>
        <w:tc>
          <w:tcPr>
            <w:tcW w:w="3265" w:type="dxa"/>
            <w:tcBorders>
              <w:top w:val="nil"/>
              <w:left w:val="nil"/>
              <w:bottom w:val="nil"/>
              <w:right w:val="nil"/>
            </w:tcBorders>
            <w:tcMar>
              <w:top w:w="100" w:type="dxa"/>
              <w:left w:w="100" w:type="dxa"/>
              <w:bottom w:w="100" w:type="dxa"/>
              <w:right w:w="100" w:type="dxa"/>
            </w:tcMar>
          </w:tcPr>
          <w:p w14:paraId="1012746D" w14:textId="77777777" w:rsidR="00BF0C07" w:rsidRDefault="00CF2E2C">
            <w:pPr>
              <w:jc w:val="left"/>
              <w:rPr>
                <w:sz w:val="20"/>
                <w:szCs w:val="20"/>
              </w:rPr>
            </w:pPr>
            <w:r>
              <w:rPr>
                <w:sz w:val="20"/>
                <w:szCs w:val="20"/>
              </w:rPr>
              <w:t>Indicadores maior-melhor e menor-melhor são avaliados corretamente nos casos de valor acima, igual e abaixo da meta.</w:t>
            </w:r>
          </w:p>
        </w:tc>
      </w:tr>
      <w:tr w:rsidR="00BF0C07" w14:paraId="0EE9E8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4EDE55" w14:textId="77777777" w:rsidR="00BF0C07" w:rsidRDefault="00CF2E2C">
            <w:pPr>
              <w:jc w:val="center"/>
              <w:rPr>
                <w:sz w:val="20"/>
                <w:szCs w:val="20"/>
              </w:rPr>
            </w:pPr>
            <w:r>
              <w:rPr>
                <w:sz w:val="20"/>
                <w:szCs w:val="20"/>
              </w:rPr>
              <w:t>TS04</w:t>
            </w:r>
          </w:p>
        </w:tc>
        <w:tc>
          <w:tcPr>
            <w:tcW w:w="1632" w:type="dxa"/>
            <w:tcBorders>
              <w:top w:val="nil"/>
              <w:left w:val="nil"/>
              <w:bottom w:val="nil"/>
              <w:right w:val="nil"/>
            </w:tcBorders>
            <w:tcMar>
              <w:top w:w="100" w:type="dxa"/>
              <w:left w:w="100" w:type="dxa"/>
              <w:bottom w:w="100" w:type="dxa"/>
              <w:right w:w="100" w:type="dxa"/>
            </w:tcMar>
          </w:tcPr>
          <w:p w14:paraId="19B4184E"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D152F5F" w14:textId="77777777" w:rsidR="00BF0C07" w:rsidRDefault="00CF2E2C">
            <w:pPr>
              <w:jc w:val="left"/>
              <w:rPr>
                <w:sz w:val="20"/>
                <w:szCs w:val="20"/>
              </w:rPr>
            </w:pPr>
            <w:r>
              <w:rPr>
                <w:sz w:val="20"/>
                <w:szCs w:val="20"/>
              </w:rPr>
              <w:t>Reprodutibilidade do motor de simulação (RN09).</w:t>
            </w:r>
          </w:p>
        </w:tc>
        <w:tc>
          <w:tcPr>
            <w:tcW w:w="3265" w:type="dxa"/>
            <w:tcBorders>
              <w:top w:val="nil"/>
              <w:left w:val="nil"/>
              <w:bottom w:val="nil"/>
              <w:right w:val="nil"/>
            </w:tcBorders>
            <w:tcMar>
              <w:top w:w="100" w:type="dxa"/>
              <w:left w:w="100" w:type="dxa"/>
              <w:bottom w:w="100" w:type="dxa"/>
              <w:right w:w="100" w:type="dxa"/>
            </w:tcMar>
          </w:tcPr>
          <w:p w14:paraId="20C70A7C" w14:textId="77777777" w:rsidR="00BF0C07" w:rsidRDefault="00CF2E2C">
            <w:pPr>
              <w:jc w:val="left"/>
              <w:rPr>
                <w:sz w:val="20"/>
                <w:szCs w:val="20"/>
              </w:rPr>
            </w:pPr>
            <w:r>
              <w:rPr>
                <w:sz w:val="20"/>
                <w:szCs w:val="20"/>
              </w:rPr>
              <w:t>Duas execuções com a mesma semente e o mesmo cenário produzem conjuntos de registros idênticos.</w:t>
            </w:r>
          </w:p>
        </w:tc>
      </w:tr>
      <w:tr w:rsidR="00BF0C07" w14:paraId="4F3BF26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E8F0B96" w14:textId="77777777" w:rsidR="00BF0C07" w:rsidRDefault="00CF2E2C">
            <w:pPr>
              <w:jc w:val="center"/>
              <w:rPr>
                <w:sz w:val="20"/>
                <w:szCs w:val="20"/>
              </w:rPr>
            </w:pPr>
            <w:r>
              <w:rPr>
                <w:sz w:val="20"/>
                <w:szCs w:val="20"/>
              </w:rPr>
              <w:t>TS05</w:t>
            </w:r>
          </w:p>
        </w:tc>
        <w:tc>
          <w:tcPr>
            <w:tcW w:w="1632" w:type="dxa"/>
            <w:tcBorders>
              <w:top w:val="nil"/>
              <w:left w:val="nil"/>
              <w:bottom w:val="nil"/>
              <w:right w:val="nil"/>
            </w:tcBorders>
            <w:tcMar>
              <w:top w:w="100" w:type="dxa"/>
              <w:left w:w="100" w:type="dxa"/>
              <w:bottom w:w="100" w:type="dxa"/>
              <w:right w:w="100" w:type="dxa"/>
            </w:tcMar>
          </w:tcPr>
          <w:p w14:paraId="10BC46D2"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1F5AB26" w14:textId="77777777" w:rsidR="00BF0C07" w:rsidRDefault="00CF2E2C">
            <w:pPr>
              <w:jc w:val="left"/>
              <w:rPr>
                <w:sz w:val="20"/>
                <w:szCs w:val="20"/>
              </w:rPr>
            </w:pPr>
            <w:r>
              <w:rPr>
                <w:sz w:val="20"/>
                <w:szCs w:val="20"/>
              </w:rPr>
              <w:t>Validação da soma das contribuições por objetivo (RN06).</w:t>
            </w:r>
          </w:p>
        </w:tc>
        <w:tc>
          <w:tcPr>
            <w:tcW w:w="3265" w:type="dxa"/>
            <w:tcBorders>
              <w:top w:val="nil"/>
              <w:left w:val="nil"/>
              <w:bottom w:val="nil"/>
              <w:right w:val="nil"/>
            </w:tcBorders>
            <w:tcMar>
              <w:top w:w="100" w:type="dxa"/>
              <w:left w:w="100" w:type="dxa"/>
              <w:bottom w:w="100" w:type="dxa"/>
              <w:right w:w="100" w:type="dxa"/>
            </w:tcMar>
          </w:tcPr>
          <w:p w14:paraId="68B3A7DF" w14:textId="77777777" w:rsidR="00BF0C07" w:rsidRDefault="00CF2E2C">
            <w:pPr>
              <w:jc w:val="left"/>
              <w:rPr>
                <w:sz w:val="20"/>
                <w:szCs w:val="20"/>
              </w:rPr>
            </w:pPr>
            <w:r>
              <w:rPr>
                <w:sz w:val="20"/>
                <w:szCs w:val="20"/>
              </w:rPr>
              <w:t>Tentativa de gravar vínculo que eleve a soma acima de 100% é recusada; soma igual a 100% é aceita.</w:t>
            </w:r>
          </w:p>
        </w:tc>
      </w:tr>
      <w:tr w:rsidR="00BF0C07" w14:paraId="39BDFCA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9CF0B78" w14:textId="77777777" w:rsidR="00BF0C07" w:rsidRDefault="00CF2E2C">
            <w:pPr>
              <w:jc w:val="center"/>
              <w:rPr>
                <w:sz w:val="20"/>
                <w:szCs w:val="20"/>
              </w:rPr>
            </w:pPr>
            <w:r>
              <w:rPr>
                <w:sz w:val="20"/>
                <w:szCs w:val="20"/>
              </w:rPr>
              <w:t>TS06</w:t>
            </w:r>
          </w:p>
        </w:tc>
        <w:tc>
          <w:tcPr>
            <w:tcW w:w="1632" w:type="dxa"/>
            <w:tcBorders>
              <w:top w:val="nil"/>
              <w:left w:val="nil"/>
              <w:bottom w:val="nil"/>
              <w:right w:val="nil"/>
            </w:tcBorders>
            <w:tcMar>
              <w:top w:w="100" w:type="dxa"/>
              <w:left w:w="100" w:type="dxa"/>
              <w:bottom w:w="100" w:type="dxa"/>
              <w:right w:w="100" w:type="dxa"/>
            </w:tcMar>
          </w:tcPr>
          <w:p w14:paraId="26F7E153"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E8BE1C1" w14:textId="77777777" w:rsidR="00BF0C07" w:rsidRDefault="00CF2E2C">
            <w:pPr>
              <w:jc w:val="left"/>
              <w:rPr>
                <w:sz w:val="20"/>
                <w:szCs w:val="20"/>
              </w:rPr>
            </w:pPr>
            <w:r>
              <w:rPr>
                <w:sz w:val="20"/>
                <w:szCs w:val="20"/>
              </w:rPr>
              <w:t>Verificação de estratégia completa (RN02).</w:t>
            </w:r>
          </w:p>
        </w:tc>
        <w:tc>
          <w:tcPr>
            <w:tcW w:w="3265" w:type="dxa"/>
            <w:tcBorders>
              <w:top w:val="nil"/>
              <w:left w:val="nil"/>
              <w:bottom w:val="nil"/>
              <w:right w:val="nil"/>
            </w:tcBorders>
            <w:tcMar>
              <w:top w:w="100" w:type="dxa"/>
              <w:left w:w="100" w:type="dxa"/>
              <w:bottom w:w="100" w:type="dxa"/>
              <w:right w:w="100" w:type="dxa"/>
            </w:tcMar>
          </w:tcPr>
          <w:p w14:paraId="27607039" w14:textId="77777777" w:rsidR="00BF0C07" w:rsidRDefault="00CF2E2C">
            <w:pPr>
              <w:jc w:val="left"/>
              <w:rPr>
                <w:sz w:val="20"/>
                <w:szCs w:val="20"/>
              </w:rPr>
            </w:pPr>
            <w:r>
              <w:rPr>
                <w:sz w:val="20"/>
                <w:szCs w:val="20"/>
              </w:rPr>
              <w:t>Estratégia com qualquer um dos 4 Ps vazio é marcada como incompleta e bloqueia a exportação do relatório.</w:t>
            </w:r>
          </w:p>
        </w:tc>
      </w:tr>
      <w:tr w:rsidR="00BF0C07" w14:paraId="35266B7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9219C9" w14:textId="77777777" w:rsidR="00BF0C07" w:rsidRDefault="00CF2E2C">
            <w:pPr>
              <w:jc w:val="center"/>
              <w:rPr>
                <w:sz w:val="20"/>
                <w:szCs w:val="20"/>
              </w:rPr>
            </w:pPr>
            <w:r>
              <w:rPr>
                <w:sz w:val="20"/>
                <w:szCs w:val="20"/>
              </w:rPr>
              <w:t>TS07</w:t>
            </w:r>
          </w:p>
        </w:tc>
        <w:tc>
          <w:tcPr>
            <w:tcW w:w="1632" w:type="dxa"/>
            <w:tcBorders>
              <w:top w:val="nil"/>
              <w:left w:val="nil"/>
              <w:bottom w:val="nil"/>
              <w:right w:val="nil"/>
            </w:tcBorders>
            <w:tcMar>
              <w:top w:w="100" w:type="dxa"/>
              <w:left w:w="100" w:type="dxa"/>
              <w:bottom w:w="100" w:type="dxa"/>
              <w:right w:w="100" w:type="dxa"/>
            </w:tcMar>
          </w:tcPr>
          <w:p w14:paraId="27F417AD"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A3D11A7" w14:textId="77777777" w:rsidR="00BF0C07" w:rsidRDefault="00CF2E2C">
            <w:pPr>
              <w:jc w:val="left"/>
              <w:rPr>
                <w:sz w:val="20"/>
                <w:szCs w:val="20"/>
              </w:rPr>
            </w:pPr>
            <w:r>
              <w:rPr>
                <w:sz w:val="20"/>
                <w:szCs w:val="20"/>
              </w:rPr>
              <w:t>Exclusão de serviços descontinuados do cálculo (RN07).</w:t>
            </w:r>
          </w:p>
        </w:tc>
        <w:tc>
          <w:tcPr>
            <w:tcW w:w="3265" w:type="dxa"/>
            <w:tcBorders>
              <w:top w:val="nil"/>
              <w:left w:val="nil"/>
              <w:bottom w:val="nil"/>
              <w:right w:val="nil"/>
            </w:tcBorders>
            <w:tcMar>
              <w:top w:w="100" w:type="dxa"/>
              <w:left w:w="100" w:type="dxa"/>
              <w:bottom w:w="100" w:type="dxa"/>
              <w:right w:w="100" w:type="dxa"/>
            </w:tcMar>
          </w:tcPr>
          <w:p w14:paraId="73DB0A48" w14:textId="77777777" w:rsidR="00BF0C07" w:rsidRDefault="00CF2E2C">
            <w:pPr>
              <w:jc w:val="left"/>
              <w:rPr>
                <w:sz w:val="20"/>
                <w:szCs w:val="20"/>
              </w:rPr>
            </w:pPr>
            <w:r>
              <w:rPr>
                <w:sz w:val="20"/>
                <w:szCs w:val="20"/>
              </w:rPr>
              <w:t>Registros e medições de serviços descontinuados não afetam os indicadores apurados.</w:t>
            </w:r>
          </w:p>
        </w:tc>
      </w:tr>
      <w:tr w:rsidR="00BF0C07" w14:paraId="6DDF8AAA"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DF558B9" w14:textId="77777777" w:rsidR="00BF0C07" w:rsidRDefault="00CF2E2C">
            <w:pPr>
              <w:jc w:val="center"/>
              <w:rPr>
                <w:sz w:val="20"/>
                <w:szCs w:val="20"/>
              </w:rPr>
            </w:pPr>
            <w:r>
              <w:rPr>
                <w:sz w:val="20"/>
                <w:szCs w:val="20"/>
              </w:rPr>
              <w:t>TS08</w:t>
            </w:r>
          </w:p>
        </w:tc>
        <w:tc>
          <w:tcPr>
            <w:tcW w:w="1632" w:type="dxa"/>
            <w:tcBorders>
              <w:top w:val="nil"/>
              <w:left w:val="nil"/>
              <w:bottom w:val="nil"/>
              <w:right w:val="nil"/>
            </w:tcBorders>
            <w:tcMar>
              <w:top w:w="100" w:type="dxa"/>
              <w:left w:w="100" w:type="dxa"/>
              <w:bottom w:w="100" w:type="dxa"/>
              <w:right w:w="100" w:type="dxa"/>
            </w:tcMar>
          </w:tcPr>
          <w:p w14:paraId="6859764A"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1BE0DB" w14:textId="77777777" w:rsidR="00BF0C07" w:rsidRDefault="00CF2E2C">
            <w:pPr>
              <w:jc w:val="left"/>
              <w:rPr>
                <w:sz w:val="20"/>
                <w:szCs w:val="20"/>
              </w:rPr>
            </w:pPr>
            <w:r>
              <w:rPr>
                <w:sz w:val="20"/>
                <w:szCs w:val="20"/>
              </w:rPr>
              <w:t>Requisição POST de vínculo com contribuição excedente.</w:t>
            </w:r>
          </w:p>
        </w:tc>
        <w:tc>
          <w:tcPr>
            <w:tcW w:w="3265" w:type="dxa"/>
            <w:tcBorders>
              <w:top w:val="nil"/>
              <w:left w:val="nil"/>
              <w:bottom w:val="nil"/>
              <w:right w:val="nil"/>
            </w:tcBorders>
            <w:tcMar>
              <w:top w:w="100" w:type="dxa"/>
              <w:left w:w="100" w:type="dxa"/>
              <w:bottom w:w="100" w:type="dxa"/>
              <w:right w:w="100" w:type="dxa"/>
            </w:tcMar>
          </w:tcPr>
          <w:p w14:paraId="078E0196" w14:textId="77777777" w:rsidR="00BF0C07" w:rsidRDefault="00CF2E2C">
            <w:pPr>
              <w:jc w:val="left"/>
              <w:rPr>
                <w:sz w:val="20"/>
                <w:szCs w:val="20"/>
              </w:rPr>
            </w:pPr>
            <w:r>
              <w:rPr>
                <w:sz w:val="20"/>
                <w:szCs w:val="20"/>
              </w:rPr>
              <w:t>A interface de programação de aplicações responde com código 422 e informa a contribuição disponível.</w:t>
            </w:r>
          </w:p>
        </w:tc>
      </w:tr>
      <w:tr w:rsidR="00BF0C07" w14:paraId="10F3111F"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3D79E49" w14:textId="77777777" w:rsidR="00BF0C07" w:rsidRDefault="00CF2E2C">
            <w:pPr>
              <w:jc w:val="center"/>
              <w:rPr>
                <w:sz w:val="20"/>
                <w:szCs w:val="20"/>
              </w:rPr>
            </w:pPr>
            <w:r>
              <w:rPr>
                <w:sz w:val="20"/>
                <w:szCs w:val="20"/>
              </w:rPr>
              <w:t>TS09</w:t>
            </w:r>
          </w:p>
        </w:tc>
        <w:tc>
          <w:tcPr>
            <w:tcW w:w="1632" w:type="dxa"/>
            <w:tcBorders>
              <w:top w:val="nil"/>
              <w:left w:val="nil"/>
              <w:bottom w:val="nil"/>
              <w:right w:val="nil"/>
            </w:tcBorders>
            <w:tcMar>
              <w:top w:w="100" w:type="dxa"/>
              <w:left w:w="100" w:type="dxa"/>
              <w:bottom w:w="100" w:type="dxa"/>
              <w:right w:w="100" w:type="dxa"/>
            </w:tcMar>
          </w:tcPr>
          <w:p w14:paraId="71E01A2D"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3D593160" w14:textId="77777777" w:rsidR="00BF0C07" w:rsidRDefault="00CF2E2C">
            <w:pPr>
              <w:jc w:val="left"/>
              <w:rPr>
                <w:sz w:val="20"/>
                <w:szCs w:val="20"/>
              </w:rPr>
            </w:pPr>
            <w:r>
              <w:rPr>
                <w:sz w:val="20"/>
                <w:szCs w:val="20"/>
              </w:rPr>
              <w:t>Isolamento de dados entre usuários (RNF06).</w:t>
            </w:r>
          </w:p>
        </w:tc>
        <w:tc>
          <w:tcPr>
            <w:tcW w:w="3265" w:type="dxa"/>
            <w:tcBorders>
              <w:top w:val="nil"/>
              <w:left w:val="nil"/>
              <w:bottom w:val="nil"/>
              <w:right w:val="nil"/>
            </w:tcBorders>
            <w:tcMar>
              <w:top w:w="100" w:type="dxa"/>
              <w:left w:w="100" w:type="dxa"/>
              <w:bottom w:w="100" w:type="dxa"/>
              <w:right w:w="100" w:type="dxa"/>
            </w:tcMar>
          </w:tcPr>
          <w:p w14:paraId="21C801A0" w14:textId="77777777" w:rsidR="00BF0C07" w:rsidRDefault="00CF2E2C">
            <w:pPr>
              <w:jc w:val="left"/>
              <w:rPr>
                <w:sz w:val="20"/>
                <w:szCs w:val="20"/>
              </w:rPr>
            </w:pPr>
            <w:r>
              <w:rPr>
                <w:sz w:val="20"/>
                <w:szCs w:val="20"/>
              </w:rPr>
              <w:t>Usuário autenticado que solicita recurso de outra organização recebe código 403 e nenhum dado é retornado.</w:t>
            </w:r>
          </w:p>
        </w:tc>
      </w:tr>
      <w:tr w:rsidR="00BF0C07" w14:paraId="73957A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7E49C5D" w14:textId="77777777" w:rsidR="00BF0C07" w:rsidRDefault="00CF2E2C">
            <w:pPr>
              <w:jc w:val="center"/>
              <w:rPr>
                <w:sz w:val="20"/>
                <w:szCs w:val="20"/>
              </w:rPr>
            </w:pPr>
            <w:r>
              <w:rPr>
                <w:sz w:val="20"/>
                <w:szCs w:val="20"/>
              </w:rPr>
              <w:t>TS10</w:t>
            </w:r>
          </w:p>
        </w:tc>
        <w:tc>
          <w:tcPr>
            <w:tcW w:w="1632" w:type="dxa"/>
            <w:tcBorders>
              <w:top w:val="nil"/>
              <w:left w:val="nil"/>
              <w:bottom w:val="nil"/>
              <w:right w:val="nil"/>
            </w:tcBorders>
            <w:tcMar>
              <w:top w:w="100" w:type="dxa"/>
              <w:left w:w="100" w:type="dxa"/>
              <w:bottom w:w="100" w:type="dxa"/>
              <w:right w:w="100" w:type="dxa"/>
            </w:tcMar>
          </w:tcPr>
          <w:p w14:paraId="784F8E46"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1F120240" w14:textId="77777777" w:rsidR="00BF0C07" w:rsidRDefault="00CF2E2C">
            <w:pPr>
              <w:jc w:val="left"/>
              <w:rPr>
                <w:sz w:val="20"/>
                <w:szCs w:val="20"/>
              </w:rPr>
            </w:pPr>
            <w:r>
              <w:rPr>
                <w:sz w:val="20"/>
                <w:szCs w:val="20"/>
              </w:rPr>
              <w:t>Autenticação e expiração do token (RNF05).</w:t>
            </w:r>
          </w:p>
        </w:tc>
        <w:tc>
          <w:tcPr>
            <w:tcW w:w="3265" w:type="dxa"/>
            <w:tcBorders>
              <w:top w:val="nil"/>
              <w:left w:val="nil"/>
              <w:bottom w:val="nil"/>
              <w:right w:val="nil"/>
            </w:tcBorders>
            <w:tcMar>
              <w:top w:w="100" w:type="dxa"/>
              <w:left w:w="100" w:type="dxa"/>
              <w:bottom w:w="100" w:type="dxa"/>
              <w:right w:w="100" w:type="dxa"/>
            </w:tcMar>
          </w:tcPr>
          <w:p w14:paraId="10ED1D9B" w14:textId="77777777" w:rsidR="00BF0C07" w:rsidRDefault="00CF2E2C">
            <w:pPr>
              <w:jc w:val="left"/>
              <w:rPr>
                <w:sz w:val="20"/>
                <w:szCs w:val="20"/>
              </w:rPr>
            </w:pPr>
            <w:r>
              <w:rPr>
                <w:sz w:val="20"/>
                <w:szCs w:val="20"/>
              </w:rPr>
              <w:t>Requisição sem token, com token inválido ou com token expirado recebe código 401.</w:t>
            </w:r>
          </w:p>
        </w:tc>
      </w:tr>
      <w:tr w:rsidR="00BF0C07" w14:paraId="35A721E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81E89D" w14:textId="77777777" w:rsidR="00BF0C07" w:rsidRDefault="00CF2E2C">
            <w:pPr>
              <w:jc w:val="center"/>
              <w:rPr>
                <w:sz w:val="20"/>
                <w:szCs w:val="20"/>
              </w:rPr>
            </w:pPr>
            <w:r>
              <w:rPr>
                <w:sz w:val="20"/>
                <w:szCs w:val="20"/>
              </w:rPr>
              <w:t>TS11</w:t>
            </w:r>
          </w:p>
        </w:tc>
        <w:tc>
          <w:tcPr>
            <w:tcW w:w="1632" w:type="dxa"/>
            <w:tcBorders>
              <w:top w:val="nil"/>
              <w:left w:val="nil"/>
              <w:bottom w:val="nil"/>
              <w:right w:val="nil"/>
            </w:tcBorders>
            <w:tcMar>
              <w:top w:w="100" w:type="dxa"/>
              <w:left w:w="100" w:type="dxa"/>
              <w:bottom w:w="100" w:type="dxa"/>
              <w:right w:w="100" w:type="dxa"/>
            </w:tcMar>
          </w:tcPr>
          <w:p w14:paraId="3AC5A6A1"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962EED" w14:textId="77777777" w:rsidR="00BF0C07" w:rsidRDefault="00CF2E2C">
            <w:pPr>
              <w:jc w:val="left"/>
              <w:rPr>
                <w:sz w:val="20"/>
                <w:szCs w:val="20"/>
              </w:rPr>
            </w:pPr>
            <w:r>
              <w:rPr>
                <w:sz w:val="20"/>
                <w:szCs w:val="20"/>
              </w:rPr>
              <w:t>Perfil Professor em modo somente leitura (RN11).</w:t>
            </w:r>
          </w:p>
        </w:tc>
        <w:tc>
          <w:tcPr>
            <w:tcW w:w="3265" w:type="dxa"/>
            <w:tcBorders>
              <w:top w:val="nil"/>
              <w:left w:val="nil"/>
              <w:bottom w:val="nil"/>
              <w:right w:val="nil"/>
            </w:tcBorders>
            <w:tcMar>
              <w:top w:w="100" w:type="dxa"/>
              <w:left w:w="100" w:type="dxa"/>
              <w:bottom w:w="100" w:type="dxa"/>
              <w:right w:w="100" w:type="dxa"/>
            </w:tcMar>
          </w:tcPr>
          <w:p w14:paraId="5B931C07" w14:textId="77777777" w:rsidR="00BF0C07" w:rsidRDefault="00CF2E2C">
            <w:pPr>
              <w:jc w:val="left"/>
              <w:rPr>
                <w:sz w:val="20"/>
                <w:szCs w:val="20"/>
              </w:rPr>
            </w:pPr>
            <w:r>
              <w:rPr>
                <w:sz w:val="20"/>
                <w:szCs w:val="20"/>
              </w:rPr>
              <w:t>Tentativa de alteração em ambiente de aluno pelo perfil Professor é recusada com código 403.</w:t>
            </w:r>
          </w:p>
        </w:tc>
      </w:tr>
      <w:tr w:rsidR="00BF0C07" w14:paraId="25D40B5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7CC1080" w14:textId="77777777" w:rsidR="00BF0C07" w:rsidRDefault="00CF2E2C">
            <w:pPr>
              <w:jc w:val="center"/>
              <w:rPr>
                <w:sz w:val="20"/>
                <w:szCs w:val="20"/>
              </w:rPr>
            </w:pPr>
            <w:r>
              <w:rPr>
                <w:sz w:val="20"/>
                <w:szCs w:val="20"/>
              </w:rPr>
              <w:t>TS12</w:t>
            </w:r>
          </w:p>
        </w:tc>
        <w:tc>
          <w:tcPr>
            <w:tcW w:w="1632" w:type="dxa"/>
            <w:tcBorders>
              <w:top w:val="nil"/>
              <w:left w:val="nil"/>
              <w:bottom w:val="nil"/>
              <w:right w:val="nil"/>
            </w:tcBorders>
            <w:tcMar>
              <w:top w:w="100" w:type="dxa"/>
              <w:left w:w="100" w:type="dxa"/>
              <w:bottom w:w="100" w:type="dxa"/>
              <w:right w:w="100" w:type="dxa"/>
            </w:tcMar>
          </w:tcPr>
          <w:p w14:paraId="1AA1F530"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5248017C" w14:textId="77777777" w:rsidR="00BF0C07" w:rsidRDefault="00CF2E2C">
            <w:pPr>
              <w:jc w:val="left"/>
              <w:rPr>
                <w:sz w:val="20"/>
                <w:szCs w:val="20"/>
              </w:rPr>
            </w:pPr>
            <w:r>
              <w:rPr>
                <w:sz w:val="20"/>
                <w:szCs w:val="20"/>
              </w:rPr>
              <w:t>Geração de 10.000 registros operacionais simulados (RNF02).</w:t>
            </w:r>
          </w:p>
        </w:tc>
        <w:tc>
          <w:tcPr>
            <w:tcW w:w="3265" w:type="dxa"/>
            <w:tcBorders>
              <w:top w:val="nil"/>
              <w:left w:val="nil"/>
              <w:bottom w:val="nil"/>
              <w:right w:val="nil"/>
            </w:tcBorders>
            <w:tcMar>
              <w:top w:w="100" w:type="dxa"/>
              <w:left w:w="100" w:type="dxa"/>
              <w:bottom w:w="100" w:type="dxa"/>
              <w:right w:w="100" w:type="dxa"/>
            </w:tcMar>
          </w:tcPr>
          <w:p w14:paraId="2F6DE417" w14:textId="77777777" w:rsidR="00BF0C07" w:rsidRDefault="00CF2E2C">
            <w:pPr>
              <w:jc w:val="left"/>
              <w:rPr>
                <w:sz w:val="20"/>
                <w:szCs w:val="20"/>
              </w:rPr>
            </w:pPr>
            <w:r>
              <w:rPr>
                <w:sz w:val="20"/>
                <w:szCs w:val="20"/>
              </w:rPr>
              <w:t>A operação é concluída em até dez segundos.</w:t>
            </w:r>
          </w:p>
        </w:tc>
      </w:tr>
      <w:tr w:rsidR="00BF0C07" w14:paraId="1F51D3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2C4D3CA" w14:textId="77777777" w:rsidR="00BF0C07" w:rsidRDefault="00CF2E2C">
            <w:pPr>
              <w:jc w:val="center"/>
              <w:rPr>
                <w:sz w:val="20"/>
                <w:szCs w:val="20"/>
              </w:rPr>
            </w:pPr>
            <w:r>
              <w:rPr>
                <w:sz w:val="20"/>
                <w:szCs w:val="20"/>
              </w:rPr>
              <w:t>TS13</w:t>
            </w:r>
          </w:p>
        </w:tc>
        <w:tc>
          <w:tcPr>
            <w:tcW w:w="1632" w:type="dxa"/>
            <w:tcBorders>
              <w:top w:val="nil"/>
              <w:left w:val="nil"/>
              <w:bottom w:val="nil"/>
              <w:right w:val="nil"/>
            </w:tcBorders>
            <w:tcMar>
              <w:top w:w="100" w:type="dxa"/>
              <w:left w:w="100" w:type="dxa"/>
              <w:bottom w:w="100" w:type="dxa"/>
              <w:right w:w="100" w:type="dxa"/>
            </w:tcMar>
          </w:tcPr>
          <w:p w14:paraId="63FDC087"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18CFD436" w14:textId="77777777" w:rsidR="00BF0C07" w:rsidRDefault="00CF2E2C">
            <w:pPr>
              <w:jc w:val="left"/>
              <w:rPr>
                <w:sz w:val="20"/>
                <w:szCs w:val="20"/>
              </w:rPr>
            </w:pPr>
            <w:r>
              <w:rPr>
                <w:sz w:val="20"/>
                <w:szCs w:val="20"/>
              </w:rPr>
              <w:t>Operações de cadastro e consulta (RNF02).</w:t>
            </w:r>
          </w:p>
        </w:tc>
        <w:tc>
          <w:tcPr>
            <w:tcW w:w="3265" w:type="dxa"/>
            <w:tcBorders>
              <w:top w:val="nil"/>
              <w:left w:val="nil"/>
              <w:bottom w:val="nil"/>
              <w:right w:val="nil"/>
            </w:tcBorders>
            <w:tcMar>
              <w:top w:w="100" w:type="dxa"/>
              <w:left w:w="100" w:type="dxa"/>
              <w:bottom w:w="100" w:type="dxa"/>
              <w:right w:w="100" w:type="dxa"/>
            </w:tcMar>
          </w:tcPr>
          <w:p w14:paraId="780CD4EF" w14:textId="77777777" w:rsidR="00BF0C07" w:rsidRDefault="00CF2E2C">
            <w:pPr>
              <w:jc w:val="left"/>
              <w:rPr>
                <w:sz w:val="20"/>
                <w:szCs w:val="20"/>
              </w:rPr>
            </w:pPr>
            <w:r>
              <w:rPr>
                <w:sz w:val="20"/>
                <w:szCs w:val="20"/>
              </w:rPr>
              <w:t>O tempo de resposta permanece em até dois segundos.</w:t>
            </w:r>
          </w:p>
        </w:tc>
      </w:tr>
      <w:tr w:rsidR="00BF0C07" w14:paraId="052164B8" w14:textId="77777777">
        <w:trPr>
          <w:trHeight w:val="1085"/>
        </w:trPr>
        <w:tc>
          <w:tcPr>
            <w:tcW w:w="1088" w:type="dxa"/>
            <w:tcBorders>
              <w:top w:val="nil"/>
              <w:left w:val="nil"/>
              <w:bottom w:val="nil"/>
              <w:right w:val="nil"/>
            </w:tcBorders>
            <w:tcMar>
              <w:top w:w="100" w:type="dxa"/>
              <w:left w:w="100" w:type="dxa"/>
              <w:bottom w:w="100" w:type="dxa"/>
              <w:right w:w="100" w:type="dxa"/>
            </w:tcMar>
          </w:tcPr>
          <w:p w14:paraId="21242231" w14:textId="77777777" w:rsidR="00BF0C07" w:rsidRDefault="00CF2E2C">
            <w:pPr>
              <w:jc w:val="center"/>
              <w:rPr>
                <w:sz w:val="20"/>
                <w:szCs w:val="20"/>
              </w:rPr>
            </w:pPr>
            <w:r>
              <w:rPr>
                <w:sz w:val="20"/>
                <w:szCs w:val="20"/>
              </w:rPr>
              <w:t>TS14</w:t>
            </w:r>
          </w:p>
        </w:tc>
        <w:tc>
          <w:tcPr>
            <w:tcW w:w="1632" w:type="dxa"/>
            <w:tcBorders>
              <w:top w:val="nil"/>
              <w:left w:val="nil"/>
              <w:bottom w:val="nil"/>
              <w:right w:val="nil"/>
            </w:tcBorders>
            <w:tcMar>
              <w:top w:w="100" w:type="dxa"/>
              <w:left w:w="100" w:type="dxa"/>
              <w:bottom w:w="100" w:type="dxa"/>
              <w:right w:w="100" w:type="dxa"/>
            </w:tcMar>
          </w:tcPr>
          <w:p w14:paraId="024076E4" w14:textId="77777777" w:rsidR="00BF0C07" w:rsidRDefault="00CF2E2C">
            <w:pPr>
              <w:jc w:val="left"/>
              <w:rPr>
                <w:sz w:val="20"/>
                <w:szCs w:val="20"/>
              </w:rPr>
            </w:pPr>
            <w:r>
              <w:rPr>
                <w:sz w:val="20"/>
                <w:szCs w:val="20"/>
              </w:rPr>
              <w:t>Compatibilidade</w:t>
            </w:r>
          </w:p>
        </w:tc>
        <w:tc>
          <w:tcPr>
            <w:tcW w:w="3084" w:type="dxa"/>
            <w:tcBorders>
              <w:top w:val="nil"/>
              <w:left w:val="nil"/>
              <w:bottom w:val="nil"/>
              <w:right w:val="nil"/>
            </w:tcBorders>
            <w:tcMar>
              <w:top w:w="100" w:type="dxa"/>
              <w:left w:w="100" w:type="dxa"/>
              <w:bottom w:w="100" w:type="dxa"/>
              <w:right w:w="100" w:type="dxa"/>
            </w:tcMar>
          </w:tcPr>
          <w:p w14:paraId="7E1DA812" w14:textId="77777777" w:rsidR="00BF0C07" w:rsidRDefault="00CF2E2C">
            <w:pPr>
              <w:jc w:val="left"/>
              <w:rPr>
                <w:sz w:val="20"/>
                <w:szCs w:val="20"/>
              </w:rPr>
            </w:pPr>
            <w:r>
              <w:rPr>
                <w:sz w:val="20"/>
                <w:szCs w:val="20"/>
              </w:rPr>
              <w:t>Execução da interface nos navegadores previstos (RNF03).</w:t>
            </w:r>
          </w:p>
        </w:tc>
        <w:tc>
          <w:tcPr>
            <w:tcW w:w="3265" w:type="dxa"/>
            <w:tcBorders>
              <w:top w:val="nil"/>
              <w:left w:val="nil"/>
              <w:bottom w:val="nil"/>
              <w:right w:val="nil"/>
            </w:tcBorders>
            <w:tcMar>
              <w:top w:w="100" w:type="dxa"/>
              <w:left w:w="100" w:type="dxa"/>
              <w:bottom w:w="100" w:type="dxa"/>
              <w:right w:w="100" w:type="dxa"/>
            </w:tcMar>
          </w:tcPr>
          <w:p w14:paraId="52C5B0ED" w14:textId="77777777" w:rsidR="00BF0C07" w:rsidRDefault="00CF2E2C">
            <w:pPr>
              <w:jc w:val="left"/>
              <w:rPr>
                <w:sz w:val="20"/>
                <w:szCs w:val="20"/>
              </w:rPr>
            </w:pPr>
            <w:r>
              <w:rPr>
                <w:sz w:val="20"/>
                <w:szCs w:val="20"/>
              </w:rPr>
              <w:t>O fluxo completo do estudo de caso é executado sem erro no Chrome, no Edge e no Firefox.</w:t>
            </w:r>
          </w:p>
        </w:tc>
      </w:tr>
      <w:tr w:rsidR="00BF0C07" w14:paraId="634339A4"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D219A8B" w14:textId="77777777" w:rsidR="00BF0C07" w:rsidRDefault="00CF2E2C">
            <w:pPr>
              <w:jc w:val="center"/>
              <w:rPr>
                <w:sz w:val="20"/>
                <w:szCs w:val="20"/>
              </w:rPr>
            </w:pPr>
            <w:r>
              <w:rPr>
                <w:sz w:val="20"/>
                <w:szCs w:val="20"/>
              </w:rPr>
              <w:t>TS15</w:t>
            </w:r>
          </w:p>
        </w:tc>
        <w:tc>
          <w:tcPr>
            <w:tcW w:w="1632" w:type="dxa"/>
            <w:tcBorders>
              <w:top w:val="nil"/>
              <w:left w:val="nil"/>
              <w:bottom w:val="nil"/>
              <w:right w:val="nil"/>
            </w:tcBorders>
            <w:tcMar>
              <w:top w:w="100" w:type="dxa"/>
              <w:left w:w="100" w:type="dxa"/>
              <w:bottom w:w="100" w:type="dxa"/>
              <w:right w:w="100" w:type="dxa"/>
            </w:tcMar>
          </w:tcPr>
          <w:p w14:paraId="3D32AD13" w14:textId="77777777" w:rsidR="00BF0C07" w:rsidRDefault="00CF2E2C">
            <w:pPr>
              <w:jc w:val="left"/>
              <w:rPr>
                <w:sz w:val="20"/>
                <w:szCs w:val="20"/>
              </w:rPr>
            </w:pPr>
            <w:r>
              <w:rPr>
                <w:sz w:val="20"/>
                <w:szCs w:val="20"/>
              </w:rPr>
              <w:t>Aceitação</w:t>
            </w:r>
          </w:p>
        </w:tc>
        <w:tc>
          <w:tcPr>
            <w:tcW w:w="3084" w:type="dxa"/>
            <w:tcBorders>
              <w:top w:val="nil"/>
              <w:left w:val="nil"/>
              <w:bottom w:val="nil"/>
              <w:right w:val="nil"/>
            </w:tcBorders>
            <w:tcMar>
              <w:top w:w="100" w:type="dxa"/>
              <w:left w:w="100" w:type="dxa"/>
              <w:bottom w:w="100" w:type="dxa"/>
              <w:right w:w="100" w:type="dxa"/>
            </w:tcMar>
          </w:tcPr>
          <w:p w14:paraId="5C267F01" w14:textId="77777777" w:rsidR="00BF0C07" w:rsidRDefault="00CF2E2C">
            <w:pPr>
              <w:jc w:val="left"/>
              <w:rPr>
                <w:sz w:val="20"/>
                <w:szCs w:val="20"/>
              </w:rPr>
            </w:pPr>
            <w:r>
              <w:rPr>
                <w:sz w:val="20"/>
                <w:szCs w:val="20"/>
              </w:rPr>
              <w:t>Percurso completo do estudo de caso do Bloco 4.</w:t>
            </w:r>
          </w:p>
        </w:tc>
        <w:tc>
          <w:tcPr>
            <w:tcW w:w="3265" w:type="dxa"/>
            <w:tcBorders>
              <w:top w:val="nil"/>
              <w:left w:val="nil"/>
              <w:bottom w:val="nil"/>
              <w:right w:val="nil"/>
            </w:tcBorders>
            <w:tcMar>
              <w:top w:w="100" w:type="dxa"/>
              <w:left w:w="100" w:type="dxa"/>
              <w:bottom w:w="100" w:type="dxa"/>
              <w:right w:w="100" w:type="dxa"/>
            </w:tcMar>
          </w:tcPr>
          <w:p w14:paraId="4BE31FAE" w14:textId="77777777" w:rsidR="00BF0C07" w:rsidRDefault="00CF2E2C">
            <w:pPr>
              <w:jc w:val="left"/>
              <w:rPr>
                <w:sz w:val="20"/>
                <w:szCs w:val="20"/>
              </w:rPr>
            </w:pPr>
            <w:r>
              <w:rPr>
                <w:sz w:val="20"/>
                <w:szCs w:val="20"/>
              </w:rPr>
              <w:t>O roteiro é executado de ponta a ponta, do login à consulta do painel de indicadores, sem intervenção técnica.</w:t>
            </w:r>
          </w:p>
        </w:tc>
      </w:tr>
    </w:tbl>
    <w:p w14:paraId="250723D8" w14:textId="77777777" w:rsidR="00476E10" w:rsidRDefault="00476E10">
      <w:pPr>
        <w:spacing w:after="0"/>
      </w:pPr>
    </w:p>
    <w:p w14:paraId="1DF6D217" w14:textId="77777777" w:rsidR="00476E10" w:rsidRDefault="00CF2E2C">
      <w:pPr>
        <w:spacing w:after="240"/>
        <w:jc w:val="center"/>
      </w:pPr>
      <w:r>
        <w:t>Fonte: Autoria própria</w:t>
      </w:r>
    </w:p>
    <w:p w14:paraId="4A72A52D" w14:textId="77777777" w:rsidR="00BF0C07" w:rsidRDefault="00CF2E2C">
      <w:pPr>
        <w:pStyle w:val="Ttulo2"/>
        <w:jc w:val="left"/>
        <w:rPr>
          <w:highlight w:val="white"/>
        </w:rPr>
      </w:pPr>
      <w:bookmarkStart w:id="179" w:name="_riip9rbqul1c" w:colFirst="0" w:colLast="0"/>
      <w:bookmarkEnd w:id="179"/>
      <w:r>
        <w:t>4.5 Resumo do Projeto</w:t>
      </w:r>
    </w:p>
    <w:p w14:paraId="2B37952D" w14:textId="77777777" w:rsidR="00BF0C07" w:rsidRDefault="00CF2E2C">
      <w:pPr>
        <w:ind w:firstLine="720"/>
        <w:rPr>
          <w:highlight w:val="white"/>
        </w:rPr>
      </w:pPr>
      <w:r>
        <w:rPr>
          <w:highlight w:val="white"/>
        </w:rPr>
        <w:t xml:space="preserve">O Quadro 27 a seguir apresenta um resumo geral da unidade de aprendizagem projetada. </w:t>
      </w:r>
    </w:p>
    <w:p w14:paraId="0E62B36C" w14:textId="77777777" w:rsidR="00BF0C07" w:rsidRDefault="00CF2E2C">
      <w:pPr>
        <w:spacing w:before="0" w:after="0"/>
        <w:jc w:val="center"/>
        <w:rPr>
          <w:highlight w:val="white"/>
        </w:rPr>
      </w:pPr>
      <w:r>
        <w:rPr>
          <w:highlight w:val="white"/>
        </w:rPr>
        <w:t xml:space="preserve">Quadro 27 - Resumo geral da unidade de aprendizagem </w:t>
      </w:r>
    </w:p>
    <w:tbl>
      <w:tblPr>
        <w:tblStyle w:val="afd"/>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7335"/>
      </w:tblGrid>
      <w:tr w:rsidR="00BF0C07" w14:paraId="236439ED" w14:textId="77777777">
        <w:tc>
          <w:tcPr>
            <w:tcW w:w="1695" w:type="dxa"/>
            <w:tcMar>
              <w:top w:w="100" w:type="dxa"/>
              <w:left w:w="100" w:type="dxa"/>
              <w:bottom w:w="100" w:type="dxa"/>
              <w:right w:w="100" w:type="dxa"/>
            </w:tcMar>
          </w:tcPr>
          <w:p w14:paraId="7B89E210"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Característica </w:t>
            </w:r>
          </w:p>
        </w:tc>
        <w:tc>
          <w:tcPr>
            <w:tcW w:w="7335" w:type="dxa"/>
            <w:tcMar>
              <w:top w:w="100" w:type="dxa"/>
              <w:left w:w="100" w:type="dxa"/>
              <w:bottom w:w="100" w:type="dxa"/>
              <w:right w:w="100" w:type="dxa"/>
            </w:tcMar>
          </w:tcPr>
          <w:p w14:paraId="73B289F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r>
      <w:tr w:rsidR="00BF0C07" w14:paraId="28E6BBEF" w14:textId="77777777">
        <w:trPr>
          <w:trHeight w:val="470"/>
        </w:trPr>
        <w:tc>
          <w:tcPr>
            <w:tcW w:w="1695" w:type="dxa"/>
            <w:tcMar>
              <w:top w:w="100" w:type="dxa"/>
              <w:left w:w="100" w:type="dxa"/>
              <w:bottom w:w="100" w:type="dxa"/>
              <w:right w:w="100" w:type="dxa"/>
            </w:tcMar>
          </w:tcPr>
          <w:p w14:paraId="570F078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Tema </w:t>
            </w:r>
          </w:p>
        </w:tc>
        <w:tc>
          <w:tcPr>
            <w:tcW w:w="7335" w:type="dxa"/>
            <w:tcMar>
              <w:top w:w="100" w:type="dxa"/>
              <w:left w:w="100" w:type="dxa"/>
              <w:bottom w:w="100" w:type="dxa"/>
              <w:right w:w="100" w:type="dxa"/>
            </w:tcMar>
          </w:tcPr>
          <w:p w14:paraId="76A166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48E76D4E" w14:textId="77777777">
        <w:tc>
          <w:tcPr>
            <w:tcW w:w="1695" w:type="dxa"/>
            <w:tcMar>
              <w:top w:w="100" w:type="dxa"/>
              <w:left w:w="100" w:type="dxa"/>
              <w:bottom w:w="100" w:type="dxa"/>
              <w:right w:w="100" w:type="dxa"/>
            </w:tcMar>
          </w:tcPr>
          <w:p w14:paraId="36C47B8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w:t>
            </w:r>
          </w:p>
        </w:tc>
        <w:tc>
          <w:tcPr>
            <w:tcW w:w="7335" w:type="dxa"/>
            <w:tcMar>
              <w:top w:w="100" w:type="dxa"/>
              <w:left w:w="100" w:type="dxa"/>
              <w:bottom w:w="100" w:type="dxa"/>
              <w:right w:w="100" w:type="dxa"/>
            </w:tcMar>
          </w:tcPr>
          <w:p w14:paraId="2AC4546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r w:rsidR="00BF0C07" w14:paraId="5D2DFF12" w14:textId="77777777">
        <w:tc>
          <w:tcPr>
            <w:tcW w:w="1695" w:type="dxa"/>
            <w:tcMar>
              <w:top w:w="100" w:type="dxa"/>
              <w:left w:w="100" w:type="dxa"/>
              <w:bottom w:w="100" w:type="dxa"/>
              <w:right w:w="100" w:type="dxa"/>
            </w:tcMar>
          </w:tcPr>
          <w:p w14:paraId="71591A6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7335" w:type="dxa"/>
            <w:tcMar>
              <w:top w:w="100" w:type="dxa"/>
              <w:left w:w="100" w:type="dxa"/>
              <w:bottom w:w="100" w:type="dxa"/>
              <w:right w:w="100" w:type="dxa"/>
            </w:tcMar>
          </w:tcPr>
          <w:p w14:paraId="0256F62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e TI </w:t>
            </w:r>
          </w:p>
        </w:tc>
      </w:tr>
      <w:tr w:rsidR="00BF0C07" w14:paraId="084EC61D" w14:textId="77777777">
        <w:tc>
          <w:tcPr>
            <w:tcW w:w="1695" w:type="dxa"/>
            <w:tcMar>
              <w:top w:w="100" w:type="dxa"/>
              <w:left w:w="100" w:type="dxa"/>
              <w:bottom w:w="100" w:type="dxa"/>
              <w:right w:w="100" w:type="dxa"/>
            </w:tcMar>
          </w:tcPr>
          <w:p w14:paraId="489F4B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7335" w:type="dxa"/>
            <w:tcMar>
              <w:top w:w="100" w:type="dxa"/>
              <w:left w:w="100" w:type="dxa"/>
              <w:bottom w:w="100" w:type="dxa"/>
              <w:right w:w="100" w:type="dxa"/>
            </w:tcMar>
          </w:tcPr>
          <w:p w14:paraId="222534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65EEDBD0" w14:textId="77777777">
        <w:tc>
          <w:tcPr>
            <w:tcW w:w="1695" w:type="dxa"/>
            <w:tcMar>
              <w:top w:w="100" w:type="dxa"/>
              <w:left w:w="100" w:type="dxa"/>
              <w:bottom w:w="100" w:type="dxa"/>
              <w:right w:w="100" w:type="dxa"/>
            </w:tcMar>
          </w:tcPr>
          <w:p w14:paraId="511309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Práticas abordadas </w:t>
            </w:r>
          </w:p>
        </w:tc>
        <w:tc>
          <w:tcPr>
            <w:tcW w:w="7335" w:type="dxa"/>
            <w:tcMar>
              <w:top w:w="100" w:type="dxa"/>
              <w:left w:w="100" w:type="dxa"/>
              <w:bottom w:w="100" w:type="dxa"/>
              <w:right w:w="100" w:type="dxa"/>
            </w:tcMar>
          </w:tcPr>
          <w:p w14:paraId="625B5C4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(Strategy Management) </w:t>
            </w:r>
          </w:p>
        </w:tc>
      </w:tr>
      <w:tr w:rsidR="00BF0C07" w14:paraId="0675319B" w14:textId="77777777">
        <w:tc>
          <w:tcPr>
            <w:tcW w:w="1695" w:type="dxa"/>
            <w:tcMar>
              <w:top w:w="100" w:type="dxa"/>
              <w:left w:w="100" w:type="dxa"/>
              <w:bottom w:w="100" w:type="dxa"/>
              <w:right w:w="100" w:type="dxa"/>
            </w:tcMar>
          </w:tcPr>
          <w:p w14:paraId="1773AF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Estratégias de ensino </w:t>
            </w:r>
          </w:p>
        </w:tc>
        <w:tc>
          <w:tcPr>
            <w:tcW w:w="7335" w:type="dxa"/>
            <w:tcMar>
              <w:top w:w="100" w:type="dxa"/>
              <w:left w:w="100" w:type="dxa"/>
              <w:bottom w:w="100" w:type="dxa"/>
              <w:right w:w="100" w:type="dxa"/>
            </w:tcMar>
          </w:tcPr>
          <w:p w14:paraId="4C1616C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Aulas expositivas, atividades em grupo, estudo de caso e demonstração de ferramenta de ITSM </w:t>
            </w:r>
          </w:p>
        </w:tc>
      </w:tr>
      <w:tr w:rsidR="00BF0C07" w14:paraId="385B8CDE" w14:textId="77777777">
        <w:tc>
          <w:tcPr>
            <w:tcW w:w="1695" w:type="dxa"/>
            <w:tcMar>
              <w:top w:w="100" w:type="dxa"/>
              <w:left w:w="100" w:type="dxa"/>
              <w:bottom w:w="100" w:type="dxa"/>
              <w:right w:w="100" w:type="dxa"/>
            </w:tcMar>
          </w:tcPr>
          <w:p w14:paraId="58FCC2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w:t>
            </w:r>
          </w:p>
        </w:tc>
        <w:tc>
          <w:tcPr>
            <w:tcW w:w="7335" w:type="dxa"/>
            <w:tcMar>
              <w:top w:w="100" w:type="dxa"/>
              <w:left w:w="100" w:type="dxa"/>
              <w:bottom w:w="100" w:type="dxa"/>
              <w:right w:w="100" w:type="dxa"/>
            </w:tcMar>
          </w:tcPr>
          <w:p w14:paraId="73B315E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Formativa (observação) e questionário final (objetivas e abertas) </w:t>
            </w:r>
          </w:p>
        </w:tc>
      </w:tr>
      <w:tr w:rsidR="00BF0C07" w14:paraId="55AA5CD3" w14:textId="77777777">
        <w:tc>
          <w:tcPr>
            <w:tcW w:w="1695" w:type="dxa"/>
            <w:tcMar>
              <w:top w:w="100" w:type="dxa"/>
              <w:left w:w="100" w:type="dxa"/>
              <w:bottom w:w="100" w:type="dxa"/>
              <w:right w:w="100" w:type="dxa"/>
            </w:tcMar>
          </w:tcPr>
          <w:p w14:paraId="2B37ED9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construção </w:t>
            </w:r>
          </w:p>
        </w:tc>
        <w:tc>
          <w:tcPr>
            <w:tcW w:w="7335" w:type="dxa"/>
            <w:tcMar>
              <w:top w:w="100" w:type="dxa"/>
              <w:left w:w="100" w:type="dxa"/>
              <w:bottom w:w="100" w:type="dxa"/>
              <w:right w:w="100" w:type="dxa"/>
            </w:tcMar>
          </w:tcPr>
          <w:p w14:paraId="1BA2F55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Modelo ADDIE de design instrucional </w:t>
            </w:r>
          </w:p>
        </w:tc>
      </w:tr>
    </w:tbl>
    <w:p w14:paraId="03B7E52B" w14:textId="77777777" w:rsidR="00BF0C07" w:rsidRDefault="00CF2E2C">
      <w:pPr>
        <w:ind w:firstLine="720"/>
        <w:jc w:val="center"/>
        <w:rPr>
          <w:highlight w:val="white"/>
        </w:rPr>
      </w:pPr>
      <w:r>
        <w:rPr>
          <w:highlight w:val="white"/>
        </w:rPr>
        <w:t xml:space="preserve">Fonte: Autoria própria </w:t>
      </w:r>
    </w:p>
    <w:p w14:paraId="40DF6648" w14:textId="77777777" w:rsidR="00BF0C07" w:rsidRDefault="00CF2E2C">
      <w:pPr>
        <w:spacing w:before="240" w:after="240"/>
        <w:ind w:firstLine="720"/>
        <w:jc w:val="left"/>
        <w:rPr>
          <w:highlight w:val="white"/>
        </w:rPr>
      </w:pPr>
      <w:r>
        <w:t>As fases de Desenvolvimento, Implementação e Avaliação do modelo ADDIE serão executadas no próximo semestre (TCC3). Na fase de Desenvolvimento, os materiais didáticos descritos neste capítulo serão produzidos e a ferramenta educacional especificada na Seção 4.4 será implementada. Na fase de Implementação, a unidade será aplicada em uma turma real, com a ferramenta sendo demonstrada pelo professor no Bloco 2 e utilizada pelos alunos no estudo de caso do Bloco 4. E na fase de Avaliação, os resultados serão an</w:t>
      </w:r>
      <w:r>
        <w:t>alisados para verificar se os objetivos de aprendizagem foram alcançados e para identificar melhorias na proposta.</w:t>
      </w:r>
    </w:p>
    <w:p w14:paraId="5563B2D2" w14:textId="77777777" w:rsidR="00BF0C07" w:rsidRDefault="00CF2E2C">
      <w:pPr>
        <w:pStyle w:val="Ttulo2"/>
        <w:keepNext w:val="0"/>
        <w:keepLines w:val="0"/>
        <w:spacing w:before="240" w:after="40"/>
        <w:jc w:val="left"/>
        <w:rPr>
          <w:highlight w:val="white"/>
        </w:rPr>
      </w:pPr>
      <w:bookmarkStart w:id="180" w:name="_3bhnvyzx6ki" w:colFirst="0" w:colLast="0"/>
      <w:bookmarkEnd w:id="180"/>
      <w:r>
        <w:t>4.6 Plano de Ensino</w:t>
      </w:r>
    </w:p>
    <w:p w14:paraId="6CCFF3E2" w14:textId="77777777" w:rsidR="00BF0C07" w:rsidRDefault="00CF2E2C">
      <w:pPr>
        <w:spacing w:before="240" w:after="240"/>
        <w:ind w:firstLine="720"/>
        <w:jc w:val="left"/>
        <w:rPr>
          <w:highlight w:val="white"/>
        </w:rPr>
      </w:pPr>
      <w:r>
        <w:rPr>
          <w:highlight w:val="white"/>
        </w:rPr>
        <w:t>Esta seção apresenta o plano de ensino da unidade de aprendizagem, detalhando o que será entregue como produto final deste trabalho. O plano foi elaborado com base nas fases de Análise e Design do modelo ADDIE apresentadas nas seções anteriores e serve como guia completo para que qualquer professor de um curso superior de computação possa aplicar a unidade em sua disciplina.</w:t>
      </w:r>
    </w:p>
    <w:p w14:paraId="00CC1DE4" w14:textId="77777777" w:rsidR="00BF0C07" w:rsidRDefault="00CF2E2C">
      <w:pPr>
        <w:pStyle w:val="Ttulo3"/>
        <w:spacing w:before="240" w:after="240"/>
        <w:jc w:val="left"/>
        <w:rPr>
          <w:highlight w:val="white"/>
        </w:rPr>
      </w:pPr>
      <w:bookmarkStart w:id="181" w:name="_qef8gnlbxuz6" w:colFirst="0" w:colLast="0"/>
      <w:bookmarkEnd w:id="181"/>
      <w:r>
        <w:t>4.6.1 Dados Gerais</w:t>
      </w:r>
    </w:p>
    <w:p w14:paraId="31A35FD0" w14:textId="77777777" w:rsidR="00BF0C07" w:rsidRDefault="00CF2E2C">
      <w:pPr>
        <w:spacing w:before="240" w:after="240"/>
        <w:ind w:firstLine="708"/>
        <w:rPr>
          <w:highlight w:val="white"/>
        </w:rPr>
      </w:pPr>
      <w:r>
        <w:rPr>
          <w:highlight w:val="white"/>
        </w:rPr>
        <w:t>A unidade de aprendizagem foi projetada para ser uma experiência de ensino compacta e flexível, com carga horária total de quatro horas aula. Essa duração foi definida levando em consideração a realidade dos cursos superiores na área de TI, onde o espaço disponível para novos conteúdos dentro de disciplinas já existentes é limitado (YORDANOV, 2022). Uma carga horária curta aumenta a viabilidade de incorporação da unidade sem necessidade de reestruturação curricular.</w:t>
      </w:r>
    </w:p>
    <w:p w14:paraId="639F79F1" w14:textId="77777777" w:rsidR="00BF0C07" w:rsidRDefault="00CF2E2C">
      <w:pPr>
        <w:spacing w:before="240" w:after="240"/>
        <w:ind w:firstLine="708"/>
        <w:rPr>
          <w:highlight w:val="white"/>
        </w:rPr>
      </w:pPr>
      <w:r>
        <w:rPr>
          <w:highlight w:val="white"/>
        </w:rPr>
        <w:t>O público alvo são alunos de graduação que ainda não tiveram contato formal com o tema de gerenciamento da estratégia de serviço de TI. Não é exigido conhecimento prévio em ITIL, apenas noções básicas de TI e organização empresarial, competências que normalmente são desenvolvidas nos primeiros semestres dos cursos superiores na área de TI. Isso permite que a unidade seja aplicada a partir da metade do curso, quando os alunos já possuem uma base mínima para compreender o contexto organizacional em que os ser</w:t>
      </w:r>
      <w:r>
        <w:rPr>
          <w:highlight w:val="white"/>
        </w:rPr>
        <w:t>viços de TI operam.</w:t>
      </w:r>
    </w:p>
    <w:p w14:paraId="7815ED8C" w14:textId="77777777" w:rsidR="00BF0C07" w:rsidRDefault="00CF2E2C">
      <w:pPr>
        <w:spacing w:before="240" w:after="240"/>
        <w:ind w:firstLine="708"/>
        <w:rPr>
          <w:highlight w:val="white"/>
        </w:rPr>
      </w:pPr>
      <w:r>
        <w:rPr>
          <w:highlight w:val="white"/>
        </w:rPr>
        <w:t>A unidade pode ser aplicada tanto na modalidade presencial quanto remota, desde que os recursos necessários estejam disponíveis. No caso da modalidade remota, as atividades em grupo e o estudo de caso podem ser conduzidos por meio de ferramentas de videoconferência e colaboração online. O Quadro 28 apresenta um resumo dos dados gerais da unidade de aprendizagem.</w:t>
      </w:r>
    </w:p>
    <w:p w14:paraId="7C471808" w14:textId="77777777" w:rsidR="00BF0C07" w:rsidRDefault="00CF2E2C">
      <w:pPr>
        <w:spacing w:before="0" w:after="0"/>
        <w:jc w:val="center"/>
        <w:rPr>
          <w:sz w:val="26"/>
          <w:szCs w:val="26"/>
          <w:highlight w:val="white"/>
        </w:rPr>
      </w:pPr>
      <w:r>
        <w:rPr>
          <w:highlight w:val="white"/>
        </w:rPr>
        <w:t xml:space="preserve">Quadro 28 - Dados gerais da unidade de aprendizagem </w:t>
      </w:r>
    </w:p>
    <w:tbl>
      <w:tblPr>
        <w:tblStyle w:val="afe"/>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6585"/>
      </w:tblGrid>
      <w:tr w:rsidR="00BF0C07" w14:paraId="433C9A88" w14:textId="77777777">
        <w:tc>
          <w:tcPr>
            <w:tcW w:w="2445" w:type="dxa"/>
            <w:tcMar>
              <w:top w:w="100" w:type="dxa"/>
              <w:left w:w="100" w:type="dxa"/>
              <w:bottom w:w="100" w:type="dxa"/>
              <w:right w:w="100" w:type="dxa"/>
            </w:tcMar>
          </w:tcPr>
          <w:p w14:paraId="4E71D4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Item </w:t>
            </w:r>
          </w:p>
        </w:tc>
        <w:tc>
          <w:tcPr>
            <w:tcW w:w="6585" w:type="dxa"/>
            <w:tcMar>
              <w:top w:w="100" w:type="dxa"/>
              <w:left w:w="100" w:type="dxa"/>
              <w:bottom w:w="100" w:type="dxa"/>
              <w:right w:w="100" w:type="dxa"/>
            </w:tcMar>
          </w:tcPr>
          <w:p w14:paraId="7FF709B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w:t>
            </w:r>
          </w:p>
        </w:tc>
      </w:tr>
      <w:tr w:rsidR="00BF0C07" w14:paraId="19DA7126" w14:textId="77777777">
        <w:tc>
          <w:tcPr>
            <w:tcW w:w="2445" w:type="dxa"/>
            <w:tcMar>
              <w:top w:w="100" w:type="dxa"/>
              <w:left w:w="100" w:type="dxa"/>
              <w:bottom w:w="100" w:type="dxa"/>
              <w:right w:w="100" w:type="dxa"/>
            </w:tcMar>
          </w:tcPr>
          <w:p w14:paraId="0701205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Título da unidade </w:t>
            </w:r>
          </w:p>
        </w:tc>
        <w:tc>
          <w:tcPr>
            <w:tcW w:w="6585" w:type="dxa"/>
            <w:tcMar>
              <w:top w:w="100" w:type="dxa"/>
              <w:left w:w="100" w:type="dxa"/>
              <w:bottom w:w="100" w:type="dxa"/>
              <w:right w:w="100" w:type="dxa"/>
            </w:tcMar>
          </w:tcPr>
          <w:p w14:paraId="514331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51CA287F" w14:textId="77777777">
        <w:tc>
          <w:tcPr>
            <w:tcW w:w="2445" w:type="dxa"/>
            <w:tcMar>
              <w:top w:w="100" w:type="dxa"/>
              <w:left w:w="100" w:type="dxa"/>
              <w:bottom w:w="100" w:type="dxa"/>
              <w:right w:w="100" w:type="dxa"/>
            </w:tcMar>
          </w:tcPr>
          <w:p w14:paraId="6C3372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total </w:t>
            </w:r>
          </w:p>
        </w:tc>
        <w:tc>
          <w:tcPr>
            <w:tcW w:w="6585" w:type="dxa"/>
            <w:tcMar>
              <w:top w:w="100" w:type="dxa"/>
              <w:left w:w="100" w:type="dxa"/>
              <w:bottom w:w="100" w:type="dxa"/>
              <w:right w:w="100" w:type="dxa"/>
            </w:tcMar>
          </w:tcPr>
          <w:p w14:paraId="0CCDE4AB" w14:textId="77777777" w:rsidR="00BF0C07" w:rsidRDefault="00CF2E2C">
            <w:pPr>
              <w:widowControl w:val="0"/>
              <w:spacing w:before="0" w:after="0" w:line="240" w:lineRule="auto"/>
              <w:jc w:val="left"/>
              <w:rPr>
                <w:sz w:val="20"/>
                <w:szCs w:val="20"/>
                <w:highlight w:val="white"/>
              </w:rPr>
            </w:pPr>
            <w:r>
              <w:rPr>
                <w:sz w:val="20"/>
                <w:szCs w:val="20"/>
                <w:highlight w:val="white"/>
              </w:rPr>
              <w:t>4 horas aula</w:t>
            </w:r>
          </w:p>
        </w:tc>
      </w:tr>
      <w:tr w:rsidR="00BF0C07" w14:paraId="54BE4C05" w14:textId="77777777">
        <w:tc>
          <w:tcPr>
            <w:tcW w:w="2445" w:type="dxa"/>
            <w:tcMar>
              <w:top w:w="100" w:type="dxa"/>
              <w:left w:w="100" w:type="dxa"/>
              <w:bottom w:w="100" w:type="dxa"/>
              <w:right w:w="100" w:type="dxa"/>
            </w:tcMar>
          </w:tcPr>
          <w:p w14:paraId="538068B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6585" w:type="dxa"/>
            <w:tcMar>
              <w:top w:w="100" w:type="dxa"/>
              <w:left w:w="100" w:type="dxa"/>
              <w:bottom w:w="100" w:type="dxa"/>
              <w:right w:w="100" w:type="dxa"/>
            </w:tcMar>
          </w:tcPr>
          <w:p w14:paraId="003D8F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Sistemas de Informação, ADS, Gestão de TI ou Engenharia de Computação </w:t>
            </w:r>
          </w:p>
        </w:tc>
      </w:tr>
      <w:tr w:rsidR="00BF0C07" w14:paraId="2E5B1F36" w14:textId="77777777">
        <w:tc>
          <w:tcPr>
            <w:tcW w:w="2445" w:type="dxa"/>
            <w:tcMar>
              <w:top w:w="100" w:type="dxa"/>
              <w:left w:w="100" w:type="dxa"/>
              <w:bottom w:w="100" w:type="dxa"/>
              <w:right w:w="100" w:type="dxa"/>
            </w:tcMar>
          </w:tcPr>
          <w:p w14:paraId="23774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6585" w:type="dxa"/>
            <w:tcMar>
              <w:top w:w="100" w:type="dxa"/>
              <w:left w:w="100" w:type="dxa"/>
              <w:bottom w:w="100" w:type="dxa"/>
              <w:right w:w="100" w:type="dxa"/>
            </w:tcMar>
          </w:tcPr>
          <w:p w14:paraId="32602AE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43989F03" w14:textId="77777777">
        <w:tc>
          <w:tcPr>
            <w:tcW w:w="2445" w:type="dxa"/>
            <w:tcMar>
              <w:top w:w="100" w:type="dxa"/>
              <w:left w:w="100" w:type="dxa"/>
              <w:bottom w:w="100" w:type="dxa"/>
              <w:right w:w="100" w:type="dxa"/>
            </w:tcMar>
          </w:tcPr>
          <w:p w14:paraId="78C92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Modalidade </w:t>
            </w:r>
          </w:p>
        </w:tc>
        <w:tc>
          <w:tcPr>
            <w:tcW w:w="6585" w:type="dxa"/>
            <w:tcMar>
              <w:top w:w="100" w:type="dxa"/>
              <w:left w:w="100" w:type="dxa"/>
              <w:bottom w:w="100" w:type="dxa"/>
              <w:right w:w="100" w:type="dxa"/>
            </w:tcMar>
          </w:tcPr>
          <w:p w14:paraId="585EB027" w14:textId="77777777" w:rsidR="00BF0C07" w:rsidRDefault="00CF2E2C">
            <w:pPr>
              <w:widowControl w:val="0"/>
              <w:spacing w:before="0" w:after="0" w:line="240" w:lineRule="auto"/>
              <w:jc w:val="left"/>
              <w:rPr>
                <w:sz w:val="20"/>
                <w:szCs w:val="20"/>
                <w:highlight w:val="white"/>
              </w:rPr>
            </w:pPr>
            <w:r>
              <w:rPr>
                <w:sz w:val="20"/>
                <w:szCs w:val="20"/>
                <w:highlight w:val="white"/>
              </w:rPr>
              <w:t>Presencial ou Remoto</w:t>
            </w:r>
          </w:p>
        </w:tc>
      </w:tr>
      <w:tr w:rsidR="00BF0C07" w14:paraId="02736D88" w14:textId="77777777">
        <w:tc>
          <w:tcPr>
            <w:tcW w:w="2445" w:type="dxa"/>
            <w:tcMar>
              <w:top w:w="100" w:type="dxa"/>
              <w:left w:w="100" w:type="dxa"/>
              <w:bottom w:w="100" w:type="dxa"/>
              <w:right w:w="100" w:type="dxa"/>
            </w:tcMar>
          </w:tcPr>
          <w:p w14:paraId="5118FD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Disciplinas onde pode ser inserida </w:t>
            </w:r>
          </w:p>
        </w:tc>
        <w:tc>
          <w:tcPr>
            <w:tcW w:w="6585" w:type="dxa"/>
            <w:tcMar>
              <w:top w:w="100" w:type="dxa"/>
              <w:left w:w="100" w:type="dxa"/>
              <w:bottom w:w="100" w:type="dxa"/>
              <w:right w:w="100" w:type="dxa"/>
            </w:tcMar>
          </w:tcPr>
          <w:p w14:paraId="46C4AED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de TI, Governança de TI, Engenharia de Software, Administração de Sistemas de Informação </w:t>
            </w:r>
          </w:p>
        </w:tc>
      </w:tr>
    </w:tbl>
    <w:p w14:paraId="213DB993" w14:textId="77777777" w:rsidR="00BF0C07" w:rsidRDefault="00CF2E2C">
      <w:pPr>
        <w:ind w:firstLine="720"/>
        <w:jc w:val="center"/>
        <w:rPr>
          <w:highlight w:val="white"/>
        </w:rPr>
      </w:pPr>
      <w:r>
        <w:rPr>
          <w:highlight w:val="white"/>
        </w:rPr>
        <w:t>Fonte: Autoria própria</w:t>
      </w:r>
    </w:p>
    <w:p w14:paraId="5804F49A" w14:textId="77777777" w:rsidR="00BF0C07" w:rsidRDefault="00CF2E2C">
      <w:pPr>
        <w:ind w:firstLine="720"/>
        <w:rPr>
          <w:highlight w:val="white"/>
        </w:rPr>
      </w:pPr>
      <w:r>
        <w:rPr>
          <w:highlight w:val="white"/>
        </w:rPr>
        <w:t xml:space="preserve">A escolha das disciplinas onde a unidade pode ser inserida foi feita com base na análise das ementas realizada na justificativa deste trabalho. Disciplinas como Gestão de TI e Governança de TI possuem ementas que naturalmente acomodam o tema de gerenciamento da estratégia de serviço, enquanto disciplinas como Engenharia de Software e Administração de Sistemas de Informação podem utilizar a unidade como conteúdo complementar para ampliar a visão estratégica dos alunos sobre os serviços de TI. </w:t>
      </w:r>
    </w:p>
    <w:p w14:paraId="51288B44" w14:textId="77777777" w:rsidR="00BF0C07" w:rsidRDefault="00CF2E2C">
      <w:pPr>
        <w:pStyle w:val="Ttulo3"/>
        <w:spacing w:before="240" w:after="240"/>
        <w:jc w:val="left"/>
        <w:rPr>
          <w:highlight w:val="white"/>
        </w:rPr>
      </w:pPr>
      <w:bookmarkStart w:id="182" w:name="_p87oyq8ump3p" w:colFirst="0" w:colLast="0"/>
      <w:bookmarkEnd w:id="182"/>
      <w:r>
        <w:t>4.6.2 Objetivo Geral da Unidade</w:t>
      </w:r>
    </w:p>
    <w:p w14:paraId="1B7388F2" w14:textId="77777777" w:rsidR="00BF0C07" w:rsidRDefault="00CF2E2C">
      <w:pPr>
        <w:spacing w:before="240" w:after="240"/>
        <w:ind w:firstLine="720"/>
        <w:jc w:val="left"/>
        <w:rPr>
          <w:highlight w:val="white"/>
        </w:rPr>
      </w:pPr>
      <w:r>
        <w:rPr>
          <w:highlight w:val="white"/>
        </w:rPr>
        <w:t xml:space="preserve">Capacitar o aluno a compreender e aplicar os conceitos da gestão da estratégia de serviço de TI conforme as diretrizes da ITIL 4, desenvolvendo competências para tomar decisões estratégicas sobre serviços de TI em contextos organizacionais. </w:t>
      </w:r>
    </w:p>
    <w:p w14:paraId="3A596C34" w14:textId="77777777" w:rsidR="00BF0C07" w:rsidRDefault="00CF2E2C">
      <w:pPr>
        <w:pStyle w:val="Ttulo3"/>
        <w:keepNext w:val="0"/>
        <w:keepLines w:val="0"/>
        <w:jc w:val="left"/>
        <w:rPr>
          <w:highlight w:val="white"/>
        </w:rPr>
      </w:pPr>
      <w:bookmarkStart w:id="183" w:name="_1bfjtymsr9nx" w:colFirst="0" w:colLast="0"/>
      <w:bookmarkEnd w:id="183"/>
      <w:r>
        <w:t>4.6.3 Objetivos Específicos</w:t>
      </w:r>
    </w:p>
    <w:p w14:paraId="1398DAE3" w14:textId="77777777" w:rsidR="00BF0C07" w:rsidRDefault="00CF2E2C">
      <w:pPr>
        <w:spacing w:before="240" w:after="240"/>
        <w:ind w:firstLine="720"/>
        <w:jc w:val="left"/>
        <w:rPr>
          <w:highlight w:val="white"/>
        </w:rPr>
      </w:pPr>
      <w:r>
        <w:rPr>
          <w:highlight w:val="white"/>
        </w:rPr>
        <w:t>Ao final da unidade, o aluno deverá ser capaz de:</w:t>
      </w:r>
    </w:p>
    <w:p w14:paraId="6A1201B1" w14:textId="77777777" w:rsidR="00BF0C07" w:rsidRDefault="00CF2E2C">
      <w:pPr>
        <w:numPr>
          <w:ilvl w:val="0"/>
          <w:numId w:val="4"/>
        </w:numPr>
        <w:spacing w:before="240" w:after="0"/>
        <w:jc w:val="left"/>
        <w:rPr>
          <w:highlight w:val="white"/>
        </w:rPr>
      </w:pPr>
      <w:r>
        <w:rPr>
          <w:highlight w:val="white"/>
        </w:rPr>
        <w:t>Explicar o que é o Service Value System do ITIL 4 e qual é o papel da estratégia de serviço dentro dele.</w:t>
      </w:r>
    </w:p>
    <w:p w14:paraId="4FD7CB3A" w14:textId="77777777" w:rsidR="00BF0C07" w:rsidRDefault="00CF2E2C">
      <w:pPr>
        <w:numPr>
          <w:ilvl w:val="0"/>
          <w:numId w:val="4"/>
        </w:numPr>
        <w:spacing w:before="0" w:after="0"/>
        <w:jc w:val="left"/>
        <w:rPr>
          <w:highlight w:val="white"/>
        </w:rPr>
      </w:pPr>
      <w:r>
        <w:rPr>
          <w:highlight w:val="white"/>
        </w:rPr>
        <w:t>Descrever o propósito das práticas de Gestão da Estratégia.</w:t>
      </w:r>
    </w:p>
    <w:p w14:paraId="249C4770" w14:textId="77777777" w:rsidR="00BF0C07" w:rsidRDefault="00CF2E2C">
      <w:pPr>
        <w:numPr>
          <w:ilvl w:val="0"/>
          <w:numId w:val="4"/>
        </w:numPr>
        <w:spacing w:before="0" w:after="0"/>
        <w:jc w:val="left"/>
        <w:rPr>
          <w:highlight w:val="white"/>
        </w:rPr>
      </w:pPr>
      <w:r>
        <w:rPr>
          <w:highlight w:val="white"/>
        </w:rPr>
        <w:t>Diferenciar as abordagens de estratégia de serviço do ITIL V3 e do ITIL 4.</w:t>
      </w:r>
    </w:p>
    <w:p w14:paraId="1A6D6596" w14:textId="77777777" w:rsidR="00BF0C07" w:rsidRDefault="00CF2E2C">
      <w:pPr>
        <w:numPr>
          <w:ilvl w:val="0"/>
          <w:numId w:val="4"/>
        </w:numPr>
        <w:spacing w:before="0" w:after="0"/>
        <w:jc w:val="left"/>
        <w:rPr>
          <w:highlight w:val="white"/>
        </w:rPr>
      </w:pPr>
      <w:r>
        <w:rPr>
          <w:highlight w:val="white"/>
        </w:rPr>
        <w:t>Analisar um cenário organizacional e identificar problemas relacionados à gestão da estratégia de serviço.</w:t>
      </w:r>
    </w:p>
    <w:p w14:paraId="71DEF36C" w14:textId="77777777" w:rsidR="00BF0C07" w:rsidRDefault="00CF2E2C">
      <w:pPr>
        <w:numPr>
          <w:ilvl w:val="0"/>
          <w:numId w:val="4"/>
        </w:numPr>
        <w:spacing w:before="0" w:after="240"/>
        <w:jc w:val="left"/>
        <w:rPr>
          <w:highlight w:val="white"/>
        </w:rPr>
      </w:pPr>
      <w:r>
        <w:rPr>
          <w:highlight w:val="white"/>
        </w:rPr>
        <w:t>Propor soluções estratégicas para serviços de TI utilizando os conceitos aprendidos.</w:t>
      </w:r>
    </w:p>
    <w:p w14:paraId="112D5E76" w14:textId="77777777" w:rsidR="00BF0C07" w:rsidRDefault="00CF2E2C">
      <w:pPr>
        <w:pStyle w:val="Ttulo3"/>
        <w:spacing w:before="240" w:after="240"/>
        <w:jc w:val="left"/>
        <w:rPr>
          <w:highlight w:val="white"/>
        </w:rPr>
      </w:pPr>
      <w:bookmarkStart w:id="184" w:name="_66xr6ty81c9u" w:colFirst="0" w:colLast="0"/>
      <w:bookmarkEnd w:id="184"/>
      <w:r>
        <w:t>4.6.4 Entregas do Projeto</w:t>
      </w:r>
    </w:p>
    <w:p w14:paraId="148DA1D2" w14:textId="77777777" w:rsidR="00BF0C07" w:rsidRDefault="00CF2E2C">
      <w:pPr>
        <w:ind w:firstLine="720"/>
        <w:rPr>
          <w:highlight w:val="white"/>
        </w:rPr>
      </w:pPr>
      <w:r>
        <w:rPr>
          <w:highlight w:val="white"/>
        </w:rPr>
        <w:t xml:space="preserve">O produto final deste trabalho consiste nos seguintes entregáveis, que juntos compõem a unidade de aprendizagem completa e pronta para aplicação: </w:t>
      </w:r>
    </w:p>
    <w:p w14:paraId="1885BDAC" w14:textId="77777777" w:rsidR="00BF0C07" w:rsidRDefault="00CF2E2C">
      <w:pPr>
        <w:spacing w:before="0" w:after="0"/>
        <w:jc w:val="center"/>
        <w:rPr>
          <w:highlight w:val="white"/>
        </w:rPr>
      </w:pPr>
      <w:r>
        <w:rPr>
          <w:highlight w:val="white"/>
        </w:rPr>
        <w:t>Quadro 29 - Entregas do Projeto</w:t>
      </w:r>
      <w:r>
        <w:rPr>
          <w:sz w:val="22"/>
          <w:szCs w:val="22"/>
          <w:highlight w:val="white"/>
        </w:rPr>
        <w:t xml:space="preserve"> </w:t>
      </w:r>
    </w:p>
    <w:tbl>
      <w:tblPr>
        <w:tblStyle w:val="aff"/>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5295"/>
        <w:gridCol w:w="2175"/>
      </w:tblGrid>
      <w:tr w:rsidR="00BF0C07" w14:paraId="0024AAAB" w14:textId="77777777">
        <w:tc>
          <w:tcPr>
            <w:tcW w:w="1575" w:type="dxa"/>
            <w:tcMar>
              <w:top w:w="100" w:type="dxa"/>
              <w:left w:w="100" w:type="dxa"/>
              <w:bottom w:w="100" w:type="dxa"/>
              <w:right w:w="100" w:type="dxa"/>
            </w:tcMar>
          </w:tcPr>
          <w:p w14:paraId="5DCA34C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Entregável </w:t>
            </w:r>
          </w:p>
        </w:tc>
        <w:tc>
          <w:tcPr>
            <w:tcW w:w="5295" w:type="dxa"/>
            <w:tcMar>
              <w:top w:w="100" w:type="dxa"/>
              <w:left w:w="100" w:type="dxa"/>
              <w:bottom w:w="100" w:type="dxa"/>
              <w:right w:w="100" w:type="dxa"/>
            </w:tcMar>
          </w:tcPr>
          <w:p w14:paraId="31582A43"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2175" w:type="dxa"/>
            <w:tcMar>
              <w:top w:w="100" w:type="dxa"/>
              <w:left w:w="100" w:type="dxa"/>
              <w:bottom w:w="100" w:type="dxa"/>
              <w:right w:w="100" w:type="dxa"/>
            </w:tcMar>
          </w:tcPr>
          <w:p w14:paraId="1E5A100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Formato </w:t>
            </w:r>
          </w:p>
        </w:tc>
      </w:tr>
      <w:tr w:rsidR="00BF0C07" w14:paraId="1808E882" w14:textId="77777777">
        <w:tc>
          <w:tcPr>
            <w:tcW w:w="1575" w:type="dxa"/>
            <w:tcMar>
              <w:top w:w="100" w:type="dxa"/>
              <w:left w:w="100" w:type="dxa"/>
              <w:bottom w:w="100" w:type="dxa"/>
              <w:right w:w="100" w:type="dxa"/>
            </w:tcMar>
          </w:tcPr>
          <w:p w14:paraId="19B40D5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Plano de ensino </w:t>
            </w:r>
          </w:p>
        </w:tc>
        <w:tc>
          <w:tcPr>
            <w:tcW w:w="5295" w:type="dxa"/>
            <w:tcMar>
              <w:top w:w="100" w:type="dxa"/>
              <w:left w:w="100" w:type="dxa"/>
              <w:bottom w:w="100" w:type="dxa"/>
              <w:right w:w="100" w:type="dxa"/>
            </w:tcMar>
          </w:tcPr>
          <w:p w14:paraId="2B712E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todos os dados da unidade: objetivos, conteúdo, cronograma, métodos e avaliação (presente nesta seção). </w:t>
            </w:r>
          </w:p>
        </w:tc>
        <w:tc>
          <w:tcPr>
            <w:tcW w:w="2175" w:type="dxa"/>
            <w:tcMar>
              <w:top w:w="100" w:type="dxa"/>
              <w:left w:w="100" w:type="dxa"/>
              <w:bottom w:w="100" w:type="dxa"/>
              <w:right w:w="100" w:type="dxa"/>
            </w:tcMar>
          </w:tcPr>
          <w:p w14:paraId="301105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64AF91" w14:textId="77777777">
        <w:tc>
          <w:tcPr>
            <w:tcW w:w="1575" w:type="dxa"/>
            <w:tcMar>
              <w:top w:w="100" w:type="dxa"/>
              <w:left w:w="100" w:type="dxa"/>
              <w:bottom w:w="100" w:type="dxa"/>
              <w:right w:w="100" w:type="dxa"/>
            </w:tcMar>
          </w:tcPr>
          <w:p w14:paraId="28CC7D8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Slides da aula </w:t>
            </w:r>
          </w:p>
        </w:tc>
        <w:tc>
          <w:tcPr>
            <w:tcW w:w="5295" w:type="dxa"/>
            <w:tcMar>
              <w:top w:w="100" w:type="dxa"/>
              <w:left w:w="100" w:type="dxa"/>
              <w:bottom w:w="100" w:type="dxa"/>
              <w:right w:w="100" w:type="dxa"/>
            </w:tcMar>
          </w:tcPr>
          <w:p w14:paraId="47F83D4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visual cobrindo os Blocos 1, 2A e 3A, com conceitos, exemplos e figuras ilustrativas. </w:t>
            </w:r>
          </w:p>
        </w:tc>
        <w:tc>
          <w:tcPr>
            <w:tcW w:w="2175" w:type="dxa"/>
            <w:tcMar>
              <w:top w:w="100" w:type="dxa"/>
              <w:left w:w="100" w:type="dxa"/>
              <w:bottom w:w="100" w:type="dxa"/>
              <w:right w:w="100" w:type="dxa"/>
            </w:tcMar>
          </w:tcPr>
          <w:p w14:paraId="1954484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(PPTX/PDF) </w:t>
            </w:r>
          </w:p>
        </w:tc>
      </w:tr>
      <w:tr w:rsidR="00BF0C07" w14:paraId="27E9EE2D" w14:textId="77777777">
        <w:tc>
          <w:tcPr>
            <w:tcW w:w="1575" w:type="dxa"/>
            <w:tcMar>
              <w:top w:w="100" w:type="dxa"/>
              <w:left w:w="100" w:type="dxa"/>
              <w:bottom w:w="100" w:type="dxa"/>
              <w:right w:w="100" w:type="dxa"/>
            </w:tcMar>
          </w:tcPr>
          <w:p w14:paraId="1EB032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Texto de apoio </w:t>
            </w:r>
          </w:p>
        </w:tc>
        <w:tc>
          <w:tcPr>
            <w:tcW w:w="5295" w:type="dxa"/>
            <w:tcMar>
              <w:top w:w="100" w:type="dxa"/>
              <w:left w:w="100" w:type="dxa"/>
              <w:bottom w:w="100" w:type="dxa"/>
              <w:right w:w="100" w:type="dxa"/>
            </w:tcMar>
          </w:tcPr>
          <w:p w14:paraId="6883D22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Material de leitura complementar com o resumo dos conceitos de cada prática estratégica do ITIL 4, para consulta dos alunos antes ou depois da aula. </w:t>
            </w:r>
          </w:p>
        </w:tc>
        <w:tc>
          <w:tcPr>
            <w:tcW w:w="2175" w:type="dxa"/>
            <w:tcMar>
              <w:top w:w="100" w:type="dxa"/>
              <w:left w:w="100" w:type="dxa"/>
              <w:bottom w:w="100" w:type="dxa"/>
              <w:right w:w="100" w:type="dxa"/>
            </w:tcMar>
          </w:tcPr>
          <w:p w14:paraId="24212D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0E56BF3E" w14:textId="77777777">
        <w:tc>
          <w:tcPr>
            <w:tcW w:w="1575" w:type="dxa"/>
            <w:tcMar>
              <w:top w:w="100" w:type="dxa"/>
              <w:left w:w="100" w:type="dxa"/>
              <w:bottom w:w="100" w:type="dxa"/>
              <w:right w:w="100" w:type="dxa"/>
            </w:tcMar>
          </w:tcPr>
          <w:p w14:paraId="5462FB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Roteiro das atividades em grupo </w:t>
            </w:r>
          </w:p>
        </w:tc>
        <w:tc>
          <w:tcPr>
            <w:tcW w:w="5295" w:type="dxa"/>
            <w:tcMar>
              <w:top w:w="100" w:type="dxa"/>
              <w:left w:w="100" w:type="dxa"/>
              <w:bottom w:w="100" w:type="dxa"/>
              <w:right w:w="100" w:type="dxa"/>
            </w:tcMar>
          </w:tcPr>
          <w:p w14:paraId="744CD9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Instruções das atividades dos Blocos 2B e 3B, incluindo a descrição da empresa fictícia e as tarefas a serem realizadas. </w:t>
            </w:r>
          </w:p>
        </w:tc>
        <w:tc>
          <w:tcPr>
            <w:tcW w:w="2175" w:type="dxa"/>
            <w:tcMar>
              <w:top w:w="100" w:type="dxa"/>
              <w:left w:w="100" w:type="dxa"/>
              <w:bottom w:w="100" w:type="dxa"/>
              <w:right w:w="100" w:type="dxa"/>
            </w:tcMar>
          </w:tcPr>
          <w:p w14:paraId="434D7A3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0F341CC" w14:textId="77777777">
        <w:tc>
          <w:tcPr>
            <w:tcW w:w="1575" w:type="dxa"/>
            <w:tcMar>
              <w:top w:w="100" w:type="dxa"/>
              <w:left w:w="100" w:type="dxa"/>
              <w:bottom w:w="100" w:type="dxa"/>
              <w:right w:w="100" w:type="dxa"/>
            </w:tcMar>
          </w:tcPr>
          <w:p w14:paraId="30F35B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Estudo de caso integrado </w:t>
            </w:r>
          </w:p>
        </w:tc>
        <w:tc>
          <w:tcPr>
            <w:tcW w:w="5295" w:type="dxa"/>
            <w:tcMar>
              <w:top w:w="100" w:type="dxa"/>
              <w:left w:w="100" w:type="dxa"/>
              <w:bottom w:w="100" w:type="dxa"/>
              <w:right w:w="100" w:type="dxa"/>
            </w:tcMar>
          </w:tcPr>
          <w:p w14:paraId="030B38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completa do cenário organizacional do Bloco 4, com os problemas estratégicos a serem analisados e as instruções para a apresentação. </w:t>
            </w:r>
          </w:p>
        </w:tc>
        <w:tc>
          <w:tcPr>
            <w:tcW w:w="2175" w:type="dxa"/>
            <w:tcMar>
              <w:top w:w="100" w:type="dxa"/>
              <w:left w:w="100" w:type="dxa"/>
              <w:bottom w:w="100" w:type="dxa"/>
              <w:right w:w="100" w:type="dxa"/>
            </w:tcMar>
          </w:tcPr>
          <w:p w14:paraId="607483D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4286B28" w14:textId="77777777">
        <w:tc>
          <w:tcPr>
            <w:tcW w:w="1575" w:type="dxa"/>
            <w:tcMar>
              <w:top w:w="100" w:type="dxa"/>
              <w:left w:w="100" w:type="dxa"/>
              <w:bottom w:w="100" w:type="dxa"/>
              <w:right w:w="100" w:type="dxa"/>
            </w:tcMar>
          </w:tcPr>
          <w:p w14:paraId="3F302CC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Questionário de avaliação </w:t>
            </w:r>
          </w:p>
        </w:tc>
        <w:tc>
          <w:tcPr>
            <w:tcW w:w="5295" w:type="dxa"/>
            <w:tcMar>
              <w:top w:w="100" w:type="dxa"/>
              <w:left w:w="100" w:type="dxa"/>
              <w:bottom w:w="100" w:type="dxa"/>
              <w:right w:w="100" w:type="dxa"/>
            </w:tcMar>
          </w:tcPr>
          <w:p w14:paraId="3632263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com questões objetivas sobre os conceitos abordados e perguntas abertas sobre a percepção dos alunos em relação à unidade. </w:t>
            </w:r>
          </w:p>
        </w:tc>
        <w:tc>
          <w:tcPr>
            <w:tcW w:w="2175" w:type="dxa"/>
            <w:tcMar>
              <w:top w:w="100" w:type="dxa"/>
              <w:left w:w="100" w:type="dxa"/>
              <w:bottom w:w="100" w:type="dxa"/>
              <w:right w:w="100" w:type="dxa"/>
            </w:tcMar>
          </w:tcPr>
          <w:p w14:paraId="3CF0924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(Forms) </w:t>
            </w:r>
          </w:p>
        </w:tc>
      </w:tr>
      <w:tr w:rsidR="00BF0C07" w14:paraId="3F0A5B85" w14:textId="77777777">
        <w:trPr>
          <w:trHeight w:val="731"/>
        </w:trPr>
        <w:tc>
          <w:tcPr>
            <w:tcW w:w="1575" w:type="dxa"/>
            <w:tcMar>
              <w:top w:w="100" w:type="dxa"/>
              <w:left w:w="100" w:type="dxa"/>
              <w:bottom w:w="100" w:type="dxa"/>
              <w:right w:w="100" w:type="dxa"/>
            </w:tcMar>
          </w:tcPr>
          <w:p w14:paraId="4DA3D4A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Guia do professor </w:t>
            </w:r>
          </w:p>
        </w:tc>
        <w:tc>
          <w:tcPr>
            <w:tcW w:w="5295" w:type="dxa"/>
            <w:tcMar>
              <w:top w:w="100" w:type="dxa"/>
              <w:left w:w="100" w:type="dxa"/>
              <w:bottom w:w="100" w:type="dxa"/>
              <w:right w:w="100" w:type="dxa"/>
            </w:tcMar>
          </w:tcPr>
          <w:p w14:paraId="212276C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orientações para o professor que for aplicar a unidade, incluindo dicas de condução, respostas esperadas das atividades e critérios de avaliação. </w:t>
            </w:r>
          </w:p>
        </w:tc>
        <w:tc>
          <w:tcPr>
            <w:tcW w:w="2175" w:type="dxa"/>
            <w:tcMar>
              <w:top w:w="100" w:type="dxa"/>
              <w:left w:w="100" w:type="dxa"/>
              <w:bottom w:w="100" w:type="dxa"/>
              <w:right w:w="100" w:type="dxa"/>
            </w:tcMar>
          </w:tcPr>
          <w:p w14:paraId="4233247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8E5D49" w14:textId="77777777">
        <w:tc>
          <w:tcPr>
            <w:tcW w:w="1575" w:type="dxa"/>
            <w:tcMar>
              <w:top w:w="100" w:type="dxa"/>
              <w:left w:w="100" w:type="dxa"/>
              <w:bottom w:w="100" w:type="dxa"/>
              <w:right w:w="100" w:type="dxa"/>
            </w:tcMar>
          </w:tcPr>
          <w:p w14:paraId="20E66DCF" w14:textId="77777777" w:rsidR="00BF0C07" w:rsidRDefault="00CF2E2C">
            <w:pPr>
              <w:widowControl w:val="0"/>
              <w:spacing w:before="0" w:after="0" w:line="240" w:lineRule="auto"/>
              <w:jc w:val="left"/>
              <w:rPr>
                <w:sz w:val="20"/>
                <w:szCs w:val="20"/>
                <w:highlight w:val="white"/>
              </w:rPr>
            </w:pPr>
            <w:r>
              <w:rPr>
                <w:sz w:val="20"/>
                <w:szCs w:val="20"/>
              </w:rPr>
              <w:t>Ferramenta educacional EduITSM</w:t>
            </w:r>
          </w:p>
        </w:tc>
        <w:tc>
          <w:tcPr>
            <w:tcW w:w="5295" w:type="dxa"/>
            <w:tcMar>
              <w:top w:w="100" w:type="dxa"/>
              <w:left w:w="100" w:type="dxa"/>
              <w:bottom w:w="100" w:type="dxa"/>
              <w:right w:w="100" w:type="dxa"/>
            </w:tcMar>
          </w:tcPr>
          <w:p w14:paraId="430F738B" w14:textId="77777777" w:rsidR="00BF0C07" w:rsidRDefault="00CF2E2C">
            <w:pPr>
              <w:widowControl w:val="0"/>
              <w:spacing w:before="0" w:after="0" w:line="240" w:lineRule="auto"/>
              <w:jc w:val="left"/>
              <w:rPr>
                <w:sz w:val="20"/>
                <w:szCs w:val="20"/>
                <w:highlight w:val="white"/>
              </w:rPr>
            </w:pPr>
            <w:r>
              <w:rPr>
                <w:sz w:val="20"/>
                <w:szCs w:val="20"/>
              </w:rPr>
              <w:t>Aplicação web implantada em ambiente de nuvem, com contas de acesso para a turma, contemplando os treze requisitos funcionais especificados na Seção 4.4.</w:t>
            </w:r>
          </w:p>
        </w:tc>
        <w:tc>
          <w:tcPr>
            <w:tcW w:w="2175" w:type="dxa"/>
            <w:tcMar>
              <w:top w:w="100" w:type="dxa"/>
              <w:left w:w="100" w:type="dxa"/>
              <w:bottom w:w="100" w:type="dxa"/>
              <w:right w:w="100" w:type="dxa"/>
            </w:tcMar>
          </w:tcPr>
          <w:p w14:paraId="42D07110" w14:textId="77777777" w:rsidR="00BF0C07" w:rsidRDefault="00CF2E2C">
            <w:pPr>
              <w:widowControl w:val="0"/>
              <w:spacing w:before="0" w:after="0" w:line="240" w:lineRule="auto"/>
              <w:jc w:val="left"/>
              <w:rPr>
                <w:sz w:val="20"/>
                <w:szCs w:val="20"/>
                <w:highlight w:val="white"/>
              </w:rPr>
            </w:pPr>
            <w:r>
              <w:rPr>
                <w:sz w:val="20"/>
                <w:szCs w:val="20"/>
              </w:rPr>
              <w:t>Aplicação web (URL)</w:t>
            </w:r>
          </w:p>
        </w:tc>
      </w:tr>
      <w:tr w:rsidR="00BF0C07" w14:paraId="4632D7F5" w14:textId="77777777">
        <w:tc>
          <w:tcPr>
            <w:tcW w:w="1575" w:type="dxa"/>
            <w:tcMar>
              <w:top w:w="100" w:type="dxa"/>
              <w:left w:w="100" w:type="dxa"/>
              <w:bottom w:w="100" w:type="dxa"/>
              <w:right w:w="100" w:type="dxa"/>
            </w:tcMar>
          </w:tcPr>
          <w:p w14:paraId="5D9D97A1" w14:textId="77777777" w:rsidR="00BF0C07" w:rsidRDefault="00CF2E2C">
            <w:pPr>
              <w:widowControl w:val="0"/>
              <w:spacing w:before="0" w:after="0" w:line="240" w:lineRule="auto"/>
              <w:jc w:val="left"/>
              <w:rPr>
                <w:sz w:val="20"/>
                <w:szCs w:val="20"/>
                <w:highlight w:val="white"/>
              </w:rPr>
            </w:pPr>
            <w:r>
              <w:rPr>
                <w:sz w:val="20"/>
                <w:szCs w:val="20"/>
              </w:rPr>
              <w:t>Código-fonte da ferramenta</w:t>
            </w:r>
          </w:p>
        </w:tc>
        <w:tc>
          <w:tcPr>
            <w:tcW w:w="5295" w:type="dxa"/>
            <w:tcMar>
              <w:top w:w="100" w:type="dxa"/>
              <w:left w:w="100" w:type="dxa"/>
              <w:bottom w:w="100" w:type="dxa"/>
              <w:right w:w="100" w:type="dxa"/>
            </w:tcMar>
          </w:tcPr>
          <w:p w14:paraId="01CEDABA" w14:textId="77777777" w:rsidR="00BF0C07" w:rsidRDefault="00CF2E2C">
            <w:pPr>
              <w:widowControl w:val="0"/>
              <w:spacing w:before="0" w:after="0" w:line="240" w:lineRule="auto"/>
              <w:jc w:val="left"/>
              <w:rPr>
                <w:sz w:val="20"/>
                <w:szCs w:val="20"/>
                <w:highlight w:val="white"/>
              </w:rPr>
            </w:pPr>
            <w:r>
              <w:rPr>
                <w:sz w:val="20"/>
                <w:szCs w:val="20"/>
              </w:rPr>
              <w:t>Repositório com o código-fonte, o esquema do banco de dados, os testes automatizados e as instruções de instalação e execução.</w:t>
            </w:r>
          </w:p>
        </w:tc>
        <w:tc>
          <w:tcPr>
            <w:tcW w:w="2175" w:type="dxa"/>
            <w:tcMar>
              <w:top w:w="100" w:type="dxa"/>
              <w:left w:w="100" w:type="dxa"/>
              <w:bottom w:w="100" w:type="dxa"/>
              <w:right w:w="100" w:type="dxa"/>
            </w:tcMar>
          </w:tcPr>
          <w:p w14:paraId="77A9BFDF" w14:textId="77777777" w:rsidR="00BF0C07" w:rsidRDefault="00CF2E2C">
            <w:pPr>
              <w:widowControl w:val="0"/>
              <w:spacing w:before="0" w:after="0" w:line="240" w:lineRule="auto"/>
              <w:jc w:val="left"/>
              <w:rPr>
                <w:sz w:val="20"/>
                <w:szCs w:val="20"/>
                <w:highlight w:val="white"/>
              </w:rPr>
            </w:pPr>
            <w:r>
              <w:rPr>
                <w:sz w:val="20"/>
                <w:szCs w:val="20"/>
              </w:rPr>
              <w:t>Repositório Git</w:t>
            </w:r>
          </w:p>
        </w:tc>
      </w:tr>
      <w:tr w:rsidR="00BF0C07" w14:paraId="3D5856D2" w14:textId="77777777">
        <w:tc>
          <w:tcPr>
            <w:tcW w:w="1575" w:type="dxa"/>
            <w:tcMar>
              <w:top w:w="100" w:type="dxa"/>
              <w:left w:w="100" w:type="dxa"/>
              <w:bottom w:w="100" w:type="dxa"/>
              <w:right w:w="100" w:type="dxa"/>
            </w:tcMar>
          </w:tcPr>
          <w:p w14:paraId="2793ABD8" w14:textId="77777777" w:rsidR="00BF0C07" w:rsidRDefault="00CF2E2C">
            <w:pPr>
              <w:widowControl w:val="0"/>
              <w:spacing w:before="0" w:after="0" w:line="240" w:lineRule="auto"/>
              <w:jc w:val="left"/>
              <w:rPr>
                <w:sz w:val="20"/>
                <w:szCs w:val="20"/>
                <w:highlight w:val="white"/>
              </w:rPr>
            </w:pPr>
            <w:r>
              <w:rPr>
                <w:sz w:val="20"/>
                <w:szCs w:val="20"/>
              </w:rPr>
              <w:t>Manual de uso da ferramenta</w:t>
            </w:r>
          </w:p>
        </w:tc>
        <w:tc>
          <w:tcPr>
            <w:tcW w:w="5295" w:type="dxa"/>
            <w:tcMar>
              <w:top w:w="100" w:type="dxa"/>
              <w:left w:w="100" w:type="dxa"/>
              <w:bottom w:w="100" w:type="dxa"/>
              <w:right w:w="100" w:type="dxa"/>
            </w:tcMar>
          </w:tcPr>
          <w:p w14:paraId="67344F23" w14:textId="77777777" w:rsidR="00BF0C07" w:rsidRDefault="00CF2E2C">
            <w:pPr>
              <w:widowControl w:val="0"/>
              <w:spacing w:before="0" w:after="0" w:line="240" w:lineRule="auto"/>
              <w:jc w:val="left"/>
              <w:rPr>
                <w:sz w:val="20"/>
                <w:szCs w:val="20"/>
                <w:highlight w:val="white"/>
              </w:rPr>
            </w:pPr>
            <w:r>
              <w:rPr>
                <w:sz w:val="20"/>
                <w:szCs w:val="20"/>
              </w:rPr>
              <w:t>Roteiro passo a passo do fluxo estratégico na ferramenta, para uso do professor na demonstração do Bloco 2 e dos alunos no estudo de caso do Bloco 4.</w:t>
            </w:r>
          </w:p>
        </w:tc>
        <w:tc>
          <w:tcPr>
            <w:tcW w:w="2175" w:type="dxa"/>
            <w:tcMar>
              <w:top w:w="100" w:type="dxa"/>
              <w:left w:w="100" w:type="dxa"/>
              <w:bottom w:w="100" w:type="dxa"/>
              <w:right w:w="100" w:type="dxa"/>
            </w:tcMar>
          </w:tcPr>
          <w:p w14:paraId="5CCCF177" w14:textId="77777777" w:rsidR="00BF0C07" w:rsidRDefault="00CF2E2C">
            <w:pPr>
              <w:widowControl w:val="0"/>
              <w:spacing w:before="0" w:after="0" w:line="240" w:lineRule="auto"/>
              <w:jc w:val="left"/>
              <w:rPr>
                <w:sz w:val="20"/>
                <w:szCs w:val="20"/>
                <w:highlight w:val="white"/>
              </w:rPr>
            </w:pPr>
            <w:r>
              <w:rPr>
                <w:sz w:val="20"/>
                <w:szCs w:val="20"/>
              </w:rPr>
              <w:t>Documento (PDF)</w:t>
            </w:r>
          </w:p>
        </w:tc>
      </w:tr>
    </w:tbl>
    <w:p w14:paraId="0B65CDF1" w14:textId="77777777" w:rsidR="00BF0C07" w:rsidRDefault="00CF2E2C">
      <w:pPr>
        <w:jc w:val="center"/>
        <w:rPr>
          <w:highlight w:val="white"/>
        </w:rPr>
      </w:pPr>
      <w:r>
        <w:rPr>
          <w:highlight w:val="white"/>
        </w:rPr>
        <w:t>Fonte: Autoria própria</w:t>
      </w:r>
    </w:p>
    <w:p w14:paraId="5B9A5B1C" w14:textId="77777777" w:rsidR="00BF0C07" w:rsidRDefault="00CF2E2C">
      <w:pPr>
        <w:pStyle w:val="Ttulo3"/>
        <w:jc w:val="left"/>
        <w:rPr>
          <w:highlight w:val="white"/>
        </w:rPr>
      </w:pPr>
      <w:bookmarkStart w:id="185" w:name="_z73g51q1cicl" w:colFirst="0" w:colLast="0"/>
      <w:bookmarkEnd w:id="185"/>
      <w:r>
        <w:t>4.6.5 Ementa da Unidade de Aprendizagem</w:t>
      </w:r>
    </w:p>
    <w:p w14:paraId="4BA622BA" w14:textId="77777777" w:rsidR="00BF0C07" w:rsidRDefault="00CF2E2C">
      <w:pPr>
        <w:ind w:firstLine="720"/>
        <w:jc w:val="left"/>
        <w:rPr>
          <w:highlight w:val="white"/>
        </w:rPr>
      </w:pPr>
      <w:r>
        <w:rPr>
          <w:highlight w:val="white"/>
        </w:rPr>
        <w:t>Introdução ao Sistema de Valor do Serviço da ITIL 4 e o papel da estratégia de serviço. Comparação entre a abordagem de estratégia da ITIL V3 e da ITIL 4. Gerenciamento da Estratégia: propósito, conceitos e atividades. Avaliação do ambiente interno e externo da organização. Definição da direção estratégica de TI. Alinhamento entre a estratégia de TI e os objetivos do negócio. Avaliação e revisão contínua da estratégia de serviço. Utilização de ferramenta de ITSM como recurso de apoio ao gerenciamento da est</w:t>
      </w:r>
      <w:r>
        <w:rPr>
          <w:highlight w:val="white"/>
        </w:rPr>
        <w:t xml:space="preserve">ratégia. Aplicação prática dos conceitos por meio de estudo de caso organizacional. </w:t>
      </w:r>
    </w:p>
    <w:p w14:paraId="3F8F2671" w14:textId="77777777" w:rsidR="00BF0C07" w:rsidRDefault="00CF2E2C">
      <w:pPr>
        <w:pStyle w:val="Ttulo3"/>
        <w:keepNext w:val="0"/>
        <w:keepLines w:val="0"/>
        <w:jc w:val="left"/>
        <w:rPr>
          <w:highlight w:val="white"/>
        </w:rPr>
      </w:pPr>
      <w:bookmarkStart w:id="186" w:name="_hdqj3ctlrrov" w:colFirst="0" w:colLast="0"/>
      <w:bookmarkEnd w:id="186"/>
      <w:r>
        <w:t>4.6.6 Bibliografia Recomendada</w:t>
      </w:r>
    </w:p>
    <w:p w14:paraId="71C293F7" w14:textId="77777777" w:rsidR="00BF0C07" w:rsidRDefault="00CF2E2C">
      <w:pPr>
        <w:spacing w:before="240" w:after="240"/>
        <w:ind w:firstLine="720"/>
        <w:jc w:val="left"/>
        <w:rPr>
          <w:i/>
          <w:iCs/>
          <w:highlight w:val="white"/>
        </w:rPr>
      </w:pPr>
      <w:r>
        <w:rPr>
          <w:highlight w:val="white"/>
        </w:rPr>
        <w:t>A bibliografia recomendada para o professor e para os alunos que desejarem se aprofundar no tema é composta pelas seguintes obras:</w:t>
      </w:r>
    </w:p>
    <w:p w14:paraId="50B35F8B" w14:textId="77777777" w:rsidR="00BF0C07" w:rsidRDefault="00CF2E2C">
      <w:pPr>
        <w:spacing w:before="0" w:after="0" w:line="240" w:lineRule="auto"/>
        <w:jc w:val="center"/>
        <w:rPr>
          <w:highlight w:val="white"/>
        </w:rPr>
      </w:pPr>
      <w:r>
        <w:rPr>
          <w:highlight w:val="white"/>
        </w:rPr>
        <w:t xml:space="preserve">Quadro 30 - Bibliografia recomendada da unidade de aprendizagem </w:t>
      </w:r>
    </w:p>
    <w:tbl>
      <w:tblPr>
        <w:tblStyle w:val="aff0"/>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3765"/>
        <w:gridCol w:w="3450"/>
      </w:tblGrid>
      <w:tr w:rsidR="00BF0C07" w14:paraId="040134F0" w14:textId="77777777">
        <w:tc>
          <w:tcPr>
            <w:tcW w:w="1830" w:type="dxa"/>
            <w:tcBorders>
              <w:top w:val="nil"/>
              <w:left w:val="nil"/>
              <w:bottom w:val="nil"/>
              <w:right w:val="nil"/>
            </w:tcBorders>
            <w:tcMar>
              <w:top w:w="100" w:type="dxa"/>
              <w:left w:w="100" w:type="dxa"/>
              <w:bottom w:w="100" w:type="dxa"/>
              <w:right w:w="100" w:type="dxa"/>
            </w:tcMar>
          </w:tcPr>
          <w:p w14:paraId="0C65383B" w14:textId="77777777" w:rsidR="00BF0C07" w:rsidRDefault="00CF2E2C">
            <w:pPr>
              <w:widowControl w:val="0"/>
              <w:spacing w:before="0" w:after="0" w:line="240" w:lineRule="auto"/>
              <w:jc w:val="center"/>
              <w:rPr>
                <w:sz w:val="20"/>
                <w:szCs w:val="20"/>
                <w:highlight w:val="white"/>
              </w:rPr>
            </w:pPr>
            <w:r>
              <w:rPr>
                <w:b/>
                <w:bCs/>
                <w:sz w:val="20"/>
                <w:szCs w:val="20"/>
                <w:highlight w:val="white"/>
              </w:rPr>
              <w:t>Tipo</w:t>
            </w:r>
          </w:p>
        </w:tc>
        <w:tc>
          <w:tcPr>
            <w:tcW w:w="3765" w:type="dxa"/>
            <w:tcBorders>
              <w:top w:val="nil"/>
              <w:left w:val="nil"/>
              <w:bottom w:val="nil"/>
              <w:right w:val="nil"/>
            </w:tcBorders>
            <w:tcMar>
              <w:top w:w="100" w:type="dxa"/>
              <w:left w:w="100" w:type="dxa"/>
              <w:bottom w:w="100" w:type="dxa"/>
              <w:right w:w="100" w:type="dxa"/>
            </w:tcMar>
          </w:tcPr>
          <w:p w14:paraId="222AF605" w14:textId="77777777" w:rsidR="00BF0C07" w:rsidRDefault="00CF2E2C">
            <w:pPr>
              <w:widowControl w:val="0"/>
              <w:spacing w:before="0" w:after="0" w:line="240" w:lineRule="auto"/>
              <w:jc w:val="center"/>
              <w:rPr>
                <w:sz w:val="20"/>
                <w:szCs w:val="20"/>
                <w:highlight w:val="white"/>
              </w:rPr>
            </w:pPr>
            <w:r>
              <w:rPr>
                <w:b/>
                <w:bCs/>
                <w:sz w:val="20"/>
                <w:szCs w:val="20"/>
                <w:highlight w:val="white"/>
              </w:rPr>
              <w:t>Referência</w:t>
            </w:r>
          </w:p>
        </w:tc>
        <w:tc>
          <w:tcPr>
            <w:tcW w:w="3450" w:type="dxa"/>
            <w:tcBorders>
              <w:top w:val="nil"/>
              <w:left w:val="nil"/>
              <w:bottom w:val="nil"/>
              <w:right w:val="nil"/>
            </w:tcBorders>
            <w:tcMar>
              <w:top w:w="100" w:type="dxa"/>
              <w:left w:w="100" w:type="dxa"/>
              <w:bottom w:w="100" w:type="dxa"/>
              <w:right w:w="100" w:type="dxa"/>
            </w:tcMar>
          </w:tcPr>
          <w:p w14:paraId="652CD556" w14:textId="77777777" w:rsidR="00BF0C07" w:rsidRDefault="00CF2E2C">
            <w:pPr>
              <w:widowControl w:val="0"/>
              <w:spacing w:before="0" w:after="0" w:line="240" w:lineRule="auto"/>
              <w:jc w:val="center"/>
              <w:rPr>
                <w:sz w:val="20"/>
                <w:szCs w:val="20"/>
                <w:highlight w:val="white"/>
              </w:rPr>
            </w:pPr>
            <w:r>
              <w:rPr>
                <w:b/>
                <w:bCs/>
                <w:sz w:val="20"/>
                <w:szCs w:val="20"/>
                <w:highlight w:val="white"/>
              </w:rPr>
              <w:t>Descrição</w:t>
            </w:r>
          </w:p>
        </w:tc>
      </w:tr>
      <w:tr w:rsidR="00BF0C07" w14:paraId="0318E864" w14:textId="77777777">
        <w:tc>
          <w:tcPr>
            <w:tcW w:w="1830" w:type="dxa"/>
            <w:tcBorders>
              <w:top w:val="nil"/>
              <w:left w:val="nil"/>
              <w:bottom w:val="nil"/>
              <w:right w:val="nil"/>
            </w:tcBorders>
            <w:tcMar>
              <w:top w:w="100" w:type="dxa"/>
              <w:left w:w="100" w:type="dxa"/>
              <w:bottom w:w="100" w:type="dxa"/>
              <w:right w:w="100" w:type="dxa"/>
            </w:tcMar>
          </w:tcPr>
          <w:p w14:paraId="3D5895DB"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0A79D505"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AXELOS. ITIL Foundation: ITIL 4 Edition. </w:t>
            </w:r>
            <w:r>
              <w:rPr>
                <w:sz w:val="20"/>
                <w:szCs w:val="20"/>
                <w:highlight w:val="white"/>
              </w:rPr>
              <w:t>London: TSO, 2019.</w:t>
            </w:r>
          </w:p>
        </w:tc>
        <w:tc>
          <w:tcPr>
            <w:tcW w:w="3450" w:type="dxa"/>
            <w:tcBorders>
              <w:top w:val="nil"/>
              <w:left w:val="nil"/>
              <w:bottom w:val="nil"/>
              <w:right w:val="nil"/>
            </w:tcBorders>
            <w:tcMar>
              <w:top w:w="100" w:type="dxa"/>
              <w:left w:w="100" w:type="dxa"/>
              <w:bottom w:w="100" w:type="dxa"/>
              <w:right w:w="100" w:type="dxa"/>
            </w:tcMar>
          </w:tcPr>
          <w:p w14:paraId="7EEDC7DA" w14:textId="77777777" w:rsidR="00BF0C07" w:rsidRDefault="00CF2E2C">
            <w:pPr>
              <w:widowControl w:val="0"/>
              <w:spacing w:before="0" w:after="0" w:line="240" w:lineRule="auto"/>
              <w:jc w:val="left"/>
              <w:rPr>
                <w:sz w:val="20"/>
                <w:szCs w:val="20"/>
                <w:highlight w:val="white"/>
              </w:rPr>
            </w:pPr>
            <w:r>
              <w:rPr>
                <w:sz w:val="20"/>
                <w:szCs w:val="20"/>
                <w:highlight w:val="white"/>
              </w:rPr>
              <w:t>Livro oficial do ITIL 4 Foundation, cobre os conceitos fundamentais do framework, incluindo o Service Value System e as 34 práticas.</w:t>
            </w:r>
          </w:p>
        </w:tc>
      </w:tr>
      <w:tr w:rsidR="00BF0C07" w14:paraId="6E908836" w14:textId="77777777">
        <w:tc>
          <w:tcPr>
            <w:tcW w:w="1830" w:type="dxa"/>
            <w:tcBorders>
              <w:top w:val="nil"/>
              <w:left w:val="nil"/>
              <w:bottom w:val="nil"/>
              <w:right w:val="nil"/>
            </w:tcBorders>
            <w:tcMar>
              <w:top w:w="100" w:type="dxa"/>
              <w:left w:w="100" w:type="dxa"/>
              <w:bottom w:w="100" w:type="dxa"/>
              <w:right w:w="100" w:type="dxa"/>
            </w:tcMar>
          </w:tcPr>
          <w:p w14:paraId="6D97F0E8"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7901F768"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CANNON, David. ITIL Service Strategy. </w:t>
            </w:r>
            <w:r>
              <w:rPr>
                <w:sz w:val="20"/>
                <w:szCs w:val="20"/>
                <w:highlight w:val="white"/>
              </w:rPr>
              <w:t>London: TSO, 2011.</w:t>
            </w:r>
          </w:p>
        </w:tc>
        <w:tc>
          <w:tcPr>
            <w:tcW w:w="3450" w:type="dxa"/>
            <w:tcBorders>
              <w:top w:val="nil"/>
              <w:left w:val="nil"/>
              <w:bottom w:val="nil"/>
              <w:right w:val="nil"/>
            </w:tcBorders>
            <w:tcMar>
              <w:top w:w="100" w:type="dxa"/>
              <w:left w:w="100" w:type="dxa"/>
              <w:bottom w:w="100" w:type="dxa"/>
              <w:right w:w="100" w:type="dxa"/>
            </w:tcMar>
          </w:tcPr>
          <w:p w14:paraId="5B7D3CC0" w14:textId="77777777" w:rsidR="00BF0C07" w:rsidRDefault="00CF2E2C">
            <w:pPr>
              <w:widowControl w:val="0"/>
              <w:spacing w:before="0" w:after="0" w:line="240" w:lineRule="auto"/>
              <w:jc w:val="left"/>
              <w:rPr>
                <w:sz w:val="20"/>
                <w:szCs w:val="20"/>
                <w:highlight w:val="white"/>
              </w:rPr>
            </w:pPr>
            <w:r>
              <w:rPr>
                <w:sz w:val="20"/>
                <w:szCs w:val="20"/>
                <w:highlight w:val="white"/>
              </w:rPr>
              <w:t>Livro oficial da fase de Estratégia de Serviço do ITIL V3, aborda os processos de gerenciamento de estratégia, portfólio, financeiro, demanda e relacionamento com o negócio.</w:t>
            </w:r>
          </w:p>
        </w:tc>
      </w:tr>
      <w:tr w:rsidR="00BF0C07" w14:paraId="49E744EE" w14:textId="77777777">
        <w:tc>
          <w:tcPr>
            <w:tcW w:w="1830" w:type="dxa"/>
            <w:tcBorders>
              <w:top w:val="nil"/>
              <w:left w:val="nil"/>
              <w:bottom w:val="nil"/>
              <w:right w:val="nil"/>
            </w:tcBorders>
            <w:tcMar>
              <w:top w:w="100" w:type="dxa"/>
              <w:left w:w="100" w:type="dxa"/>
              <w:bottom w:w="100" w:type="dxa"/>
              <w:right w:w="100" w:type="dxa"/>
            </w:tcMar>
          </w:tcPr>
          <w:p w14:paraId="39C66020" w14:textId="77777777" w:rsidR="00BF0C07" w:rsidRDefault="00CF2E2C">
            <w:pPr>
              <w:widowControl w:val="0"/>
              <w:spacing w:before="0" w:after="0" w:line="240" w:lineRule="auto"/>
              <w:jc w:val="left"/>
              <w:rPr>
                <w:sz w:val="20"/>
                <w:szCs w:val="20"/>
                <w:highlight w:val="white"/>
              </w:rPr>
            </w:pPr>
            <w:r>
              <w:rPr>
                <w:sz w:val="20"/>
                <w:szCs w:val="20"/>
                <w:highlight w:val="white"/>
              </w:rPr>
              <w:t>Site oficial</w:t>
            </w:r>
          </w:p>
        </w:tc>
        <w:tc>
          <w:tcPr>
            <w:tcW w:w="3765" w:type="dxa"/>
            <w:tcBorders>
              <w:top w:val="nil"/>
              <w:left w:val="nil"/>
              <w:bottom w:val="nil"/>
              <w:right w:val="nil"/>
            </w:tcBorders>
            <w:tcMar>
              <w:top w:w="100" w:type="dxa"/>
              <w:left w:w="100" w:type="dxa"/>
              <w:bottom w:w="100" w:type="dxa"/>
              <w:right w:w="100" w:type="dxa"/>
            </w:tcMar>
          </w:tcPr>
          <w:p w14:paraId="0A6283AB" w14:textId="77777777" w:rsidR="00BF0C07" w:rsidRDefault="00CF2E2C">
            <w:pPr>
              <w:widowControl w:val="0"/>
              <w:spacing w:before="0" w:after="0" w:line="240" w:lineRule="auto"/>
              <w:jc w:val="left"/>
              <w:rPr>
                <w:sz w:val="20"/>
                <w:szCs w:val="20"/>
                <w:highlight w:val="white"/>
              </w:rPr>
            </w:pPr>
            <w:r>
              <w:rPr>
                <w:sz w:val="20"/>
                <w:szCs w:val="20"/>
                <w:highlight w:val="white"/>
              </w:rPr>
              <w:t>PEOPLECERT. ITIL Framework. 2026. Disponível em:</w:t>
            </w:r>
            <w:hyperlink r:id="rId31">
              <w:r w:rsidR="00BF0C07">
                <w:rPr>
                  <w:sz w:val="20"/>
                  <w:szCs w:val="20"/>
                  <w:highlight w:val="white"/>
                </w:rPr>
                <w:t xml:space="preserve"> </w:t>
              </w:r>
            </w:hyperlink>
            <w:hyperlink r:id="rId32">
              <w:r w:rsidR="00BF0C07">
                <w:rPr>
                  <w:sz w:val="20"/>
                  <w:szCs w:val="20"/>
                  <w:highlight w:val="white"/>
                  <w:u w:val="single"/>
                </w:rPr>
                <w:t>https://www.peoplecert.org/Frameworks-Professionals/ITIL-framework</w:t>
              </w:r>
            </w:hyperlink>
          </w:p>
        </w:tc>
        <w:tc>
          <w:tcPr>
            <w:tcW w:w="3450" w:type="dxa"/>
            <w:tcBorders>
              <w:top w:val="nil"/>
              <w:left w:val="nil"/>
              <w:bottom w:val="nil"/>
              <w:right w:val="nil"/>
            </w:tcBorders>
            <w:tcMar>
              <w:top w:w="100" w:type="dxa"/>
              <w:left w:w="100" w:type="dxa"/>
              <w:bottom w:w="100" w:type="dxa"/>
              <w:right w:w="100" w:type="dxa"/>
            </w:tcMar>
          </w:tcPr>
          <w:p w14:paraId="0061FB03" w14:textId="77777777" w:rsidR="00BF0C07" w:rsidRDefault="00CF2E2C">
            <w:pPr>
              <w:widowControl w:val="0"/>
              <w:spacing w:before="0" w:after="0" w:line="240" w:lineRule="auto"/>
              <w:jc w:val="left"/>
              <w:rPr>
                <w:sz w:val="20"/>
                <w:szCs w:val="20"/>
                <w:highlight w:val="white"/>
              </w:rPr>
            </w:pPr>
            <w:r>
              <w:rPr>
                <w:sz w:val="20"/>
                <w:szCs w:val="20"/>
                <w:highlight w:val="white"/>
              </w:rPr>
              <w:t>Portal oficial da PeopleCert com informações atualizadas sobre o esquema de certificações e as práticas do ITIL.</w:t>
            </w:r>
          </w:p>
        </w:tc>
      </w:tr>
      <w:tr w:rsidR="00BF0C07" w14:paraId="1193282C" w14:textId="77777777">
        <w:tc>
          <w:tcPr>
            <w:tcW w:w="1830" w:type="dxa"/>
            <w:tcBorders>
              <w:top w:val="nil"/>
              <w:left w:val="nil"/>
              <w:bottom w:val="nil"/>
              <w:right w:val="nil"/>
            </w:tcBorders>
            <w:tcMar>
              <w:top w:w="100" w:type="dxa"/>
              <w:left w:w="100" w:type="dxa"/>
              <w:bottom w:w="100" w:type="dxa"/>
              <w:right w:w="100" w:type="dxa"/>
            </w:tcMar>
          </w:tcPr>
          <w:p w14:paraId="484C4A0F"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31C20362"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AL MOURAD, M. B.; HUSSAIN, M. The impact of cloud computing on ITIL service strategy processes. </w:t>
            </w:r>
            <w:r>
              <w:rPr>
                <w:sz w:val="20"/>
                <w:szCs w:val="20"/>
                <w:highlight w:val="white"/>
              </w:rPr>
              <w:t>IJCCE, v. 3, n. 5, p. 367-371, 2014.</w:t>
            </w:r>
          </w:p>
        </w:tc>
        <w:tc>
          <w:tcPr>
            <w:tcW w:w="3450" w:type="dxa"/>
            <w:tcBorders>
              <w:top w:val="nil"/>
              <w:left w:val="nil"/>
              <w:bottom w:val="nil"/>
              <w:right w:val="nil"/>
            </w:tcBorders>
            <w:tcMar>
              <w:top w:w="100" w:type="dxa"/>
              <w:left w:w="100" w:type="dxa"/>
              <w:bottom w:w="100" w:type="dxa"/>
              <w:right w:w="100" w:type="dxa"/>
            </w:tcMar>
          </w:tcPr>
          <w:p w14:paraId="7B088996" w14:textId="77777777" w:rsidR="00BF0C07" w:rsidRDefault="00CF2E2C">
            <w:pPr>
              <w:widowControl w:val="0"/>
              <w:spacing w:before="0" w:after="0" w:line="240" w:lineRule="auto"/>
              <w:jc w:val="left"/>
              <w:rPr>
                <w:sz w:val="20"/>
                <w:szCs w:val="20"/>
                <w:highlight w:val="white"/>
              </w:rPr>
            </w:pPr>
            <w:r>
              <w:rPr>
                <w:sz w:val="20"/>
                <w:szCs w:val="20"/>
                <w:highlight w:val="white"/>
              </w:rPr>
              <w:t>Artigo que analisa os processos de estratégia de serviço do ITIL e como eles precisam ser adaptados a diferentes contextos tecnológicos.</w:t>
            </w:r>
          </w:p>
        </w:tc>
      </w:tr>
      <w:tr w:rsidR="00BF0C07" w14:paraId="1970135C" w14:textId="77777777">
        <w:tc>
          <w:tcPr>
            <w:tcW w:w="1830" w:type="dxa"/>
            <w:tcBorders>
              <w:top w:val="nil"/>
              <w:left w:val="nil"/>
              <w:bottom w:val="nil"/>
              <w:right w:val="nil"/>
            </w:tcBorders>
            <w:tcMar>
              <w:top w:w="100" w:type="dxa"/>
              <w:left w:w="100" w:type="dxa"/>
              <w:bottom w:w="100" w:type="dxa"/>
              <w:right w:w="100" w:type="dxa"/>
            </w:tcMar>
          </w:tcPr>
          <w:p w14:paraId="5578CA05"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15EAF7D6"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CARDOSO, A. et al. An IT service management literature review. Information, v. 12, n. 3, p. 111, 2021.</w:t>
            </w:r>
          </w:p>
        </w:tc>
        <w:tc>
          <w:tcPr>
            <w:tcW w:w="3450" w:type="dxa"/>
            <w:tcBorders>
              <w:top w:val="nil"/>
              <w:left w:val="nil"/>
              <w:bottom w:val="nil"/>
              <w:right w:val="nil"/>
            </w:tcBorders>
            <w:tcMar>
              <w:top w:w="100" w:type="dxa"/>
              <w:left w:w="100" w:type="dxa"/>
              <w:bottom w:w="100" w:type="dxa"/>
              <w:right w:w="100" w:type="dxa"/>
            </w:tcMar>
          </w:tcPr>
          <w:p w14:paraId="7232944C" w14:textId="77777777" w:rsidR="00BF0C07" w:rsidRDefault="00CF2E2C">
            <w:pPr>
              <w:widowControl w:val="0"/>
              <w:spacing w:before="0" w:after="0" w:line="240" w:lineRule="auto"/>
              <w:jc w:val="left"/>
              <w:rPr>
                <w:sz w:val="20"/>
                <w:szCs w:val="20"/>
                <w:highlight w:val="white"/>
              </w:rPr>
            </w:pPr>
            <w:r>
              <w:rPr>
                <w:sz w:val="20"/>
                <w:szCs w:val="20"/>
                <w:highlight w:val="white"/>
              </w:rPr>
              <w:t>Revisão sistemática sobre desafios, benefícios e práticas de implementação do ITSM, com destaque para a importância do alinhamento estratégico.</w:t>
            </w:r>
          </w:p>
        </w:tc>
      </w:tr>
    </w:tbl>
    <w:p w14:paraId="7BA36BB0" w14:textId="77777777" w:rsidR="00BF0C07" w:rsidRDefault="00CF2E2C">
      <w:pPr>
        <w:jc w:val="center"/>
        <w:rPr>
          <w:highlight w:val="white"/>
        </w:rPr>
      </w:pPr>
      <w:r>
        <w:rPr>
          <w:highlight w:val="white"/>
        </w:rPr>
        <w:t>Fonte: Autoria própria</w:t>
      </w:r>
    </w:p>
    <w:p w14:paraId="476732C7" w14:textId="77777777" w:rsidR="00BF0C07" w:rsidRDefault="00CF2E2C">
      <w:pPr>
        <w:pStyle w:val="Ttulo1"/>
        <w:rPr>
          <w:highlight w:val="white"/>
        </w:rPr>
      </w:pPr>
      <w:bookmarkStart w:id="187" w:name="_908fjd5yw1qx" w:colFirst="0" w:colLast="0"/>
      <w:bookmarkEnd w:id="187"/>
      <w:r>
        <w:rPr>
          <w:highlight w:val="white"/>
        </w:rPr>
        <w:t>5 CONSIDERAÇÕES FINAIS</w:t>
      </w:r>
    </w:p>
    <w:p w14:paraId="5D13CF3D" w14:textId="77777777" w:rsidR="00BF0C07" w:rsidRDefault="00CF2E2C">
      <w:pPr>
        <w:spacing w:before="240" w:after="240"/>
        <w:ind w:firstLine="708"/>
        <w:rPr>
          <w:highlight w:val="white"/>
        </w:rPr>
      </w:pPr>
      <w:r>
        <w:rPr>
          <w:highlight w:val="white"/>
        </w:rPr>
        <w:t>Este trabalho teve como objetivo promover o ensino do Gerenciamento de Serviços de TI no que tange ao processo de gestão da estratégia em cursos superiores na área de TI. Para isso, foi proposta a criação de uma unidade de aprendizagem baseada nas diretrizes da ITIL 4, utilizando o modelo ADDIE de design instrucional como método de construção.</w:t>
      </w:r>
    </w:p>
    <w:p w14:paraId="5C0233EC" w14:textId="77777777" w:rsidR="00BF0C07" w:rsidRDefault="00CF2E2C">
      <w:pPr>
        <w:spacing w:before="240" w:after="240"/>
        <w:ind w:firstLine="708"/>
        <w:rPr>
          <w:highlight w:val="white"/>
        </w:rPr>
      </w:pPr>
      <w:r>
        <w:rPr>
          <w:highlight w:val="white"/>
        </w:rPr>
        <w:t>Na fundamentação teórica, foram apresentados os conceitos de ITIL, o funcionamento da gestão da estratégia de serviço dentro do Service Value System e os processos do design instrucional. Essas bases teóricas permitiram compreender tanto o conteúdo a ser ensinado quanto o método mais adequado para organizá-lo pedagogicamente.</w:t>
      </w:r>
    </w:p>
    <w:p w14:paraId="5B8EB9A0" w14:textId="499FAE77" w:rsidR="00BF0C07" w:rsidRDefault="00AC11A3">
      <w:pPr>
        <w:spacing w:before="240" w:after="240"/>
        <w:ind w:firstLine="708"/>
        <w:rPr>
          <w:highlight w:val="white"/>
        </w:rPr>
      </w:pPr>
      <w:ins w:id="188" w:author="Bernardo Sachet Braga" w:date="2026-09-02T20:57:00Z" w16du:dateUtc="2026-09-02T23:57:00Z">
        <w:r>
          <w:t>Na análise dos trabalhos correlatos, foram identificados nove estudos acadêmicos, além de uma atualização contextual sobre o lançamento da ITIL 5. A análise comparativa mostrou que, embora exista produção acadêmica sobre o tema, nenhum dos trabalhos encontrados reúne simultaneamente o foco na gestão da estratégia de serviço e a aplicação em cursos superiores de computação. Nesse sentido, este trabalho propõe uma unidade instrucional para o ensino da gestão da estratégia de serviços de TI baseada nas práticas da ITIL e aderente aos cursos superiores de computação em universidades brasileiras.</w:t>
        </w:r>
      </w:ins>
      <w:del w:id="189" w:author="Bernardo Sachet Braga" w:date="2026-09-02T20:57:00Z" w16du:dateUtc="2026-09-02T23:57:00Z">
        <w:r w:rsidR="00CF2E2C" w:rsidDel="00AC11A3">
          <w:delText xml:space="preserve">Na análise dos trabalhos correlatos, foram identificados dez estudos que abordam temas relacionados ao ITSM, ITIL e ensino de gerenciamento de serviços de TI. A análise comparativa mostrou que, embora exista produção acadêmica sobre o tema, nenhum dos trabalhos encontrados reúne simultaneamente o foco na gestão da estratégia de serviço, e a aplicação em cursos superiores de computação. Nesse sentido esse trabalho propõe uma unidade instrucional para ensino de gestão de estratégia de serviços de TI baseados </w:delText>
        </w:r>
        <w:r w:rsidR="00CF2E2C" w:rsidDel="00AC11A3">
          <w:delText xml:space="preserve">nas práticas da ITIL, aderente aos cursos superiores em computação em universidades brasileiras </w:delText>
        </w:r>
      </w:del>
    </w:p>
    <w:p w14:paraId="0D74279D" w14:textId="77777777" w:rsidR="00BF0C07" w:rsidRDefault="00CF2E2C">
      <w:pPr>
        <w:spacing w:before="240" w:after="240"/>
        <w:ind w:firstLine="708"/>
        <w:rPr>
          <w:highlight w:val="white"/>
        </w:rPr>
      </w:pPr>
      <w:r>
        <w:rPr>
          <w:highlight w:val="white"/>
        </w:rPr>
        <w:t xml:space="preserve">Na análise do estado da prática, foi realizada uma pesquisa nas grades curriculares e ementas de seis instituições de ensino superior brasileiras (UNIVALI, USP, UFSC, IME, ITA, Estácio e UNISUL). Os resultados mostraram que a gestão da estratégia de serviço segundo o ITIL não é ensinada como conteúdo dedicado em nenhum dos cursos investigados. Quando a temática ITIL é abordada, é de forma panorâmica, dividindo espaço com outros frameworks em disciplinas listar disciplinas de fato. Essa evidência reforçou a </w:t>
      </w:r>
      <w:r>
        <w:rPr>
          <w:highlight w:val="white"/>
        </w:rPr>
        <w:t>necessidade do trabalho proposto, evidenciando a lacuna curricular que motivou a pesquisa.</w:t>
      </w:r>
    </w:p>
    <w:p w14:paraId="3C206882" w14:textId="77777777" w:rsidR="00BF0C07" w:rsidRDefault="00CF2E2C">
      <w:pPr>
        <w:spacing w:before="240" w:after="240"/>
        <w:ind w:firstLine="708"/>
        <w:rPr>
          <w:highlight w:val="white"/>
        </w:rPr>
      </w:pPr>
      <w:r>
        <w:rPr>
          <w:highlight w:val="white"/>
        </w:rPr>
        <w:t>No projeto da unidade de aprendizagem, foram concluídas as fases de Análise e Design do modelo ADDIE. Foi definido o público alvo (alunos de graduação em cursos superiores na área de TI), as competências a serem desenvolvidas, o conteúdo programático dividido em quatro blocos (Introdução à Estratégia de Serviço na ITIL 4, conceitos e atividades do Gerenciamento da Estratégia, aplicação prática com demonstração de ferramenta de ITSM e estudo de caso integrado), as estratégias de ensino (aulas expositivas, at</w:t>
      </w:r>
      <w:r>
        <w:rPr>
          <w:highlight w:val="white"/>
        </w:rPr>
        <w:t xml:space="preserve">ividades em grupo, estudo de caso e demonstração de ferramenta de ITSM), os materiais necessários e as formas de avaliação. A unidade foi planejada para uma carga horária de 4 horas, tornando-a viável para ser incorporada a disciplinas já existentes nos cursos superiores na área de TI. </w:t>
      </w:r>
    </w:p>
    <w:p w14:paraId="42561F17" w14:textId="77777777" w:rsidR="00BF0C07" w:rsidRDefault="00CF2E2C">
      <w:pPr>
        <w:pStyle w:val="Ttulo2"/>
        <w:rPr>
          <w:highlight w:val="white"/>
        </w:rPr>
      </w:pPr>
      <w:bookmarkStart w:id="190" w:name="_owqm3ruqpqrj" w:colFirst="0" w:colLast="0"/>
      <w:bookmarkEnd w:id="190"/>
      <w:r>
        <w:rPr>
          <w:highlight w:val="white"/>
        </w:rPr>
        <w:t>5.1 PRÓXIMAS ETAPAS</w:t>
      </w:r>
    </w:p>
    <w:p w14:paraId="7CF3835A" w14:textId="77777777" w:rsidR="00BF0C07" w:rsidRDefault="00CF2E2C">
      <w:pPr>
        <w:spacing w:before="240" w:after="240"/>
        <w:ind w:firstLine="283"/>
        <w:rPr>
          <w:highlight w:val="white"/>
        </w:rPr>
      </w:pPr>
      <w:r>
        <w:rPr>
          <w:highlight w:val="white"/>
        </w:rPr>
        <w:t>As próximas etapas deste trabalho correspondem às fases de Desenvolvimento, Implementação e Avaliação do modelo ADDIE, que serão executadas no TCC3 durante o segundo semestre de 2026, correspondendo aos objetivos específicos 5 e 6.</w:t>
      </w:r>
    </w:p>
    <w:p w14:paraId="25031745" w14:textId="77777777" w:rsidR="00BF0C07" w:rsidRDefault="00CF2E2C">
      <w:pPr>
        <w:spacing w:before="240" w:after="240"/>
        <w:ind w:firstLine="283"/>
        <w:rPr>
          <w:highlight w:val="white"/>
        </w:rPr>
      </w:pPr>
      <w:r>
        <w:t>Na fase de Desenvolvimento, prevista para julho e agosto de 2026, serão produzidos todos os materiais planejados no capítulo de Projeto: os slides das aulas, o texto de apoio com os conceitos da prática de gerenciamento da estratégia de serviço, o estudo de caso da empresa fictícia, os roteiros das atividades em grupo e o questionário de avaliação. Nessa mesma fase será implementada a ferramenta educacional EduITSM especificada na Seção 4.4, acompanhada de um roteiro de uso para orientar o professor durante</w:t>
      </w:r>
      <w:r>
        <w:t xml:space="preserve"> a aplicação. Cada material será revisado para garantir que esteja alinhado com os objetivos de aprendizagem definidos na fase de Design.</w:t>
      </w:r>
    </w:p>
    <w:p w14:paraId="02A08A69" w14:textId="77777777" w:rsidR="00BF0C07" w:rsidRDefault="00CF2E2C">
      <w:pPr>
        <w:spacing w:before="240" w:after="240"/>
        <w:ind w:firstLine="283"/>
        <w:rPr>
          <w:highlight w:val="white"/>
        </w:rPr>
      </w:pPr>
      <w:r>
        <w:rPr>
          <w:highlight w:val="white"/>
        </w:rPr>
        <w:t xml:space="preserve">Na fase de Implementação, prevista para setembro e outubro de 2026, a unidade de aprendizagem será aplicada em uma turma real de um curso superior na área de TI. Para viabilizar essa aplicação, será feito contato com professores de disciplinas relacionadas à área de Engenharia de Software ou ao desenvolvimento de software. Antes do início da aula, será aplicado um pré-teste para medir o nível de conhecimento prévio dos alunos sobre gestão da estratégia de serviço. Durante a aplicação, serão coletados dados </w:t>
      </w:r>
      <w:r>
        <w:rPr>
          <w:highlight w:val="white"/>
        </w:rPr>
        <w:t>por meio da observação da participação dos alunos nas atividades em grupo e no estudo de caso. Ao final da unidade, será aplicado um pós-teste com o mesmo questionário do pré-teste, permitindo comparar os resultados e medir o ganho de aprendizagem. O pós-teste também incluirá perguntas abertas sobre a percepção dos alunos em relação à unidade.</w:t>
      </w:r>
    </w:p>
    <w:p w14:paraId="63EA978A" w14:textId="77777777" w:rsidR="00BF0C07" w:rsidRDefault="00CF2E2C">
      <w:pPr>
        <w:spacing w:before="240" w:after="240"/>
        <w:ind w:firstLine="283"/>
        <w:rPr>
          <w:highlight w:val="white"/>
        </w:rPr>
      </w:pPr>
      <w:r>
        <w:rPr>
          <w:highlight w:val="white"/>
        </w:rPr>
        <w:t>Na fase de Avaliação, prevista para outubro e novembro de 2026, os dados coletados durante a implementação serão analisados. A comparação entre o pré-teste e o pós-teste permitirá verificar se houve avanço na compreensão dos conceitos da gestão da estratégia de serviço. As respostas abertas e as observações feitas durante a aula servirão para identificar pontos fortes e pontos de melhoria na unidade de aprendizagem. Com base nesses resultados, serão propostos ajustes para futuras aplicações.</w:t>
      </w:r>
    </w:p>
    <w:p w14:paraId="39C46838" w14:textId="77777777" w:rsidR="00BF0C07" w:rsidRDefault="00CF2E2C">
      <w:pPr>
        <w:spacing w:before="240" w:after="240"/>
        <w:ind w:firstLine="708"/>
        <w:rPr>
          <w:highlight w:val="white"/>
        </w:rPr>
      </w:pPr>
      <w:r>
        <w:rPr>
          <w:highlight w:val="white"/>
        </w:rPr>
        <w:t>Por fim, entre novembro e dezembro de 2026, será feita a redação dos capítulos finais do TCC (Resultados, Discussão e Conclusão) e a revisão geral do documento para entrega.</w:t>
      </w:r>
    </w:p>
    <w:p w14:paraId="3EDF0A14" w14:textId="77777777" w:rsidR="00BF0C07" w:rsidRDefault="00BF0C07">
      <w:pPr>
        <w:spacing w:before="240" w:after="240"/>
        <w:ind w:firstLine="708"/>
        <w:rPr>
          <w:highlight w:val="white"/>
        </w:rPr>
      </w:pPr>
    </w:p>
    <w:p w14:paraId="0D928406" w14:textId="77777777" w:rsidR="00BF0C07" w:rsidRPr="00781917" w:rsidRDefault="00CF2E2C">
      <w:pPr>
        <w:pStyle w:val="Ttulo1"/>
        <w:jc w:val="center"/>
        <w:rPr>
          <w:highlight w:val="white"/>
          <w:lang w:val="en-US"/>
        </w:rPr>
      </w:pPr>
      <w:bookmarkStart w:id="191" w:name="_t7pxgpt5gnss" w:colFirst="0" w:colLast="0"/>
      <w:bookmarkEnd w:id="191"/>
      <w:r w:rsidRPr="00781917">
        <w:rPr>
          <w:highlight w:val="white"/>
          <w:lang w:val="en-US"/>
        </w:rPr>
        <w:t>REFERÊNCIAS</w:t>
      </w:r>
    </w:p>
    <w:p w14:paraId="48DF9D17" w14:textId="77777777" w:rsidR="00BF0C07" w:rsidRDefault="00CF2E2C">
      <w:pPr>
        <w:spacing w:before="240" w:after="240" w:line="240" w:lineRule="auto"/>
        <w:jc w:val="left"/>
        <w:rPr>
          <w:highlight w:val="white"/>
        </w:rPr>
      </w:pPr>
      <w:r w:rsidRPr="00781917">
        <w:rPr>
          <w:highlight w:val="white"/>
          <w:lang w:val="en-US"/>
        </w:rPr>
        <w:t xml:space="preserve">AL MOURAD, Mohamed B.; HUSSAIN, Mohammed. The impact of cloud computing on ITIL service strategy processes. </w:t>
      </w:r>
      <w:r w:rsidRPr="00781917">
        <w:rPr>
          <w:b/>
          <w:bCs/>
          <w:highlight w:val="white"/>
          <w:lang w:val="en-US"/>
        </w:rPr>
        <w:t>International Journal of Computer and Communication Engineering</w:t>
      </w:r>
      <w:r w:rsidRPr="00781917">
        <w:rPr>
          <w:highlight w:val="white"/>
          <w:lang w:val="en-US"/>
        </w:rPr>
        <w:t xml:space="preserve">, v. 3, n. 5, p. 367-371, set. 2014. </w:t>
      </w:r>
      <w:r>
        <w:rPr>
          <w:highlight w:val="white"/>
        </w:rPr>
        <w:t>DOI: 10.7763/IJCCE.2014.V3.351.</w:t>
      </w:r>
    </w:p>
    <w:p w14:paraId="459A5D10" w14:textId="77777777" w:rsidR="00BF0C07" w:rsidRPr="00781917" w:rsidRDefault="00CF2E2C">
      <w:pPr>
        <w:spacing w:before="240" w:after="240" w:line="240" w:lineRule="auto"/>
        <w:jc w:val="left"/>
        <w:rPr>
          <w:highlight w:val="white"/>
          <w:lang w:val="en-US"/>
        </w:rPr>
      </w:pPr>
      <w:r w:rsidRPr="00781917">
        <w:rPr>
          <w:highlight w:val="white"/>
          <w:lang w:val="en-US"/>
        </w:rPr>
        <w:t>BLOOM, Benjamin S. et al. Taxonomy of educational objectives: the classification of educational goals. Handbook I: cognitive domain. New York: David McKay Company, 1956.</w:t>
      </w:r>
    </w:p>
    <w:p w14:paraId="4DF10342"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BOMFIM DA SILVA, Rozilene Reis </w:t>
      </w:r>
      <w:r w:rsidRPr="00781917">
        <w:rPr>
          <w:i/>
          <w:iCs/>
          <w:highlight w:val="white"/>
          <w:lang w:val="en-US"/>
        </w:rPr>
        <w:t>et al.</w:t>
      </w:r>
      <w:r w:rsidRPr="00781917">
        <w:rPr>
          <w:highlight w:val="white"/>
          <w:lang w:val="en-US"/>
        </w:rPr>
        <w:t xml:space="preserve"> </w:t>
      </w:r>
      <w:r>
        <w:rPr>
          <w:highlight w:val="white"/>
        </w:rPr>
        <w:t xml:space="preserve">Design instrucional: personalização, contextualização e tecnologia na educação. </w:t>
      </w:r>
      <w:r>
        <w:rPr>
          <w:b/>
          <w:bCs/>
          <w:highlight w:val="white"/>
        </w:rPr>
        <w:t>Revista Aproximação</w:t>
      </w:r>
      <w:r>
        <w:rPr>
          <w:highlight w:val="white"/>
        </w:rPr>
        <w:t>, v. 5, n. 10, 2023. Disponível em:</w:t>
      </w:r>
      <w:hyperlink r:id="rId33">
        <w:r w:rsidR="00BF0C07">
          <w:rPr>
            <w:highlight w:val="white"/>
          </w:rPr>
          <w:t xml:space="preserve"> </w:t>
        </w:r>
      </w:hyperlink>
      <w:hyperlink r:id="rId34">
        <w:r w:rsidR="00BF0C07">
          <w:rPr>
            <w:highlight w:val="white"/>
            <w:u w:val="single"/>
          </w:rPr>
          <w:t>https://revistas.unicentro.br/index.php/aproximacao/article/view/7470</w:t>
        </w:r>
      </w:hyperlink>
      <w:r>
        <w:rPr>
          <w:highlight w:val="white"/>
        </w:rPr>
        <w:t xml:space="preserve">. </w:t>
      </w:r>
      <w:r w:rsidRPr="00781917">
        <w:rPr>
          <w:highlight w:val="white"/>
          <w:lang w:val="en-US"/>
        </w:rPr>
        <w:t>Acesso em: 9 abr. 2026.</w:t>
      </w:r>
    </w:p>
    <w:p w14:paraId="0107820C" w14:textId="77777777" w:rsidR="00BF0C07" w:rsidRPr="00781917" w:rsidRDefault="00CF2E2C">
      <w:pPr>
        <w:spacing w:before="240" w:after="240" w:line="240" w:lineRule="auto"/>
        <w:jc w:val="left"/>
        <w:rPr>
          <w:highlight w:val="white"/>
          <w:lang w:val="en-US"/>
        </w:rPr>
      </w:pPr>
      <w:r w:rsidRPr="00781917">
        <w:rPr>
          <w:highlight w:val="white"/>
          <w:lang w:val="en-US"/>
        </w:rPr>
        <w:t>BRANCH, Robert Maribe. Instructional design: the ADDIE approach. New York: Springer, 2009.</w:t>
      </w:r>
    </w:p>
    <w:p w14:paraId="3216C9A7" w14:textId="77777777" w:rsidR="00BF0C07" w:rsidRPr="00D65AB3" w:rsidRDefault="00CF2E2C">
      <w:pPr>
        <w:spacing w:before="240" w:after="240" w:line="240" w:lineRule="auto"/>
        <w:jc w:val="left"/>
        <w:rPr>
          <w:highlight w:val="white"/>
        </w:rPr>
      </w:pPr>
      <w:r w:rsidRPr="00781917">
        <w:rPr>
          <w:highlight w:val="white"/>
          <w:lang w:val="en-US"/>
        </w:rPr>
        <w:t xml:space="preserve">CARDOSO, André </w:t>
      </w:r>
      <w:r w:rsidRPr="00781917">
        <w:rPr>
          <w:i/>
          <w:iCs/>
          <w:highlight w:val="white"/>
          <w:lang w:val="en-US"/>
        </w:rPr>
        <w:t>et al.</w:t>
      </w:r>
      <w:r w:rsidRPr="00781917">
        <w:rPr>
          <w:highlight w:val="white"/>
          <w:lang w:val="en-US"/>
        </w:rPr>
        <w:t xml:space="preserve"> An IT service management literature review: challenges, benefits, opportunities and implementation practices. </w:t>
      </w:r>
      <w:r w:rsidRPr="00D65AB3">
        <w:rPr>
          <w:b/>
          <w:bCs/>
          <w:highlight w:val="white"/>
        </w:rPr>
        <w:t>Information</w:t>
      </w:r>
      <w:r w:rsidRPr="00D65AB3">
        <w:rPr>
          <w:highlight w:val="white"/>
        </w:rPr>
        <w:t>, v. 12, n. 3, p. 111, mar. 2021. DOI: 10.3390/info12030111.</w:t>
      </w:r>
    </w:p>
    <w:p w14:paraId="2F42DADE" w14:textId="77777777" w:rsidR="00BF0C07" w:rsidRDefault="00CF2E2C">
      <w:pPr>
        <w:spacing w:before="240" w:after="240" w:line="240" w:lineRule="auto"/>
        <w:jc w:val="left"/>
        <w:rPr>
          <w:highlight w:val="white"/>
        </w:rPr>
      </w:pPr>
      <w:r w:rsidRPr="00D65AB3">
        <w:rPr>
          <w:highlight w:val="white"/>
        </w:rPr>
        <w:t xml:space="preserve">PEOPLECERT. </w:t>
      </w:r>
      <w:r w:rsidRPr="00D65AB3">
        <w:rPr>
          <w:b/>
          <w:bCs/>
          <w:highlight w:val="white"/>
        </w:rPr>
        <w:t>ITIL Framework</w:t>
      </w:r>
      <w:r w:rsidRPr="00D65AB3">
        <w:rPr>
          <w:highlight w:val="white"/>
        </w:rPr>
        <w:t xml:space="preserve">. </w:t>
      </w:r>
      <w:r>
        <w:rPr>
          <w:highlight w:val="white"/>
        </w:rPr>
        <w:t>2026. Disponível em:</w:t>
      </w:r>
      <w:hyperlink r:id="rId35">
        <w:r w:rsidR="00BF0C07">
          <w:rPr>
            <w:highlight w:val="white"/>
          </w:rPr>
          <w:t xml:space="preserve"> </w:t>
        </w:r>
      </w:hyperlink>
      <w:hyperlink r:id="rId36">
        <w:r w:rsidR="00BF0C07">
          <w:rPr>
            <w:highlight w:val="white"/>
            <w:u w:val="single"/>
          </w:rPr>
          <w:t>https://www.peoplecert.org/Frameworks-Professionals/ITIL-framework</w:t>
        </w:r>
      </w:hyperlink>
      <w:r>
        <w:rPr>
          <w:highlight w:val="white"/>
        </w:rPr>
        <w:t>. Acesso em: 9 abr. 2026.</w:t>
      </w:r>
    </w:p>
    <w:p w14:paraId="32D35044" w14:textId="77777777" w:rsidR="00BF0C07" w:rsidRDefault="00CF2E2C">
      <w:pPr>
        <w:spacing w:before="240" w:after="240" w:line="240" w:lineRule="auto"/>
        <w:jc w:val="left"/>
        <w:rPr>
          <w:highlight w:val="white"/>
        </w:rPr>
      </w:pPr>
      <w:r>
        <w:rPr>
          <w:highlight w:val="white"/>
        </w:rPr>
        <w:t xml:space="preserve">FILATRO, Andrea. </w:t>
      </w:r>
      <w:r>
        <w:rPr>
          <w:b/>
          <w:bCs/>
          <w:highlight w:val="white"/>
        </w:rPr>
        <w:t>Design instrucional na prática</w:t>
      </w:r>
      <w:r>
        <w:rPr>
          <w:highlight w:val="white"/>
        </w:rPr>
        <w:t>. São Paulo: Pearson, 2008.</w:t>
      </w:r>
    </w:p>
    <w:p w14:paraId="6FBAFD78" w14:textId="77777777" w:rsidR="00BF0C07" w:rsidRDefault="00CF2E2C">
      <w:pPr>
        <w:spacing w:before="240" w:after="240" w:line="240" w:lineRule="auto"/>
        <w:jc w:val="left"/>
        <w:rPr>
          <w:highlight w:val="white"/>
        </w:rPr>
      </w:pPr>
      <w:r w:rsidRPr="00781917">
        <w:rPr>
          <w:highlight w:val="white"/>
          <w:lang w:val="en-US"/>
        </w:rPr>
        <w:t xml:space="preserve">SARAIVA, Mikael; RIBEIRO, Rui. Analysis of the ITIL V3 and 4, exploring the impacts on ITSM of implementing the new version. </w:t>
      </w:r>
      <w:r>
        <w:rPr>
          <w:highlight w:val="white"/>
        </w:rPr>
        <w:t xml:space="preserve">In: CAPSI 2025 PROCEEDINGS, 2025. </w:t>
      </w:r>
      <w:r>
        <w:rPr>
          <w:b/>
          <w:bCs/>
          <w:highlight w:val="white"/>
        </w:rPr>
        <w:t>Anais [...]</w:t>
      </w:r>
      <w:r>
        <w:rPr>
          <w:highlight w:val="white"/>
        </w:rPr>
        <w:t>. AIS Electronic Library (AISeL), 2025. Disponível em:</w:t>
      </w:r>
      <w:hyperlink r:id="rId37">
        <w:r w:rsidR="00BF0C07">
          <w:rPr>
            <w:highlight w:val="white"/>
          </w:rPr>
          <w:t xml:space="preserve"> </w:t>
        </w:r>
      </w:hyperlink>
      <w:hyperlink r:id="rId38">
        <w:r w:rsidR="00BF0C07">
          <w:rPr>
            <w:highlight w:val="white"/>
            <w:u w:val="single"/>
          </w:rPr>
          <w:t>https://aisel.aisnet.org/capsi2025/28/</w:t>
        </w:r>
      </w:hyperlink>
      <w:r>
        <w:rPr>
          <w:highlight w:val="white"/>
        </w:rPr>
        <w:t>. Acesso em: 8 abr. 2026.</w:t>
      </w:r>
    </w:p>
    <w:p w14:paraId="739ACA58"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YORDANOV, Yordan. Analysis of methods for IT service management processes implementation in higher education institutions. In: FDIBA CONFERENCE PROCEEDINGS, v. 6, 2022. </w:t>
      </w:r>
      <w:r w:rsidRPr="00781917">
        <w:rPr>
          <w:b/>
          <w:bCs/>
          <w:highlight w:val="white"/>
          <w:lang w:val="en-US"/>
        </w:rPr>
        <w:t>Anais [...]</w:t>
      </w:r>
      <w:r w:rsidRPr="00781917">
        <w:rPr>
          <w:highlight w:val="white"/>
          <w:lang w:val="en-US"/>
        </w:rPr>
        <w:t>. Technical University of Sofia, 2022. p. 85-88.</w:t>
      </w:r>
    </w:p>
    <w:p w14:paraId="14518596" w14:textId="77777777" w:rsidR="00BF0C07" w:rsidRDefault="00CF2E2C">
      <w:pPr>
        <w:spacing w:before="240" w:after="240" w:line="240" w:lineRule="auto"/>
        <w:jc w:val="left"/>
        <w:rPr>
          <w:highlight w:val="white"/>
        </w:rPr>
      </w:pPr>
      <w:r>
        <w:rPr>
          <w:highlight w:val="white"/>
        </w:rPr>
        <w:t xml:space="preserve">BRASIL. Tribunal de Contas da União. </w:t>
      </w:r>
      <w:r>
        <w:rPr>
          <w:b/>
          <w:bCs/>
          <w:highlight w:val="white"/>
        </w:rPr>
        <w:t>Edital nº 1/2025 — TCU</w:t>
      </w:r>
      <w:r>
        <w:rPr>
          <w:highlight w:val="white"/>
        </w:rPr>
        <w:t>: concurso público para provimento de vagas no cargo de Auditor Federal de Controle Externo. Brasília, DF: TCU, 2025a.</w:t>
      </w:r>
    </w:p>
    <w:p w14:paraId="167E8976" w14:textId="77777777" w:rsidR="00BF0C07" w:rsidRPr="00D65AB3" w:rsidRDefault="00CF2E2C">
      <w:pPr>
        <w:spacing w:before="240" w:after="240" w:line="240" w:lineRule="auto"/>
        <w:jc w:val="left"/>
        <w:rPr>
          <w:highlight w:val="white"/>
        </w:rPr>
      </w:pPr>
      <w:r>
        <w:rPr>
          <w:highlight w:val="white"/>
        </w:rPr>
        <w:t xml:space="preserve">BRASIL. Secretaria de Fazenda do Estado do Rio de Janeiro. </w:t>
      </w:r>
      <w:r>
        <w:rPr>
          <w:b/>
          <w:bCs/>
          <w:highlight w:val="white"/>
        </w:rPr>
        <w:t>Edital SEFAZ-RJ 2025</w:t>
      </w:r>
      <w:r>
        <w:rPr>
          <w:highlight w:val="white"/>
        </w:rPr>
        <w:t xml:space="preserve">: concurso público para o cargo de Auditor Fiscal da Receita Estadual. </w:t>
      </w:r>
      <w:r w:rsidRPr="00D65AB3">
        <w:rPr>
          <w:highlight w:val="white"/>
        </w:rPr>
        <w:t>Rio de Janeiro: SEFAZ-RJ, 2025b.</w:t>
      </w:r>
    </w:p>
    <w:p w14:paraId="22AA1702" w14:textId="77777777" w:rsidR="00BF0C07" w:rsidRPr="00D65AB3" w:rsidRDefault="00CF2E2C">
      <w:pPr>
        <w:spacing w:before="240" w:after="240" w:line="240" w:lineRule="auto"/>
        <w:jc w:val="left"/>
        <w:rPr>
          <w:highlight w:val="white"/>
          <w:lang w:val="en-US"/>
        </w:rPr>
      </w:pPr>
      <w:r w:rsidRPr="00D65AB3">
        <w:rPr>
          <w:highlight w:val="white"/>
        </w:rPr>
        <w:t xml:space="preserve">VALENTE, José Armando. Blended learning e as mudanças no ensino superior: a proposta da sala de aula invertida. </w:t>
      </w:r>
      <w:r w:rsidRPr="00781917">
        <w:rPr>
          <w:highlight w:val="white"/>
          <w:lang w:val="en-US"/>
        </w:rPr>
        <w:t>Educar em Revista, Curitiba, n. especial 4, p. 79-97, 2014.</w:t>
      </w:r>
    </w:p>
    <w:p w14:paraId="0F6C2FAA"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WESTERN GOVERNORS UNIVERSITY. </w:t>
      </w:r>
      <w:r w:rsidRPr="00781917">
        <w:rPr>
          <w:b/>
          <w:bCs/>
          <w:highlight w:val="white"/>
          <w:lang w:val="en-US"/>
        </w:rPr>
        <w:t>Bachelor of Science in Information Technology</w:t>
      </w:r>
      <w:r w:rsidRPr="00781917">
        <w:rPr>
          <w:highlight w:val="white"/>
          <w:lang w:val="en-US"/>
        </w:rPr>
        <w:t xml:space="preserve">: course catalog. </w:t>
      </w:r>
      <w:r>
        <w:rPr>
          <w:highlight w:val="white"/>
        </w:rPr>
        <w:t>2026. Disponível em:</w:t>
      </w:r>
      <w:hyperlink r:id="rId39">
        <w:r w:rsidR="00BF0C07">
          <w:rPr>
            <w:highlight w:val="white"/>
          </w:rPr>
          <w:t xml:space="preserve"> </w:t>
        </w:r>
      </w:hyperlink>
      <w:hyperlink r:id="rId40">
        <w:r w:rsidR="00BF0C07">
          <w:rPr>
            <w:highlight w:val="white"/>
            <w:u w:val="single"/>
          </w:rPr>
          <w:t>https://www.wgu.edu/online-it-degrees/information-technology-bachelors-program.html</w:t>
        </w:r>
      </w:hyperlink>
      <w:r>
        <w:rPr>
          <w:highlight w:val="white"/>
        </w:rPr>
        <w:t xml:space="preserve">. </w:t>
      </w:r>
      <w:r w:rsidRPr="00781917">
        <w:rPr>
          <w:highlight w:val="white"/>
          <w:lang w:val="en-US"/>
        </w:rPr>
        <w:t xml:space="preserve">Acesso em: 5 jun. 2026. </w:t>
      </w:r>
    </w:p>
    <w:p w14:paraId="446D3E49"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ADVISED SKILLS. ITIL (Version 5) in 2026: what is confirmed, what is available, and what comes next. </w:t>
      </w:r>
      <w:r>
        <w:rPr>
          <w:highlight w:val="white"/>
        </w:rPr>
        <w:t xml:space="preserve">2026. Disponível em: https://www.advisedskills.com/blog/it-service-management/itil-version-5-in-2026-what-is-confirmed-what-is-available-and-what-comes-next. </w:t>
      </w:r>
      <w:r w:rsidRPr="00781917">
        <w:rPr>
          <w:highlight w:val="white"/>
          <w:lang w:val="en-US"/>
        </w:rPr>
        <w:t>Acesso em: 25 jul. 2026.</w:t>
      </w:r>
    </w:p>
    <w:p w14:paraId="2DFB52D5" w14:textId="77777777" w:rsidR="00BF0C07" w:rsidRPr="00781917" w:rsidRDefault="00CF2E2C">
      <w:pPr>
        <w:spacing w:before="240" w:after="240" w:line="240" w:lineRule="auto"/>
        <w:jc w:val="left"/>
        <w:rPr>
          <w:highlight w:val="white"/>
          <w:lang w:val="en-US"/>
        </w:rPr>
      </w:pPr>
      <w:r w:rsidRPr="00781917">
        <w:rPr>
          <w:highlight w:val="white"/>
          <w:lang w:val="en-US"/>
        </w:rPr>
        <w:t>ANDERSON, Lorin W.; KRATHWOHL, David R. (ed.). A taxonomy for learning, teaching, and assessing: a revision of Bloom's taxonomy of educational objectives. New York: Longman, 2001.</w:t>
      </w:r>
    </w:p>
    <w:p w14:paraId="1DA586D4" w14:textId="77777777" w:rsidR="00BF0C07" w:rsidRDefault="00CF2E2C">
      <w:pPr>
        <w:spacing w:before="240" w:after="240" w:line="240" w:lineRule="auto"/>
        <w:jc w:val="left"/>
        <w:rPr>
          <w:highlight w:val="white"/>
        </w:rPr>
      </w:pPr>
      <w:r w:rsidRPr="00781917">
        <w:rPr>
          <w:highlight w:val="white"/>
          <w:lang w:val="en-US"/>
        </w:rPr>
        <w:t xml:space="preserve">AYOFE, Azeez Nureni; AJETOLA, Azeez Raheem. Exploration of the gap between computer science curriculum and industrial I.T skills requirements. International Journal of Computer Science and Information Security, v. 4, n. 1-2, 2009. </w:t>
      </w:r>
      <w:r>
        <w:rPr>
          <w:highlight w:val="white"/>
        </w:rPr>
        <w:t>Disponível em: https://arxiv.org/abs/0908.4353. Acesso em: 25 jul. 2026.</w:t>
      </w:r>
    </w:p>
    <w:p w14:paraId="7232377F" w14:textId="77777777" w:rsidR="00BF0C07" w:rsidRPr="00781917" w:rsidRDefault="00CF2E2C">
      <w:pPr>
        <w:spacing w:before="240" w:after="240" w:line="240" w:lineRule="auto"/>
        <w:jc w:val="left"/>
        <w:rPr>
          <w:highlight w:val="white"/>
          <w:lang w:val="en-US"/>
        </w:rPr>
      </w:pPr>
      <w:r>
        <w:rPr>
          <w:highlight w:val="white"/>
        </w:rPr>
        <w:t xml:space="preserve">DION TRAINING. </w:t>
      </w:r>
      <w:r w:rsidRPr="00781917">
        <w:rPr>
          <w:highlight w:val="white"/>
          <w:lang w:val="en-US"/>
        </w:rPr>
        <w:t xml:space="preserve">ITIL 5 release date details, timeline and launch updates. </w:t>
      </w:r>
      <w:r>
        <w:rPr>
          <w:highlight w:val="white"/>
        </w:rPr>
        <w:t xml:space="preserve">2026. Disponível em: https://www.diontraining.com/blogs/news/itil-5-release-date. </w:t>
      </w:r>
      <w:r w:rsidRPr="00781917">
        <w:rPr>
          <w:highlight w:val="white"/>
          <w:lang w:val="en-US"/>
        </w:rPr>
        <w:t>Acesso em: 25 jul. 2026.</w:t>
      </w:r>
    </w:p>
    <w:p w14:paraId="0B880418" w14:textId="77777777" w:rsidR="00BF0C07" w:rsidRPr="00D65AB3" w:rsidRDefault="00CF2E2C">
      <w:pPr>
        <w:spacing w:before="240" w:after="240" w:line="240" w:lineRule="auto"/>
        <w:jc w:val="left"/>
        <w:rPr>
          <w:highlight w:val="white"/>
        </w:rPr>
      </w:pPr>
      <w:r w:rsidRPr="00781917">
        <w:rPr>
          <w:highlight w:val="white"/>
          <w:lang w:val="en-US"/>
        </w:rPr>
        <w:t xml:space="preserve">EASYVISTA. How to use the 4 P's of ITIL for ITSM success. </w:t>
      </w:r>
      <w:r>
        <w:rPr>
          <w:highlight w:val="white"/>
        </w:rPr>
        <w:t xml:space="preserve">2026. Disponível em: https://www.easyvista.com/blog/four-ps-of-itil-for-itsm-success/. </w:t>
      </w:r>
      <w:r w:rsidRPr="00D65AB3">
        <w:rPr>
          <w:highlight w:val="white"/>
        </w:rPr>
        <w:t>Acesso em: 25 jul. 2026.</w:t>
      </w:r>
    </w:p>
    <w:p w14:paraId="72416D55" w14:textId="77777777" w:rsidR="00BF0C07" w:rsidRPr="00D65AB3" w:rsidRDefault="00CF2E2C">
      <w:pPr>
        <w:spacing w:before="240" w:after="240" w:line="240" w:lineRule="auto"/>
        <w:jc w:val="left"/>
        <w:rPr>
          <w:highlight w:val="white"/>
          <w:lang w:val="en-US"/>
        </w:rPr>
      </w:pPr>
      <w:r w:rsidRPr="00D65AB3">
        <w:rPr>
          <w:highlight w:val="white"/>
        </w:rPr>
        <w:t xml:space="preserve">KENSKI, Vani Moreira. Educação e tecnologias: o novo ritmo da informação. </w:t>
      </w:r>
      <w:r w:rsidRPr="00781917">
        <w:rPr>
          <w:highlight w:val="white"/>
          <w:lang w:val="en-US"/>
        </w:rPr>
        <w:t>Campinas: Papirus, 2007.</w:t>
      </w:r>
    </w:p>
    <w:p w14:paraId="7C11B10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KNOWLEDGEHUT. ITIL service strategy: 4Ps, goals, process &amp; benefits. </w:t>
      </w:r>
      <w:r>
        <w:rPr>
          <w:highlight w:val="white"/>
        </w:rPr>
        <w:t xml:space="preserve">2026. Disponível em: https://www.knowledgehut.com/blog/it-service-management/itil-strategy. </w:t>
      </w:r>
      <w:r w:rsidRPr="00781917">
        <w:rPr>
          <w:highlight w:val="white"/>
          <w:lang w:val="en-US"/>
        </w:rPr>
        <w:t>Acesso em: 25 jul. 2026.</w:t>
      </w:r>
    </w:p>
    <w:p w14:paraId="1814ABFA" w14:textId="77777777" w:rsidR="00BF0C07" w:rsidRPr="00781917" w:rsidRDefault="00CF2E2C">
      <w:pPr>
        <w:spacing w:before="240" w:after="240" w:line="240" w:lineRule="auto"/>
        <w:jc w:val="left"/>
        <w:rPr>
          <w:highlight w:val="white"/>
          <w:lang w:val="en-US"/>
        </w:rPr>
      </w:pPr>
      <w:r w:rsidRPr="00781917">
        <w:rPr>
          <w:highlight w:val="white"/>
          <w:lang w:val="en-US"/>
        </w:rPr>
        <w:t>MERRILL, M. David. First principles of instruction. Educational Technology Research and Development, v. 50, n. 3, p. 43-59, 2002. DOI: 10.1007/BF02505024.</w:t>
      </w:r>
    </w:p>
    <w:p w14:paraId="4DC269F6" w14:textId="77777777" w:rsidR="00BF0C07" w:rsidRPr="00781917" w:rsidRDefault="00CF2E2C">
      <w:pPr>
        <w:spacing w:before="240" w:after="240" w:line="240" w:lineRule="auto"/>
        <w:jc w:val="left"/>
        <w:rPr>
          <w:highlight w:val="white"/>
          <w:lang w:val="en-US"/>
        </w:rPr>
      </w:pPr>
      <w:r w:rsidRPr="00781917">
        <w:rPr>
          <w:highlight w:val="white"/>
          <w:lang w:val="en-US"/>
        </w:rPr>
        <w:t>SARTO, Prisilla Amiel A.; BOBIS, Helaena Marie B.; VIDAL, Patrick Leus M.; INTAL, Grace Lorraine D. Information systems planning for IT service management of higher education institution. In: PROCEEDINGS OF THE 2025 10TH INTERNATIONAL CONFERENCE ON MULTIMEDIA SYSTEMS AND SIGNAL PROCESSING (ICMSSP 2025). Lecture Notes in Networks and Systems, v. 1637. Cham: Springer, 2025. p. 158-173. DOI: 10.1007/978-3-032-05994-9_14.</w:t>
      </w:r>
    </w:p>
    <w:p w14:paraId="3667D038" w14:textId="77777777" w:rsidR="00BF0C07" w:rsidRPr="00781917" w:rsidRDefault="00CF2E2C">
      <w:pPr>
        <w:spacing w:before="240" w:after="240" w:line="240" w:lineRule="auto"/>
        <w:jc w:val="left"/>
        <w:rPr>
          <w:highlight w:val="white"/>
          <w:lang w:val="en-US"/>
        </w:rPr>
      </w:pPr>
      <w:r w:rsidRPr="00781917">
        <w:rPr>
          <w:highlight w:val="white"/>
          <w:lang w:val="en-US"/>
        </w:rPr>
        <w:t>SLONKA, Kevin; BROMALL, Natalya; MISHRA, Sushma; DRAUS, Peter. IT skills gap: a survey of IT students' knowledge in 4 key domains. Issues in Information Systems, v. 22, n. 2, p. 168-176, 2021. DOI: 10.48009/2_iis_2021_175-184.</w:t>
      </w:r>
    </w:p>
    <w:p w14:paraId="47ABC39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THE KNOWLEDGE ACADEMY. ITIL® Version 5: what's changed and why it matters in 2026. </w:t>
      </w:r>
      <w:r>
        <w:rPr>
          <w:highlight w:val="white"/>
        </w:rPr>
        <w:t xml:space="preserve">2026. Disponível em: https://www.theknowledgeacademy.com/blog/a-complete-guide-to-itil-version-5/. </w:t>
      </w:r>
      <w:r w:rsidRPr="00781917">
        <w:rPr>
          <w:highlight w:val="white"/>
          <w:lang w:val="en-US"/>
        </w:rPr>
        <w:t>Acesso em: 25 jul. 2026.</w:t>
      </w:r>
    </w:p>
    <w:p w14:paraId="237C64FC" w14:textId="77777777" w:rsidR="00BF0C07" w:rsidRDefault="00CF2E2C">
      <w:pPr>
        <w:spacing w:before="240" w:after="240" w:line="240" w:lineRule="auto"/>
        <w:jc w:val="left"/>
        <w:rPr>
          <w:highlight w:val="white"/>
        </w:rPr>
      </w:pPr>
      <w:r w:rsidRPr="00781917">
        <w:rPr>
          <w:highlight w:val="white"/>
          <w:lang w:val="en-US"/>
        </w:rPr>
        <w:t xml:space="preserve">TRINIDAD, Manuel; ORTA, Elena; RUIZ, Mercedes. Gamification in IT service management: a systematic mapping study. </w:t>
      </w:r>
      <w:r>
        <w:rPr>
          <w:highlight w:val="white"/>
        </w:rPr>
        <w:t>Applied Sciences, v. 11, n. 8, p. 3384, 2021. DOI: 10.3390/app11083384.</w:t>
      </w:r>
    </w:p>
    <w:p w14:paraId="763AD031" w14:textId="77777777" w:rsidR="00BF0C07" w:rsidRDefault="00BF0C07">
      <w:pPr>
        <w:spacing w:before="240" w:after="240" w:line="240" w:lineRule="auto"/>
        <w:jc w:val="left"/>
        <w:rPr>
          <w:highlight w:val="white"/>
        </w:rPr>
      </w:pPr>
    </w:p>
    <w:p w14:paraId="4951CDEE" w14:textId="77777777" w:rsidR="00BF0C07" w:rsidRDefault="00BF0C07">
      <w:pPr>
        <w:spacing w:before="0" w:line="240" w:lineRule="auto"/>
        <w:jc w:val="left"/>
        <w:rPr>
          <w:highlight w:val="white"/>
        </w:rPr>
      </w:pPr>
    </w:p>
    <w:p w14:paraId="6C165057" w14:textId="77777777" w:rsidR="00476E10" w:rsidRDefault="00CF2E2C">
      <w:pPr>
        <w:pStyle w:val="Ttulo1"/>
      </w:pPr>
      <w:r>
        <w:t>APÊNDICE A — ENDPOINTS DA INTERFACE DE PROGRAMAÇÃO DE APLICAÇÕES</w:t>
      </w:r>
    </w:p>
    <w:p w14:paraId="2F14F9A1" w14:textId="77777777" w:rsidR="00476E10" w:rsidRDefault="00CF2E2C">
      <w:pPr>
        <w:spacing w:after="240"/>
        <w:ind w:firstLine="708"/>
      </w:pPr>
      <w:r>
        <w:t>Este apêndice relaciona os endpoints da interface de programação de aplicações do EduITSM, no estilo REST, com o requisito funcional ou a regra de negócio que cada um atende. Todas as rotas, com exceção das de autenticação, exigem token JWT válido e operam exclusivamente sobre a organização do usuário autenticado, conforme o RNF06.</w:t>
      </w:r>
    </w:p>
    <w:p w14:paraId="52B95374" w14:textId="77777777" w:rsidR="00476E10" w:rsidRDefault="00CF2E2C">
      <w:pPr>
        <w:spacing w:after="0"/>
        <w:jc w:val="center"/>
      </w:pPr>
      <w:r>
        <w:t>Quadro 31 - Endpoints da interface de programação de aplicações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0"/>
        <w:gridCol w:w="2903"/>
        <w:gridCol w:w="3629"/>
        <w:gridCol w:w="1269"/>
      </w:tblGrid>
      <w:tr w:rsidR="00BF0C07" w14:paraId="6B487C92" w14:textId="77777777">
        <w:trPr>
          <w:trHeight w:val="800"/>
        </w:trPr>
        <w:tc>
          <w:tcPr>
            <w:tcW w:w="1269" w:type="dxa"/>
            <w:tcBorders>
              <w:top w:val="nil"/>
              <w:left w:val="nil"/>
              <w:bottom w:val="nil"/>
              <w:right w:val="nil"/>
            </w:tcBorders>
            <w:tcMar>
              <w:top w:w="100" w:type="dxa"/>
              <w:left w:w="100" w:type="dxa"/>
              <w:bottom w:w="100" w:type="dxa"/>
              <w:right w:w="100" w:type="dxa"/>
            </w:tcMar>
          </w:tcPr>
          <w:p w14:paraId="2AC36B4C" w14:textId="77777777" w:rsidR="00BF0C07" w:rsidRDefault="00CF2E2C">
            <w:pPr>
              <w:jc w:val="center"/>
              <w:rPr>
                <w:sz w:val="20"/>
                <w:szCs w:val="20"/>
              </w:rPr>
            </w:pPr>
            <w:r>
              <w:rPr>
                <w:b/>
                <w:bCs/>
                <w:sz w:val="20"/>
                <w:szCs w:val="20"/>
              </w:rPr>
              <w:t>Método</w:t>
            </w:r>
          </w:p>
        </w:tc>
        <w:tc>
          <w:tcPr>
            <w:tcW w:w="2902" w:type="dxa"/>
            <w:tcBorders>
              <w:top w:val="nil"/>
              <w:left w:val="nil"/>
              <w:bottom w:val="nil"/>
              <w:right w:val="nil"/>
            </w:tcBorders>
            <w:tcMar>
              <w:top w:w="100" w:type="dxa"/>
              <w:left w:w="100" w:type="dxa"/>
              <w:bottom w:w="100" w:type="dxa"/>
              <w:right w:w="100" w:type="dxa"/>
            </w:tcMar>
          </w:tcPr>
          <w:p w14:paraId="25F81A81" w14:textId="77777777" w:rsidR="00BF0C07" w:rsidRDefault="00CF2E2C">
            <w:pPr>
              <w:jc w:val="center"/>
              <w:rPr>
                <w:sz w:val="20"/>
                <w:szCs w:val="20"/>
              </w:rPr>
            </w:pPr>
            <w:r>
              <w:rPr>
                <w:b/>
                <w:bCs/>
                <w:sz w:val="20"/>
                <w:szCs w:val="20"/>
              </w:rPr>
              <w:t>Rota</w:t>
            </w:r>
          </w:p>
        </w:tc>
        <w:tc>
          <w:tcPr>
            <w:tcW w:w="3628" w:type="dxa"/>
            <w:tcBorders>
              <w:top w:val="nil"/>
              <w:left w:val="nil"/>
              <w:bottom w:val="nil"/>
              <w:right w:val="nil"/>
            </w:tcBorders>
            <w:tcMar>
              <w:top w:w="100" w:type="dxa"/>
              <w:left w:w="100" w:type="dxa"/>
              <w:bottom w:w="100" w:type="dxa"/>
              <w:right w:w="100" w:type="dxa"/>
            </w:tcMar>
          </w:tcPr>
          <w:p w14:paraId="3A1D7CD0" w14:textId="77777777" w:rsidR="00BF0C07" w:rsidRDefault="00CF2E2C">
            <w:pPr>
              <w:jc w:val="center"/>
              <w:rPr>
                <w:sz w:val="20"/>
                <w:szCs w:val="20"/>
              </w:rPr>
            </w:pPr>
            <w:r>
              <w:rPr>
                <w:b/>
                <w:bCs/>
                <w:sz w:val="20"/>
                <w:szCs w:val="20"/>
              </w:rPr>
              <w:t>Descrição</w:t>
            </w:r>
          </w:p>
        </w:tc>
        <w:tc>
          <w:tcPr>
            <w:tcW w:w="1269" w:type="dxa"/>
            <w:tcBorders>
              <w:top w:val="nil"/>
              <w:left w:val="nil"/>
              <w:bottom w:val="nil"/>
              <w:right w:val="nil"/>
            </w:tcBorders>
            <w:tcMar>
              <w:top w:w="100" w:type="dxa"/>
              <w:left w:w="100" w:type="dxa"/>
              <w:bottom w:w="100" w:type="dxa"/>
              <w:right w:w="100" w:type="dxa"/>
            </w:tcMar>
          </w:tcPr>
          <w:p w14:paraId="184A0903" w14:textId="77777777" w:rsidR="00BF0C07" w:rsidRDefault="00CF2E2C">
            <w:pPr>
              <w:jc w:val="center"/>
              <w:rPr>
                <w:sz w:val="20"/>
                <w:szCs w:val="20"/>
              </w:rPr>
            </w:pPr>
            <w:r>
              <w:rPr>
                <w:b/>
                <w:bCs/>
                <w:sz w:val="20"/>
                <w:szCs w:val="20"/>
              </w:rPr>
              <w:t>Requisito</w:t>
            </w:r>
          </w:p>
        </w:tc>
      </w:tr>
      <w:tr w:rsidR="00BF0C07" w14:paraId="01EDAA3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6DFED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67B9F3FA" w14:textId="77777777" w:rsidR="00BF0C07" w:rsidRDefault="00CF2E2C">
            <w:pPr>
              <w:jc w:val="left"/>
              <w:rPr>
                <w:sz w:val="20"/>
                <w:szCs w:val="20"/>
              </w:rPr>
            </w:pPr>
            <w:r>
              <w:rPr>
                <w:sz w:val="20"/>
                <w:szCs w:val="20"/>
              </w:rPr>
              <w:t>/api/v1/auth/registro</w:t>
            </w:r>
          </w:p>
        </w:tc>
        <w:tc>
          <w:tcPr>
            <w:tcW w:w="3628" w:type="dxa"/>
            <w:tcBorders>
              <w:top w:val="nil"/>
              <w:left w:val="nil"/>
              <w:bottom w:val="nil"/>
              <w:right w:val="nil"/>
            </w:tcBorders>
            <w:tcMar>
              <w:top w:w="100" w:type="dxa"/>
              <w:left w:w="100" w:type="dxa"/>
              <w:bottom w:w="100" w:type="dxa"/>
              <w:right w:w="100" w:type="dxa"/>
            </w:tcMar>
          </w:tcPr>
          <w:p w14:paraId="63D19B54" w14:textId="77777777" w:rsidR="00BF0C07" w:rsidRDefault="00CF2E2C">
            <w:pPr>
              <w:jc w:val="left"/>
              <w:rPr>
                <w:sz w:val="20"/>
                <w:szCs w:val="20"/>
              </w:rPr>
            </w:pPr>
            <w:r>
              <w:rPr>
                <w:sz w:val="20"/>
                <w:szCs w:val="20"/>
              </w:rPr>
              <w:t>Cadastra um novo usuário informando nome, e-mail, senha e perfil.</w:t>
            </w:r>
          </w:p>
        </w:tc>
        <w:tc>
          <w:tcPr>
            <w:tcW w:w="1269" w:type="dxa"/>
            <w:tcBorders>
              <w:top w:val="nil"/>
              <w:left w:val="nil"/>
              <w:bottom w:val="nil"/>
              <w:right w:val="nil"/>
            </w:tcBorders>
            <w:tcMar>
              <w:top w:w="100" w:type="dxa"/>
              <w:left w:w="100" w:type="dxa"/>
              <w:bottom w:w="100" w:type="dxa"/>
              <w:right w:w="100" w:type="dxa"/>
            </w:tcMar>
          </w:tcPr>
          <w:p w14:paraId="7B40D9BA" w14:textId="77777777" w:rsidR="00BF0C07" w:rsidRDefault="00CF2E2C">
            <w:pPr>
              <w:jc w:val="left"/>
              <w:rPr>
                <w:sz w:val="20"/>
                <w:szCs w:val="20"/>
              </w:rPr>
            </w:pPr>
            <w:r>
              <w:rPr>
                <w:sz w:val="20"/>
                <w:szCs w:val="20"/>
              </w:rPr>
              <w:t>RF08</w:t>
            </w:r>
          </w:p>
        </w:tc>
      </w:tr>
      <w:tr w:rsidR="00BF0C07" w14:paraId="472189A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5A793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58E5177E" w14:textId="77777777" w:rsidR="00BF0C07" w:rsidRDefault="00CF2E2C">
            <w:pPr>
              <w:jc w:val="left"/>
              <w:rPr>
                <w:sz w:val="20"/>
                <w:szCs w:val="20"/>
              </w:rPr>
            </w:pPr>
            <w:r>
              <w:rPr>
                <w:sz w:val="20"/>
                <w:szCs w:val="20"/>
              </w:rPr>
              <w:t>/api/v1/auth/login</w:t>
            </w:r>
          </w:p>
        </w:tc>
        <w:tc>
          <w:tcPr>
            <w:tcW w:w="3628" w:type="dxa"/>
            <w:tcBorders>
              <w:top w:val="nil"/>
              <w:left w:val="nil"/>
              <w:bottom w:val="nil"/>
              <w:right w:val="nil"/>
            </w:tcBorders>
            <w:tcMar>
              <w:top w:w="100" w:type="dxa"/>
              <w:left w:w="100" w:type="dxa"/>
              <w:bottom w:w="100" w:type="dxa"/>
              <w:right w:w="100" w:type="dxa"/>
            </w:tcMar>
          </w:tcPr>
          <w:p w14:paraId="67C331A9" w14:textId="77777777" w:rsidR="00BF0C07" w:rsidRDefault="00CF2E2C">
            <w:pPr>
              <w:jc w:val="left"/>
              <w:rPr>
                <w:sz w:val="20"/>
                <w:szCs w:val="20"/>
              </w:rPr>
            </w:pPr>
            <w:r>
              <w:rPr>
                <w:sz w:val="20"/>
                <w:szCs w:val="20"/>
              </w:rPr>
              <w:t>Autentica o usuário e devolve o token de acesso.</w:t>
            </w:r>
          </w:p>
        </w:tc>
        <w:tc>
          <w:tcPr>
            <w:tcW w:w="1269" w:type="dxa"/>
            <w:tcBorders>
              <w:top w:val="nil"/>
              <w:left w:val="nil"/>
              <w:bottom w:val="nil"/>
              <w:right w:val="nil"/>
            </w:tcBorders>
            <w:tcMar>
              <w:top w:w="100" w:type="dxa"/>
              <w:left w:w="100" w:type="dxa"/>
              <w:bottom w:w="100" w:type="dxa"/>
              <w:right w:w="100" w:type="dxa"/>
            </w:tcMar>
          </w:tcPr>
          <w:p w14:paraId="46550805" w14:textId="77777777" w:rsidR="00BF0C07" w:rsidRDefault="00CF2E2C">
            <w:pPr>
              <w:jc w:val="left"/>
              <w:rPr>
                <w:sz w:val="20"/>
                <w:szCs w:val="20"/>
              </w:rPr>
            </w:pPr>
            <w:r>
              <w:rPr>
                <w:sz w:val="20"/>
                <w:szCs w:val="20"/>
              </w:rPr>
              <w:t>RF08</w:t>
            </w:r>
          </w:p>
        </w:tc>
      </w:tr>
      <w:tr w:rsidR="00BF0C07" w14:paraId="5D86548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CAB6DDD"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7A2A41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057D8995" w14:textId="77777777" w:rsidR="00BF0C07" w:rsidRDefault="00CF2E2C">
            <w:pPr>
              <w:jc w:val="left"/>
              <w:rPr>
                <w:sz w:val="20"/>
                <w:szCs w:val="20"/>
              </w:rPr>
            </w:pPr>
            <w:r>
              <w:rPr>
                <w:sz w:val="20"/>
                <w:szCs w:val="20"/>
              </w:rPr>
              <w:t>Retorna a organização do usuário autenticado.</w:t>
            </w:r>
          </w:p>
        </w:tc>
        <w:tc>
          <w:tcPr>
            <w:tcW w:w="1269" w:type="dxa"/>
            <w:tcBorders>
              <w:top w:val="nil"/>
              <w:left w:val="nil"/>
              <w:bottom w:val="nil"/>
              <w:right w:val="nil"/>
            </w:tcBorders>
            <w:tcMar>
              <w:top w:w="100" w:type="dxa"/>
              <w:left w:w="100" w:type="dxa"/>
              <w:bottom w:w="100" w:type="dxa"/>
              <w:right w:w="100" w:type="dxa"/>
            </w:tcMar>
          </w:tcPr>
          <w:p w14:paraId="3C13C556" w14:textId="77777777" w:rsidR="00BF0C07" w:rsidRDefault="00CF2E2C">
            <w:pPr>
              <w:jc w:val="left"/>
              <w:rPr>
                <w:sz w:val="20"/>
                <w:szCs w:val="20"/>
              </w:rPr>
            </w:pPr>
            <w:r>
              <w:rPr>
                <w:sz w:val="20"/>
                <w:szCs w:val="20"/>
              </w:rPr>
              <w:t>RF09</w:t>
            </w:r>
          </w:p>
        </w:tc>
      </w:tr>
      <w:tr w:rsidR="00BF0C07" w14:paraId="4DAA246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565822F" w14:textId="77777777" w:rsidR="00BF0C07" w:rsidRDefault="00CF2E2C">
            <w:pPr>
              <w:jc w:val="center"/>
              <w:rPr>
                <w:sz w:val="20"/>
                <w:szCs w:val="20"/>
              </w:rPr>
            </w:pPr>
            <w:r>
              <w:rPr>
                <w:sz w:val="20"/>
                <w:szCs w:val="20"/>
              </w:rPr>
              <w:t>PUT</w:t>
            </w:r>
          </w:p>
        </w:tc>
        <w:tc>
          <w:tcPr>
            <w:tcW w:w="2902" w:type="dxa"/>
            <w:tcBorders>
              <w:top w:val="nil"/>
              <w:left w:val="nil"/>
              <w:bottom w:val="nil"/>
              <w:right w:val="nil"/>
            </w:tcBorders>
            <w:tcMar>
              <w:top w:w="100" w:type="dxa"/>
              <w:left w:w="100" w:type="dxa"/>
              <w:bottom w:w="100" w:type="dxa"/>
              <w:right w:w="100" w:type="dxa"/>
            </w:tcMar>
          </w:tcPr>
          <w:p w14:paraId="223FEEF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09BF1B74" w14:textId="77777777" w:rsidR="00BF0C07" w:rsidRDefault="00CF2E2C">
            <w:pPr>
              <w:jc w:val="left"/>
              <w:rPr>
                <w:sz w:val="20"/>
                <w:szCs w:val="20"/>
              </w:rPr>
            </w:pPr>
            <w:r>
              <w:rPr>
                <w:sz w:val="20"/>
                <w:szCs w:val="20"/>
              </w:rPr>
              <w:t>Atualiza nome, setor e descrição da organização.</w:t>
            </w:r>
          </w:p>
        </w:tc>
        <w:tc>
          <w:tcPr>
            <w:tcW w:w="1269" w:type="dxa"/>
            <w:tcBorders>
              <w:top w:val="nil"/>
              <w:left w:val="nil"/>
              <w:bottom w:val="nil"/>
              <w:right w:val="nil"/>
            </w:tcBorders>
            <w:tcMar>
              <w:top w:w="100" w:type="dxa"/>
              <w:left w:w="100" w:type="dxa"/>
              <w:bottom w:w="100" w:type="dxa"/>
              <w:right w:w="100" w:type="dxa"/>
            </w:tcMar>
          </w:tcPr>
          <w:p w14:paraId="038CDA94" w14:textId="77777777" w:rsidR="00BF0C07" w:rsidRDefault="00CF2E2C">
            <w:pPr>
              <w:jc w:val="left"/>
              <w:rPr>
                <w:sz w:val="20"/>
                <w:szCs w:val="20"/>
              </w:rPr>
            </w:pPr>
            <w:r>
              <w:rPr>
                <w:sz w:val="20"/>
                <w:szCs w:val="20"/>
              </w:rPr>
              <w:t>RF09</w:t>
            </w:r>
          </w:p>
        </w:tc>
      </w:tr>
      <w:tr w:rsidR="00BF0C07" w14:paraId="3F8F26F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3434595"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16D12785" w14:textId="77777777" w:rsidR="00BF0C07" w:rsidRDefault="00CF2E2C">
            <w:pPr>
              <w:jc w:val="left"/>
              <w:rPr>
                <w:sz w:val="20"/>
                <w:szCs w:val="20"/>
              </w:rPr>
            </w:pPr>
            <w:r>
              <w:rPr>
                <w:sz w:val="20"/>
                <w:szCs w:val="20"/>
              </w:rPr>
              <w:t>/api/v1/analises-ambiente</w:t>
            </w:r>
          </w:p>
        </w:tc>
        <w:tc>
          <w:tcPr>
            <w:tcW w:w="3628" w:type="dxa"/>
            <w:tcBorders>
              <w:top w:val="nil"/>
              <w:left w:val="nil"/>
              <w:bottom w:val="nil"/>
              <w:right w:val="nil"/>
            </w:tcBorders>
            <w:tcMar>
              <w:top w:w="100" w:type="dxa"/>
              <w:left w:w="100" w:type="dxa"/>
              <w:bottom w:w="100" w:type="dxa"/>
              <w:right w:w="100" w:type="dxa"/>
            </w:tcMar>
          </w:tcPr>
          <w:p w14:paraId="70E5CA3E" w14:textId="77777777" w:rsidR="00BF0C07" w:rsidRDefault="00CF2E2C">
            <w:pPr>
              <w:jc w:val="left"/>
              <w:rPr>
                <w:sz w:val="20"/>
                <w:szCs w:val="20"/>
              </w:rPr>
            </w:pPr>
            <w:r>
              <w:rPr>
                <w:sz w:val="20"/>
                <w:szCs w:val="20"/>
              </w:rPr>
              <w:t>Lista e registra itens da análise de ambiente interno e externo.</w:t>
            </w:r>
          </w:p>
        </w:tc>
        <w:tc>
          <w:tcPr>
            <w:tcW w:w="1269" w:type="dxa"/>
            <w:tcBorders>
              <w:top w:val="nil"/>
              <w:left w:val="nil"/>
              <w:bottom w:val="nil"/>
              <w:right w:val="nil"/>
            </w:tcBorders>
            <w:tcMar>
              <w:top w:w="100" w:type="dxa"/>
              <w:left w:w="100" w:type="dxa"/>
              <w:bottom w:w="100" w:type="dxa"/>
              <w:right w:w="100" w:type="dxa"/>
            </w:tcMar>
          </w:tcPr>
          <w:p w14:paraId="3A8C9DD1" w14:textId="77777777" w:rsidR="00BF0C07" w:rsidRDefault="00CF2E2C">
            <w:pPr>
              <w:jc w:val="left"/>
              <w:rPr>
                <w:sz w:val="20"/>
                <w:szCs w:val="20"/>
              </w:rPr>
            </w:pPr>
            <w:r>
              <w:rPr>
                <w:sz w:val="20"/>
                <w:szCs w:val="20"/>
              </w:rPr>
              <w:t>RF10</w:t>
            </w:r>
          </w:p>
        </w:tc>
      </w:tr>
      <w:tr w:rsidR="00BF0C07" w14:paraId="65AE1190"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1D72CAB"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66D992E1" w14:textId="77777777" w:rsidR="00BF0C07" w:rsidRDefault="00CF2E2C">
            <w:pPr>
              <w:jc w:val="left"/>
              <w:rPr>
                <w:sz w:val="20"/>
                <w:szCs w:val="20"/>
              </w:rPr>
            </w:pPr>
            <w:r>
              <w:rPr>
                <w:sz w:val="20"/>
                <w:szCs w:val="20"/>
              </w:rPr>
              <w:t>/api/v1/analises-ambiente/{id}</w:t>
            </w:r>
          </w:p>
        </w:tc>
        <w:tc>
          <w:tcPr>
            <w:tcW w:w="3628" w:type="dxa"/>
            <w:tcBorders>
              <w:top w:val="nil"/>
              <w:left w:val="nil"/>
              <w:bottom w:val="nil"/>
              <w:right w:val="nil"/>
            </w:tcBorders>
            <w:tcMar>
              <w:top w:w="100" w:type="dxa"/>
              <w:left w:w="100" w:type="dxa"/>
              <w:bottom w:w="100" w:type="dxa"/>
              <w:right w:w="100" w:type="dxa"/>
            </w:tcMar>
          </w:tcPr>
          <w:p w14:paraId="43E4BE32" w14:textId="77777777" w:rsidR="00BF0C07" w:rsidRDefault="00CF2E2C">
            <w:pPr>
              <w:jc w:val="left"/>
              <w:rPr>
                <w:sz w:val="20"/>
                <w:szCs w:val="20"/>
              </w:rPr>
            </w:pPr>
            <w:r>
              <w:rPr>
                <w:sz w:val="20"/>
                <w:szCs w:val="20"/>
              </w:rPr>
              <w:t>Altera e remove um item da análise de ambiente.</w:t>
            </w:r>
          </w:p>
        </w:tc>
        <w:tc>
          <w:tcPr>
            <w:tcW w:w="1269" w:type="dxa"/>
            <w:tcBorders>
              <w:top w:val="nil"/>
              <w:left w:val="nil"/>
              <w:bottom w:val="nil"/>
              <w:right w:val="nil"/>
            </w:tcBorders>
            <w:tcMar>
              <w:top w:w="100" w:type="dxa"/>
              <w:left w:w="100" w:type="dxa"/>
              <w:bottom w:w="100" w:type="dxa"/>
              <w:right w:w="100" w:type="dxa"/>
            </w:tcMar>
          </w:tcPr>
          <w:p w14:paraId="396152B1" w14:textId="77777777" w:rsidR="00BF0C07" w:rsidRDefault="00CF2E2C">
            <w:pPr>
              <w:jc w:val="left"/>
              <w:rPr>
                <w:sz w:val="20"/>
                <w:szCs w:val="20"/>
              </w:rPr>
            </w:pPr>
            <w:r>
              <w:rPr>
                <w:sz w:val="20"/>
                <w:szCs w:val="20"/>
              </w:rPr>
              <w:t>RF10</w:t>
            </w:r>
          </w:p>
        </w:tc>
      </w:tr>
      <w:tr w:rsidR="00BF0C07" w14:paraId="6BFDAF0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1E4A3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B548B01"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15656BCC" w14:textId="77777777" w:rsidR="00BF0C07" w:rsidRDefault="00CF2E2C">
            <w:pPr>
              <w:jc w:val="left"/>
              <w:rPr>
                <w:sz w:val="20"/>
                <w:szCs w:val="20"/>
              </w:rPr>
            </w:pPr>
            <w:r>
              <w:rPr>
                <w:sz w:val="20"/>
                <w:szCs w:val="20"/>
              </w:rPr>
              <w:t>Retorna a versão vigente dos 4 Ps da estratégia.</w:t>
            </w:r>
          </w:p>
        </w:tc>
        <w:tc>
          <w:tcPr>
            <w:tcW w:w="1269" w:type="dxa"/>
            <w:tcBorders>
              <w:top w:val="nil"/>
              <w:left w:val="nil"/>
              <w:bottom w:val="nil"/>
              <w:right w:val="nil"/>
            </w:tcBorders>
            <w:tcMar>
              <w:top w:w="100" w:type="dxa"/>
              <w:left w:w="100" w:type="dxa"/>
              <w:bottom w:w="100" w:type="dxa"/>
              <w:right w:w="100" w:type="dxa"/>
            </w:tcMar>
          </w:tcPr>
          <w:p w14:paraId="6EE5410E" w14:textId="77777777" w:rsidR="00BF0C07" w:rsidRDefault="00CF2E2C">
            <w:pPr>
              <w:jc w:val="left"/>
              <w:rPr>
                <w:sz w:val="20"/>
                <w:szCs w:val="20"/>
              </w:rPr>
            </w:pPr>
            <w:r>
              <w:rPr>
                <w:sz w:val="20"/>
                <w:szCs w:val="20"/>
              </w:rPr>
              <w:t>RF05</w:t>
            </w:r>
          </w:p>
        </w:tc>
      </w:tr>
      <w:tr w:rsidR="00BF0C07" w14:paraId="697D1E9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E30333F"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1A2AEF66"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7C2EEB1A" w14:textId="77777777" w:rsidR="00BF0C07" w:rsidRDefault="00CF2E2C">
            <w:pPr>
              <w:jc w:val="left"/>
              <w:rPr>
                <w:sz w:val="20"/>
                <w:szCs w:val="20"/>
              </w:rPr>
            </w:pPr>
            <w:r>
              <w:rPr>
                <w:sz w:val="20"/>
                <w:szCs w:val="20"/>
              </w:rPr>
              <w:t>Grava uma nova versão da estratégia de serviço.</w:t>
            </w:r>
          </w:p>
        </w:tc>
        <w:tc>
          <w:tcPr>
            <w:tcW w:w="1269" w:type="dxa"/>
            <w:tcBorders>
              <w:top w:val="nil"/>
              <w:left w:val="nil"/>
              <w:bottom w:val="nil"/>
              <w:right w:val="nil"/>
            </w:tcBorders>
            <w:tcMar>
              <w:top w:w="100" w:type="dxa"/>
              <w:left w:w="100" w:type="dxa"/>
              <w:bottom w:w="100" w:type="dxa"/>
              <w:right w:w="100" w:type="dxa"/>
            </w:tcMar>
          </w:tcPr>
          <w:p w14:paraId="2EFE367D" w14:textId="77777777" w:rsidR="00BF0C07" w:rsidRDefault="00CF2E2C">
            <w:pPr>
              <w:jc w:val="left"/>
              <w:rPr>
                <w:sz w:val="20"/>
                <w:szCs w:val="20"/>
              </w:rPr>
            </w:pPr>
            <w:r>
              <w:rPr>
                <w:sz w:val="20"/>
                <w:szCs w:val="20"/>
              </w:rPr>
              <w:t>RF05, RN03</w:t>
            </w:r>
          </w:p>
        </w:tc>
      </w:tr>
      <w:tr w:rsidR="00BF0C07" w14:paraId="01326D8B"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00A939F"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30CDE04D" w14:textId="77777777" w:rsidR="00BF0C07" w:rsidRDefault="00CF2E2C">
            <w:pPr>
              <w:jc w:val="left"/>
              <w:rPr>
                <w:sz w:val="20"/>
                <w:szCs w:val="20"/>
              </w:rPr>
            </w:pPr>
            <w:r>
              <w:rPr>
                <w:sz w:val="20"/>
                <w:szCs w:val="20"/>
              </w:rPr>
              <w:t>/api/v1/estrategia/versoes</w:t>
            </w:r>
          </w:p>
        </w:tc>
        <w:tc>
          <w:tcPr>
            <w:tcW w:w="3628" w:type="dxa"/>
            <w:tcBorders>
              <w:top w:val="nil"/>
              <w:left w:val="nil"/>
              <w:bottom w:val="nil"/>
              <w:right w:val="nil"/>
            </w:tcBorders>
            <w:tcMar>
              <w:top w:w="100" w:type="dxa"/>
              <w:left w:w="100" w:type="dxa"/>
              <w:bottom w:w="100" w:type="dxa"/>
              <w:right w:w="100" w:type="dxa"/>
            </w:tcMar>
          </w:tcPr>
          <w:p w14:paraId="6522C3E3" w14:textId="77777777" w:rsidR="00BF0C07" w:rsidRDefault="00CF2E2C">
            <w:pPr>
              <w:jc w:val="left"/>
              <w:rPr>
                <w:sz w:val="20"/>
                <w:szCs w:val="20"/>
              </w:rPr>
            </w:pPr>
            <w:r>
              <w:rPr>
                <w:sz w:val="20"/>
                <w:szCs w:val="20"/>
              </w:rPr>
              <w:t>Lista o histórico de versões da estratégia.</w:t>
            </w:r>
          </w:p>
        </w:tc>
        <w:tc>
          <w:tcPr>
            <w:tcW w:w="1269" w:type="dxa"/>
            <w:tcBorders>
              <w:top w:val="nil"/>
              <w:left w:val="nil"/>
              <w:bottom w:val="nil"/>
              <w:right w:val="nil"/>
            </w:tcBorders>
            <w:tcMar>
              <w:top w:w="100" w:type="dxa"/>
              <w:left w:w="100" w:type="dxa"/>
              <w:bottom w:w="100" w:type="dxa"/>
              <w:right w:w="100" w:type="dxa"/>
            </w:tcMar>
          </w:tcPr>
          <w:p w14:paraId="01C1C1BF" w14:textId="77777777" w:rsidR="00BF0C07" w:rsidRDefault="00CF2E2C">
            <w:pPr>
              <w:jc w:val="left"/>
              <w:rPr>
                <w:sz w:val="20"/>
                <w:szCs w:val="20"/>
              </w:rPr>
            </w:pPr>
            <w:r>
              <w:rPr>
                <w:sz w:val="20"/>
                <w:szCs w:val="20"/>
              </w:rPr>
              <w:t>RNF11</w:t>
            </w:r>
          </w:p>
        </w:tc>
      </w:tr>
      <w:tr w:rsidR="00BF0C07" w14:paraId="5803C02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6A126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60CEC7" w14:textId="77777777" w:rsidR="00BF0C07" w:rsidRDefault="00CF2E2C">
            <w:pPr>
              <w:jc w:val="left"/>
              <w:rPr>
                <w:sz w:val="20"/>
                <w:szCs w:val="20"/>
              </w:rPr>
            </w:pPr>
            <w:r>
              <w:rPr>
                <w:sz w:val="20"/>
                <w:szCs w:val="20"/>
              </w:rPr>
              <w:t>/api/v1/objetivos</w:t>
            </w:r>
          </w:p>
        </w:tc>
        <w:tc>
          <w:tcPr>
            <w:tcW w:w="3628" w:type="dxa"/>
            <w:tcBorders>
              <w:top w:val="nil"/>
              <w:left w:val="nil"/>
              <w:bottom w:val="nil"/>
              <w:right w:val="nil"/>
            </w:tcBorders>
            <w:tcMar>
              <w:top w:w="100" w:type="dxa"/>
              <w:left w:w="100" w:type="dxa"/>
              <w:bottom w:w="100" w:type="dxa"/>
              <w:right w:w="100" w:type="dxa"/>
            </w:tcMar>
          </w:tcPr>
          <w:p w14:paraId="6FE99B70" w14:textId="77777777" w:rsidR="00BF0C07" w:rsidRDefault="00CF2E2C">
            <w:pPr>
              <w:jc w:val="left"/>
              <w:rPr>
                <w:sz w:val="20"/>
                <w:szCs w:val="20"/>
              </w:rPr>
            </w:pPr>
            <w:r>
              <w:rPr>
                <w:sz w:val="20"/>
                <w:szCs w:val="20"/>
              </w:rPr>
              <w:t>Lista e cadastra objetivos estratégicos do negócio.</w:t>
            </w:r>
          </w:p>
        </w:tc>
        <w:tc>
          <w:tcPr>
            <w:tcW w:w="1269" w:type="dxa"/>
            <w:tcBorders>
              <w:top w:val="nil"/>
              <w:left w:val="nil"/>
              <w:bottom w:val="nil"/>
              <w:right w:val="nil"/>
            </w:tcBorders>
            <w:tcMar>
              <w:top w:w="100" w:type="dxa"/>
              <w:left w:w="100" w:type="dxa"/>
              <w:bottom w:w="100" w:type="dxa"/>
              <w:right w:w="100" w:type="dxa"/>
            </w:tcMar>
          </w:tcPr>
          <w:p w14:paraId="6FFD005C" w14:textId="77777777" w:rsidR="00BF0C07" w:rsidRDefault="00CF2E2C">
            <w:pPr>
              <w:jc w:val="left"/>
              <w:rPr>
                <w:sz w:val="20"/>
                <w:szCs w:val="20"/>
              </w:rPr>
            </w:pPr>
            <w:r>
              <w:rPr>
                <w:sz w:val="20"/>
                <w:szCs w:val="20"/>
              </w:rPr>
              <w:t>RF04</w:t>
            </w:r>
          </w:p>
        </w:tc>
      </w:tr>
      <w:tr w:rsidR="00BF0C07" w14:paraId="2FFB074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2F0A1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463BD26" w14:textId="77777777" w:rsidR="00BF0C07" w:rsidRDefault="00CF2E2C">
            <w:pPr>
              <w:jc w:val="left"/>
              <w:rPr>
                <w:sz w:val="20"/>
                <w:szCs w:val="20"/>
              </w:rPr>
            </w:pPr>
            <w:r>
              <w:rPr>
                <w:sz w:val="20"/>
                <w:szCs w:val="20"/>
              </w:rPr>
              <w:t>/api/v1/objetivos/{id}/cobertura</w:t>
            </w:r>
          </w:p>
        </w:tc>
        <w:tc>
          <w:tcPr>
            <w:tcW w:w="3628" w:type="dxa"/>
            <w:tcBorders>
              <w:top w:val="nil"/>
              <w:left w:val="nil"/>
              <w:bottom w:val="nil"/>
              <w:right w:val="nil"/>
            </w:tcBorders>
            <w:tcMar>
              <w:top w:w="100" w:type="dxa"/>
              <w:left w:w="100" w:type="dxa"/>
              <w:bottom w:w="100" w:type="dxa"/>
              <w:right w:w="100" w:type="dxa"/>
            </w:tcMar>
          </w:tcPr>
          <w:p w14:paraId="015C1C12" w14:textId="77777777" w:rsidR="00BF0C07" w:rsidRDefault="00CF2E2C">
            <w:pPr>
              <w:jc w:val="left"/>
              <w:rPr>
                <w:sz w:val="20"/>
                <w:szCs w:val="20"/>
              </w:rPr>
            </w:pPr>
            <w:r>
              <w:rPr>
                <w:sz w:val="20"/>
                <w:szCs w:val="20"/>
              </w:rPr>
              <w:t>Retorna a contribuição acumulada e a disponível do objetivo.</w:t>
            </w:r>
          </w:p>
        </w:tc>
        <w:tc>
          <w:tcPr>
            <w:tcW w:w="1269" w:type="dxa"/>
            <w:tcBorders>
              <w:top w:val="nil"/>
              <w:left w:val="nil"/>
              <w:bottom w:val="nil"/>
              <w:right w:val="nil"/>
            </w:tcBorders>
            <w:tcMar>
              <w:top w:w="100" w:type="dxa"/>
              <w:left w:w="100" w:type="dxa"/>
              <w:bottom w:w="100" w:type="dxa"/>
              <w:right w:w="100" w:type="dxa"/>
            </w:tcMar>
          </w:tcPr>
          <w:p w14:paraId="45AD9A08" w14:textId="77777777" w:rsidR="00BF0C07" w:rsidRDefault="00CF2E2C">
            <w:pPr>
              <w:jc w:val="left"/>
              <w:rPr>
                <w:sz w:val="20"/>
                <w:szCs w:val="20"/>
              </w:rPr>
            </w:pPr>
            <w:r>
              <w:rPr>
                <w:sz w:val="20"/>
                <w:szCs w:val="20"/>
              </w:rPr>
              <w:t>RN06</w:t>
            </w:r>
          </w:p>
        </w:tc>
      </w:tr>
      <w:tr w:rsidR="00BF0C07" w14:paraId="744A929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C5373C7"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388D8797" w14:textId="77777777" w:rsidR="00BF0C07" w:rsidRDefault="00CF2E2C">
            <w:pPr>
              <w:jc w:val="left"/>
              <w:rPr>
                <w:sz w:val="20"/>
                <w:szCs w:val="20"/>
              </w:rPr>
            </w:pPr>
            <w:r>
              <w:rPr>
                <w:sz w:val="20"/>
                <w:szCs w:val="20"/>
              </w:rPr>
              <w:t>/api/v1/servicos</w:t>
            </w:r>
          </w:p>
        </w:tc>
        <w:tc>
          <w:tcPr>
            <w:tcW w:w="3628" w:type="dxa"/>
            <w:tcBorders>
              <w:top w:val="nil"/>
              <w:left w:val="nil"/>
              <w:bottom w:val="nil"/>
              <w:right w:val="nil"/>
            </w:tcBorders>
            <w:tcMar>
              <w:top w:w="100" w:type="dxa"/>
              <w:left w:w="100" w:type="dxa"/>
              <w:bottom w:w="100" w:type="dxa"/>
              <w:right w:w="100" w:type="dxa"/>
            </w:tcMar>
          </w:tcPr>
          <w:p w14:paraId="28976DB8" w14:textId="77777777" w:rsidR="00BF0C07" w:rsidRDefault="00CF2E2C">
            <w:pPr>
              <w:jc w:val="left"/>
              <w:rPr>
                <w:sz w:val="20"/>
                <w:szCs w:val="20"/>
              </w:rPr>
            </w:pPr>
            <w:r>
              <w:rPr>
                <w:sz w:val="20"/>
                <w:szCs w:val="20"/>
              </w:rPr>
              <w:t>Lista e cadastra serviços do portfólio.</w:t>
            </w:r>
          </w:p>
        </w:tc>
        <w:tc>
          <w:tcPr>
            <w:tcW w:w="1269" w:type="dxa"/>
            <w:tcBorders>
              <w:top w:val="nil"/>
              <w:left w:val="nil"/>
              <w:bottom w:val="nil"/>
              <w:right w:val="nil"/>
            </w:tcBorders>
            <w:tcMar>
              <w:top w:w="100" w:type="dxa"/>
              <w:left w:w="100" w:type="dxa"/>
              <w:bottom w:w="100" w:type="dxa"/>
              <w:right w:w="100" w:type="dxa"/>
            </w:tcMar>
          </w:tcPr>
          <w:p w14:paraId="5458F8B8" w14:textId="77777777" w:rsidR="00BF0C07" w:rsidRDefault="00CF2E2C">
            <w:pPr>
              <w:jc w:val="left"/>
              <w:rPr>
                <w:sz w:val="20"/>
                <w:szCs w:val="20"/>
              </w:rPr>
            </w:pPr>
            <w:r>
              <w:rPr>
                <w:sz w:val="20"/>
                <w:szCs w:val="20"/>
              </w:rPr>
              <w:t>RF01</w:t>
            </w:r>
          </w:p>
        </w:tc>
      </w:tr>
      <w:tr w:rsidR="00BF0C07" w14:paraId="664E558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BE7A730"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3105DCF1" w14:textId="77777777" w:rsidR="00BF0C07" w:rsidRDefault="00CF2E2C">
            <w:pPr>
              <w:jc w:val="left"/>
              <w:rPr>
                <w:sz w:val="20"/>
                <w:szCs w:val="20"/>
              </w:rPr>
            </w:pPr>
            <w:r>
              <w:rPr>
                <w:sz w:val="20"/>
                <w:szCs w:val="20"/>
              </w:rPr>
              <w:t>/api/v1/servicos/{id}</w:t>
            </w:r>
          </w:p>
        </w:tc>
        <w:tc>
          <w:tcPr>
            <w:tcW w:w="3628" w:type="dxa"/>
            <w:tcBorders>
              <w:top w:val="nil"/>
              <w:left w:val="nil"/>
              <w:bottom w:val="nil"/>
              <w:right w:val="nil"/>
            </w:tcBorders>
            <w:tcMar>
              <w:top w:w="100" w:type="dxa"/>
              <w:left w:w="100" w:type="dxa"/>
              <w:bottom w:w="100" w:type="dxa"/>
              <w:right w:w="100" w:type="dxa"/>
            </w:tcMar>
          </w:tcPr>
          <w:p w14:paraId="48F9D0CF" w14:textId="77777777" w:rsidR="00BF0C07" w:rsidRDefault="00CF2E2C">
            <w:pPr>
              <w:jc w:val="left"/>
              <w:rPr>
                <w:sz w:val="20"/>
                <w:szCs w:val="20"/>
              </w:rPr>
            </w:pPr>
            <w:r>
              <w:rPr>
                <w:sz w:val="20"/>
                <w:szCs w:val="20"/>
              </w:rPr>
              <w:t>Altera e remove um serviço do portfólio.</w:t>
            </w:r>
          </w:p>
        </w:tc>
        <w:tc>
          <w:tcPr>
            <w:tcW w:w="1269" w:type="dxa"/>
            <w:tcBorders>
              <w:top w:val="nil"/>
              <w:left w:val="nil"/>
              <w:bottom w:val="nil"/>
              <w:right w:val="nil"/>
            </w:tcBorders>
            <w:tcMar>
              <w:top w:w="100" w:type="dxa"/>
              <w:left w:w="100" w:type="dxa"/>
              <w:bottom w:w="100" w:type="dxa"/>
              <w:right w:w="100" w:type="dxa"/>
            </w:tcMar>
          </w:tcPr>
          <w:p w14:paraId="32CC6513" w14:textId="77777777" w:rsidR="00BF0C07" w:rsidRDefault="00CF2E2C">
            <w:pPr>
              <w:jc w:val="left"/>
              <w:rPr>
                <w:sz w:val="20"/>
                <w:szCs w:val="20"/>
              </w:rPr>
            </w:pPr>
            <w:r>
              <w:rPr>
                <w:sz w:val="20"/>
                <w:szCs w:val="20"/>
              </w:rPr>
              <w:t>RF01</w:t>
            </w:r>
          </w:p>
        </w:tc>
      </w:tr>
      <w:tr w:rsidR="00BF0C07" w14:paraId="726C2BAD"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6331A4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1838BD4" w14:textId="77777777" w:rsidR="00BF0C07" w:rsidRDefault="00CF2E2C">
            <w:pPr>
              <w:jc w:val="left"/>
              <w:rPr>
                <w:sz w:val="20"/>
                <w:szCs w:val="20"/>
              </w:rPr>
            </w:pPr>
            <w:r>
              <w:rPr>
                <w:sz w:val="20"/>
                <w:szCs w:val="20"/>
              </w:rPr>
              <w:t>/api/v1/servicos/{id}/custos</w:t>
            </w:r>
          </w:p>
        </w:tc>
        <w:tc>
          <w:tcPr>
            <w:tcW w:w="3628" w:type="dxa"/>
            <w:tcBorders>
              <w:top w:val="nil"/>
              <w:left w:val="nil"/>
              <w:bottom w:val="nil"/>
              <w:right w:val="nil"/>
            </w:tcBorders>
            <w:tcMar>
              <w:top w:w="100" w:type="dxa"/>
              <w:left w:w="100" w:type="dxa"/>
              <w:bottom w:w="100" w:type="dxa"/>
              <w:right w:w="100" w:type="dxa"/>
            </w:tcMar>
          </w:tcPr>
          <w:p w14:paraId="3E9817C9" w14:textId="77777777" w:rsidR="00BF0C07" w:rsidRDefault="00CF2E2C">
            <w:pPr>
              <w:jc w:val="left"/>
              <w:rPr>
                <w:sz w:val="20"/>
                <w:szCs w:val="20"/>
              </w:rPr>
            </w:pPr>
            <w:r>
              <w:rPr>
                <w:sz w:val="20"/>
                <w:szCs w:val="20"/>
              </w:rPr>
              <w:t>Consulta e registra custos e orçamento do serviço.</w:t>
            </w:r>
          </w:p>
        </w:tc>
        <w:tc>
          <w:tcPr>
            <w:tcW w:w="1269" w:type="dxa"/>
            <w:tcBorders>
              <w:top w:val="nil"/>
              <w:left w:val="nil"/>
              <w:bottom w:val="nil"/>
              <w:right w:val="nil"/>
            </w:tcBorders>
            <w:tcMar>
              <w:top w:w="100" w:type="dxa"/>
              <w:left w:w="100" w:type="dxa"/>
              <w:bottom w:w="100" w:type="dxa"/>
              <w:right w:w="100" w:type="dxa"/>
            </w:tcMar>
          </w:tcPr>
          <w:p w14:paraId="6BD556B4" w14:textId="77777777" w:rsidR="00BF0C07" w:rsidRDefault="00CF2E2C">
            <w:pPr>
              <w:jc w:val="left"/>
              <w:rPr>
                <w:sz w:val="20"/>
                <w:szCs w:val="20"/>
              </w:rPr>
            </w:pPr>
            <w:r>
              <w:rPr>
                <w:sz w:val="20"/>
                <w:szCs w:val="20"/>
              </w:rPr>
              <w:t>RF02</w:t>
            </w:r>
          </w:p>
        </w:tc>
      </w:tr>
      <w:tr w:rsidR="00BF0C07" w14:paraId="3177CEC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3AD4887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0683A6AE" w14:textId="77777777" w:rsidR="00BF0C07" w:rsidRDefault="00CF2E2C">
            <w:pPr>
              <w:jc w:val="left"/>
              <w:rPr>
                <w:sz w:val="20"/>
                <w:szCs w:val="20"/>
              </w:rPr>
            </w:pPr>
            <w:r>
              <w:rPr>
                <w:sz w:val="20"/>
                <w:szCs w:val="20"/>
              </w:rPr>
              <w:t>/api/v1/servicos/{id}/demanda</w:t>
            </w:r>
          </w:p>
        </w:tc>
        <w:tc>
          <w:tcPr>
            <w:tcW w:w="3628" w:type="dxa"/>
            <w:tcBorders>
              <w:top w:val="nil"/>
              <w:left w:val="nil"/>
              <w:bottom w:val="nil"/>
              <w:right w:val="nil"/>
            </w:tcBorders>
            <w:tcMar>
              <w:top w:w="100" w:type="dxa"/>
              <w:left w:w="100" w:type="dxa"/>
              <w:bottom w:w="100" w:type="dxa"/>
              <w:right w:w="100" w:type="dxa"/>
            </w:tcMar>
          </w:tcPr>
          <w:p w14:paraId="039E2134" w14:textId="77777777" w:rsidR="00BF0C07" w:rsidRDefault="00CF2E2C">
            <w:pPr>
              <w:jc w:val="left"/>
              <w:rPr>
                <w:sz w:val="20"/>
                <w:szCs w:val="20"/>
              </w:rPr>
            </w:pPr>
            <w:r>
              <w:rPr>
                <w:sz w:val="20"/>
                <w:szCs w:val="20"/>
              </w:rPr>
              <w:t>Consulta e registra demanda e capacidade do serviço.</w:t>
            </w:r>
          </w:p>
        </w:tc>
        <w:tc>
          <w:tcPr>
            <w:tcW w:w="1269" w:type="dxa"/>
            <w:tcBorders>
              <w:top w:val="nil"/>
              <w:left w:val="nil"/>
              <w:bottom w:val="nil"/>
              <w:right w:val="nil"/>
            </w:tcBorders>
            <w:tcMar>
              <w:top w:w="100" w:type="dxa"/>
              <w:left w:w="100" w:type="dxa"/>
              <w:bottom w:w="100" w:type="dxa"/>
              <w:right w:w="100" w:type="dxa"/>
            </w:tcMar>
          </w:tcPr>
          <w:p w14:paraId="646C8003" w14:textId="77777777" w:rsidR="00BF0C07" w:rsidRDefault="00CF2E2C">
            <w:pPr>
              <w:jc w:val="left"/>
              <w:rPr>
                <w:sz w:val="20"/>
                <w:szCs w:val="20"/>
              </w:rPr>
            </w:pPr>
            <w:r>
              <w:rPr>
                <w:sz w:val="20"/>
                <w:szCs w:val="20"/>
              </w:rPr>
              <w:t>RF03</w:t>
            </w:r>
          </w:p>
        </w:tc>
      </w:tr>
      <w:tr w:rsidR="00BF0C07" w14:paraId="6D86DDD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C4574E6"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A28101" w14:textId="77777777" w:rsidR="00BF0C07" w:rsidRDefault="00CF2E2C">
            <w:pPr>
              <w:jc w:val="left"/>
              <w:rPr>
                <w:sz w:val="20"/>
                <w:szCs w:val="20"/>
              </w:rPr>
            </w:pPr>
            <w:r>
              <w:rPr>
                <w:sz w:val="20"/>
                <w:szCs w:val="20"/>
              </w:rPr>
              <w:t>/api/v1/vinculos</w:t>
            </w:r>
          </w:p>
        </w:tc>
        <w:tc>
          <w:tcPr>
            <w:tcW w:w="3628" w:type="dxa"/>
            <w:tcBorders>
              <w:top w:val="nil"/>
              <w:left w:val="nil"/>
              <w:bottom w:val="nil"/>
              <w:right w:val="nil"/>
            </w:tcBorders>
            <w:tcMar>
              <w:top w:w="100" w:type="dxa"/>
              <w:left w:w="100" w:type="dxa"/>
              <w:bottom w:w="100" w:type="dxa"/>
              <w:right w:w="100" w:type="dxa"/>
            </w:tcMar>
          </w:tcPr>
          <w:p w14:paraId="483C0151" w14:textId="77777777" w:rsidR="00BF0C07" w:rsidRDefault="00CF2E2C">
            <w:pPr>
              <w:jc w:val="left"/>
              <w:rPr>
                <w:sz w:val="20"/>
                <w:szCs w:val="20"/>
              </w:rPr>
            </w:pPr>
            <w:r>
              <w:rPr>
                <w:sz w:val="20"/>
                <w:szCs w:val="20"/>
              </w:rPr>
              <w:t>Lista e cria vínculos entre serviço e objetivo estratégico.</w:t>
            </w:r>
          </w:p>
        </w:tc>
        <w:tc>
          <w:tcPr>
            <w:tcW w:w="1269" w:type="dxa"/>
            <w:tcBorders>
              <w:top w:val="nil"/>
              <w:left w:val="nil"/>
              <w:bottom w:val="nil"/>
              <w:right w:val="nil"/>
            </w:tcBorders>
            <w:tcMar>
              <w:top w:w="100" w:type="dxa"/>
              <w:left w:w="100" w:type="dxa"/>
              <w:bottom w:w="100" w:type="dxa"/>
              <w:right w:w="100" w:type="dxa"/>
            </w:tcMar>
          </w:tcPr>
          <w:p w14:paraId="410B674D" w14:textId="77777777" w:rsidR="00BF0C07" w:rsidRDefault="00CF2E2C">
            <w:pPr>
              <w:jc w:val="left"/>
              <w:rPr>
                <w:sz w:val="20"/>
                <w:szCs w:val="20"/>
              </w:rPr>
            </w:pPr>
            <w:r>
              <w:rPr>
                <w:sz w:val="20"/>
                <w:szCs w:val="20"/>
              </w:rPr>
              <w:t>RF04</w:t>
            </w:r>
          </w:p>
        </w:tc>
      </w:tr>
      <w:tr w:rsidR="00BF0C07" w14:paraId="000103F8"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9FA993D" w14:textId="77777777" w:rsidR="00BF0C07" w:rsidRDefault="00CF2E2C">
            <w:pPr>
              <w:jc w:val="center"/>
              <w:rPr>
                <w:sz w:val="20"/>
                <w:szCs w:val="20"/>
              </w:rPr>
            </w:pPr>
            <w:r>
              <w:rPr>
                <w:sz w:val="20"/>
                <w:szCs w:val="20"/>
              </w:rPr>
              <w:t>DELETE</w:t>
            </w:r>
          </w:p>
        </w:tc>
        <w:tc>
          <w:tcPr>
            <w:tcW w:w="2902" w:type="dxa"/>
            <w:tcBorders>
              <w:top w:val="nil"/>
              <w:left w:val="nil"/>
              <w:bottom w:val="nil"/>
              <w:right w:val="nil"/>
            </w:tcBorders>
            <w:tcMar>
              <w:top w:w="100" w:type="dxa"/>
              <w:left w:w="100" w:type="dxa"/>
              <w:bottom w:w="100" w:type="dxa"/>
              <w:right w:w="100" w:type="dxa"/>
            </w:tcMar>
          </w:tcPr>
          <w:p w14:paraId="4DD5A249" w14:textId="77777777" w:rsidR="00BF0C07" w:rsidRDefault="00CF2E2C">
            <w:pPr>
              <w:jc w:val="left"/>
              <w:rPr>
                <w:sz w:val="20"/>
                <w:szCs w:val="20"/>
              </w:rPr>
            </w:pPr>
            <w:r>
              <w:rPr>
                <w:sz w:val="20"/>
                <w:szCs w:val="20"/>
              </w:rPr>
              <w:t>/api/v1/vinculos/{id}</w:t>
            </w:r>
          </w:p>
        </w:tc>
        <w:tc>
          <w:tcPr>
            <w:tcW w:w="3628" w:type="dxa"/>
            <w:tcBorders>
              <w:top w:val="nil"/>
              <w:left w:val="nil"/>
              <w:bottom w:val="nil"/>
              <w:right w:val="nil"/>
            </w:tcBorders>
            <w:tcMar>
              <w:top w:w="100" w:type="dxa"/>
              <w:left w:w="100" w:type="dxa"/>
              <w:bottom w:w="100" w:type="dxa"/>
              <w:right w:w="100" w:type="dxa"/>
            </w:tcMar>
          </w:tcPr>
          <w:p w14:paraId="17BF9E4B" w14:textId="77777777" w:rsidR="00BF0C07" w:rsidRDefault="00CF2E2C">
            <w:pPr>
              <w:jc w:val="left"/>
              <w:rPr>
                <w:sz w:val="20"/>
                <w:szCs w:val="20"/>
              </w:rPr>
            </w:pPr>
            <w:r>
              <w:rPr>
                <w:sz w:val="20"/>
                <w:szCs w:val="20"/>
              </w:rPr>
              <w:t>Remove um vínculo estratégico.</w:t>
            </w:r>
          </w:p>
        </w:tc>
        <w:tc>
          <w:tcPr>
            <w:tcW w:w="1269" w:type="dxa"/>
            <w:tcBorders>
              <w:top w:val="nil"/>
              <w:left w:val="nil"/>
              <w:bottom w:val="nil"/>
              <w:right w:val="nil"/>
            </w:tcBorders>
            <w:tcMar>
              <w:top w:w="100" w:type="dxa"/>
              <w:left w:w="100" w:type="dxa"/>
              <w:bottom w:w="100" w:type="dxa"/>
              <w:right w:w="100" w:type="dxa"/>
            </w:tcMar>
          </w:tcPr>
          <w:p w14:paraId="2D285992" w14:textId="77777777" w:rsidR="00BF0C07" w:rsidRDefault="00CF2E2C">
            <w:pPr>
              <w:jc w:val="left"/>
              <w:rPr>
                <w:sz w:val="20"/>
                <w:szCs w:val="20"/>
              </w:rPr>
            </w:pPr>
            <w:r>
              <w:rPr>
                <w:sz w:val="20"/>
                <w:szCs w:val="20"/>
              </w:rPr>
              <w:t>RF04</w:t>
            </w:r>
          </w:p>
        </w:tc>
      </w:tr>
      <w:tr w:rsidR="00BF0C07" w14:paraId="4B4DDBF4"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201F0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F865CEB" w14:textId="77777777" w:rsidR="00BF0C07" w:rsidRDefault="00CF2E2C">
            <w:pPr>
              <w:jc w:val="left"/>
              <w:rPr>
                <w:sz w:val="20"/>
                <w:szCs w:val="20"/>
              </w:rPr>
            </w:pPr>
            <w:r>
              <w:rPr>
                <w:sz w:val="20"/>
                <w:szCs w:val="20"/>
              </w:rPr>
              <w:t>/api/v1/servicos/{id}/indicadores</w:t>
            </w:r>
          </w:p>
        </w:tc>
        <w:tc>
          <w:tcPr>
            <w:tcW w:w="3628" w:type="dxa"/>
            <w:tcBorders>
              <w:top w:val="nil"/>
              <w:left w:val="nil"/>
              <w:bottom w:val="nil"/>
              <w:right w:val="nil"/>
            </w:tcBorders>
            <w:tcMar>
              <w:top w:w="100" w:type="dxa"/>
              <w:left w:w="100" w:type="dxa"/>
              <w:bottom w:w="100" w:type="dxa"/>
              <w:right w:w="100" w:type="dxa"/>
            </w:tcMar>
          </w:tcPr>
          <w:p w14:paraId="40A7909E" w14:textId="77777777" w:rsidR="00BF0C07" w:rsidRDefault="00CF2E2C">
            <w:pPr>
              <w:jc w:val="left"/>
              <w:rPr>
                <w:sz w:val="20"/>
                <w:szCs w:val="20"/>
              </w:rPr>
            </w:pPr>
            <w:r>
              <w:rPr>
                <w:sz w:val="20"/>
                <w:szCs w:val="20"/>
              </w:rPr>
              <w:t>Lista e define indicadores de desempenho do serviço.</w:t>
            </w:r>
          </w:p>
        </w:tc>
        <w:tc>
          <w:tcPr>
            <w:tcW w:w="1269" w:type="dxa"/>
            <w:tcBorders>
              <w:top w:val="nil"/>
              <w:left w:val="nil"/>
              <w:bottom w:val="nil"/>
              <w:right w:val="nil"/>
            </w:tcBorders>
            <w:tcMar>
              <w:top w:w="100" w:type="dxa"/>
              <w:left w:w="100" w:type="dxa"/>
              <w:bottom w:w="100" w:type="dxa"/>
              <w:right w:w="100" w:type="dxa"/>
            </w:tcMar>
          </w:tcPr>
          <w:p w14:paraId="7763D0CA" w14:textId="77777777" w:rsidR="00BF0C07" w:rsidRDefault="00CF2E2C">
            <w:pPr>
              <w:jc w:val="left"/>
              <w:rPr>
                <w:sz w:val="20"/>
                <w:szCs w:val="20"/>
              </w:rPr>
            </w:pPr>
            <w:r>
              <w:rPr>
                <w:sz w:val="20"/>
                <w:szCs w:val="20"/>
              </w:rPr>
              <w:t>RF06</w:t>
            </w:r>
          </w:p>
        </w:tc>
      </w:tr>
      <w:tr w:rsidR="00BF0C07" w14:paraId="092D0FE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4FC022D"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52EC265A" w14:textId="77777777" w:rsidR="00BF0C07" w:rsidRDefault="00CF2E2C">
            <w:pPr>
              <w:jc w:val="left"/>
              <w:rPr>
                <w:sz w:val="20"/>
                <w:szCs w:val="20"/>
              </w:rPr>
            </w:pPr>
            <w:r>
              <w:rPr>
                <w:sz w:val="20"/>
                <w:szCs w:val="20"/>
              </w:rPr>
              <w:t>/api/v1/indicadores/{id}</w:t>
            </w:r>
          </w:p>
        </w:tc>
        <w:tc>
          <w:tcPr>
            <w:tcW w:w="3628" w:type="dxa"/>
            <w:tcBorders>
              <w:top w:val="nil"/>
              <w:left w:val="nil"/>
              <w:bottom w:val="nil"/>
              <w:right w:val="nil"/>
            </w:tcBorders>
            <w:tcMar>
              <w:top w:w="100" w:type="dxa"/>
              <w:left w:w="100" w:type="dxa"/>
              <w:bottom w:w="100" w:type="dxa"/>
              <w:right w:w="100" w:type="dxa"/>
            </w:tcMar>
          </w:tcPr>
          <w:p w14:paraId="488838C4" w14:textId="77777777" w:rsidR="00BF0C07" w:rsidRDefault="00CF2E2C">
            <w:pPr>
              <w:jc w:val="left"/>
              <w:rPr>
                <w:sz w:val="20"/>
                <w:szCs w:val="20"/>
              </w:rPr>
            </w:pPr>
            <w:r>
              <w:rPr>
                <w:sz w:val="20"/>
                <w:szCs w:val="20"/>
              </w:rPr>
              <w:t>Altera a meta e remove um indicador.</w:t>
            </w:r>
          </w:p>
        </w:tc>
        <w:tc>
          <w:tcPr>
            <w:tcW w:w="1269" w:type="dxa"/>
            <w:tcBorders>
              <w:top w:val="nil"/>
              <w:left w:val="nil"/>
              <w:bottom w:val="nil"/>
              <w:right w:val="nil"/>
            </w:tcBorders>
            <w:tcMar>
              <w:top w:w="100" w:type="dxa"/>
              <w:left w:w="100" w:type="dxa"/>
              <w:bottom w:w="100" w:type="dxa"/>
              <w:right w:w="100" w:type="dxa"/>
            </w:tcMar>
          </w:tcPr>
          <w:p w14:paraId="2CF68A86" w14:textId="77777777" w:rsidR="00BF0C07" w:rsidRDefault="00CF2E2C">
            <w:pPr>
              <w:jc w:val="left"/>
              <w:rPr>
                <w:sz w:val="20"/>
                <w:szCs w:val="20"/>
              </w:rPr>
            </w:pPr>
            <w:r>
              <w:rPr>
                <w:sz w:val="20"/>
                <w:szCs w:val="20"/>
              </w:rPr>
              <w:t>RF06, RN08</w:t>
            </w:r>
          </w:p>
        </w:tc>
      </w:tr>
      <w:tr w:rsidR="00BF0C07" w14:paraId="3069D4F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0C89106"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4970672D" w14:textId="77777777" w:rsidR="00BF0C07" w:rsidRDefault="00CF2E2C">
            <w:pPr>
              <w:jc w:val="left"/>
              <w:rPr>
                <w:sz w:val="20"/>
                <w:szCs w:val="20"/>
              </w:rPr>
            </w:pPr>
            <w:r>
              <w:rPr>
                <w:sz w:val="20"/>
                <w:szCs w:val="20"/>
              </w:rPr>
              <w:t>/api/v1/cenarios</w:t>
            </w:r>
          </w:p>
        </w:tc>
        <w:tc>
          <w:tcPr>
            <w:tcW w:w="3628" w:type="dxa"/>
            <w:tcBorders>
              <w:top w:val="nil"/>
              <w:left w:val="nil"/>
              <w:bottom w:val="nil"/>
              <w:right w:val="nil"/>
            </w:tcBorders>
            <w:tcMar>
              <w:top w:w="100" w:type="dxa"/>
              <w:left w:w="100" w:type="dxa"/>
              <w:bottom w:w="100" w:type="dxa"/>
              <w:right w:w="100" w:type="dxa"/>
            </w:tcMar>
          </w:tcPr>
          <w:p w14:paraId="7832F493" w14:textId="77777777" w:rsidR="00BF0C07" w:rsidRDefault="00CF2E2C">
            <w:pPr>
              <w:jc w:val="left"/>
              <w:rPr>
                <w:sz w:val="20"/>
                <w:szCs w:val="20"/>
              </w:rPr>
            </w:pPr>
            <w:r>
              <w:rPr>
                <w:sz w:val="20"/>
                <w:szCs w:val="20"/>
              </w:rPr>
              <w:t>Cria o cenário de simulação e dispara a geração dos dados.</w:t>
            </w:r>
          </w:p>
        </w:tc>
        <w:tc>
          <w:tcPr>
            <w:tcW w:w="1269" w:type="dxa"/>
            <w:tcBorders>
              <w:top w:val="nil"/>
              <w:left w:val="nil"/>
              <w:bottom w:val="nil"/>
              <w:right w:val="nil"/>
            </w:tcBorders>
            <w:tcMar>
              <w:top w:w="100" w:type="dxa"/>
              <w:left w:w="100" w:type="dxa"/>
              <w:bottom w:w="100" w:type="dxa"/>
              <w:right w:w="100" w:type="dxa"/>
            </w:tcMar>
          </w:tcPr>
          <w:p w14:paraId="55DD9354" w14:textId="77777777" w:rsidR="00BF0C07" w:rsidRDefault="00CF2E2C">
            <w:pPr>
              <w:jc w:val="left"/>
              <w:rPr>
                <w:sz w:val="20"/>
                <w:szCs w:val="20"/>
              </w:rPr>
            </w:pPr>
            <w:r>
              <w:rPr>
                <w:sz w:val="20"/>
                <w:szCs w:val="20"/>
              </w:rPr>
              <w:t>RF11</w:t>
            </w:r>
          </w:p>
        </w:tc>
      </w:tr>
      <w:tr w:rsidR="00BF0C07" w14:paraId="5790CB3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71B93DE"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280495D3" w14:textId="77777777" w:rsidR="00BF0C07" w:rsidRDefault="00CF2E2C">
            <w:pPr>
              <w:jc w:val="left"/>
              <w:rPr>
                <w:sz w:val="20"/>
                <w:szCs w:val="20"/>
              </w:rPr>
            </w:pPr>
            <w:r>
              <w:rPr>
                <w:sz w:val="20"/>
                <w:szCs w:val="20"/>
              </w:rPr>
              <w:t>/api/v1/indicadores/painel</w:t>
            </w:r>
          </w:p>
        </w:tc>
        <w:tc>
          <w:tcPr>
            <w:tcW w:w="3628" w:type="dxa"/>
            <w:tcBorders>
              <w:top w:val="nil"/>
              <w:left w:val="nil"/>
              <w:bottom w:val="nil"/>
              <w:right w:val="nil"/>
            </w:tcBorders>
            <w:tcMar>
              <w:top w:w="100" w:type="dxa"/>
              <w:left w:w="100" w:type="dxa"/>
              <w:bottom w:w="100" w:type="dxa"/>
              <w:right w:w="100" w:type="dxa"/>
            </w:tcMar>
          </w:tcPr>
          <w:p w14:paraId="52F481E3" w14:textId="77777777" w:rsidR="00BF0C07" w:rsidRDefault="00CF2E2C">
            <w:pPr>
              <w:jc w:val="left"/>
              <w:rPr>
                <w:sz w:val="20"/>
                <w:szCs w:val="20"/>
              </w:rPr>
            </w:pPr>
            <w:r>
              <w:rPr>
                <w:sz w:val="20"/>
                <w:szCs w:val="20"/>
              </w:rPr>
              <w:t>Retorna os indicadores apurados e a série histórica das medições.</w:t>
            </w:r>
          </w:p>
        </w:tc>
        <w:tc>
          <w:tcPr>
            <w:tcW w:w="1269" w:type="dxa"/>
            <w:tcBorders>
              <w:top w:val="nil"/>
              <w:left w:val="nil"/>
              <w:bottom w:val="nil"/>
              <w:right w:val="nil"/>
            </w:tcBorders>
            <w:tcMar>
              <w:top w:w="100" w:type="dxa"/>
              <w:left w:w="100" w:type="dxa"/>
              <w:bottom w:w="100" w:type="dxa"/>
              <w:right w:w="100" w:type="dxa"/>
            </w:tcMar>
          </w:tcPr>
          <w:p w14:paraId="0927D130" w14:textId="77777777" w:rsidR="00BF0C07" w:rsidRDefault="00CF2E2C">
            <w:pPr>
              <w:jc w:val="left"/>
              <w:rPr>
                <w:sz w:val="20"/>
                <w:szCs w:val="20"/>
              </w:rPr>
            </w:pPr>
            <w:r>
              <w:rPr>
                <w:sz w:val="20"/>
                <w:szCs w:val="20"/>
              </w:rPr>
              <w:t>RF07</w:t>
            </w:r>
          </w:p>
        </w:tc>
      </w:tr>
      <w:tr w:rsidR="00BF0C07" w14:paraId="3414DFF7"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8D1FB30"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5A9E4F54" w14:textId="77777777" w:rsidR="00BF0C07" w:rsidRDefault="00CF2E2C">
            <w:pPr>
              <w:jc w:val="left"/>
              <w:rPr>
                <w:sz w:val="20"/>
                <w:szCs w:val="20"/>
              </w:rPr>
            </w:pPr>
            <w:r>
              <w:rPr>
                <w:sz w:val="20"/>
                <w:szCs w:val="20"/>
              </w:rPr>
              <w:t>/api/v1/relatorios/estrategia</w:t>
            </w:r>
          </w:p>
        </w:tc>
        <w:tc>
          <w:tcPr>
            <w:tcW w:w="3628" w:type="dxa"/>
            <w:tcBorders>
              <w:top w:val="nil"/>
              <w:left w:val="nil"/>
              <w:bottom w:val="nil"/>
              <w:right w:val="nil"/>
            </w:tcBorders>
            <w:tcMar>
              <w:top w:w="100" w:type="dxa"/>
              <w:left w:w="100" w:type="dxa"/>
              <w:bottom w:w="100" w:type="dxa"/>
              <w:right w:w="100" w:type="dxa"/>
            </w:tcMar>
          </w:tcPr>
          <w:p w14:paraId="06564321" w14:textId="77777777" w:rsidR="00BF0C07" w:rsidRDefault="00CF2E2C">
            <w:pPr>
              <w:jc w:val="left"/>
              <w:rPr>
                <w:sz w:val="20"/>
                <w:szCs w:val="20"/>
              </w:rPr>
            </w:pPr>
            <w:r>
              <w:rPr>
                <w:sz w:val="20"/>
                <w:szCs w:val="20"/>
              </w:rPr>
              <w:t>Gera o relatório consolidado da estratégia da organização.</w:t>
            </w:r>
          </w:p>
        </w:tc>
        <w:tc>
          <w:tcPr>
            <w:tcW w:w="1269" w:type="dxa"/>
            <w:tcBorders>
              <w:top w:val="nil"/>
              <w:left w:val="nil"/>
              <w:bottom w:val="nil"/>
              <w:right w:val="nil"/>
            </w:tcBorders>
            <w:tcMar>
              <w:top w:w="100" w:type="dxa"/>
              <w:left w:w="100" w:type="dxa"/>
              <w:bottom w:w="100" w:type="dxa"/>
              <w:right w:w="100" w:type="dxa"/>
            </w:tcMar>
          </w:tcPr>
          <w:p w14:paraId="3659F4E6" w14:textId="77777777" w:rsidR="00BF0C07" w:rsidRDefault="00CF2E2C">
            <w:pPr>
              <w:jc w:val="left"/>
              <w:rPr>
                <w:sz w:val="20"/>
                <w:szCs w:val="20"/>
              </w:rPr>
            </w:pPr>
            <w:r>
              <w:rPr>
                <w:sz w:val="20"/>
                <w:szCs w:val="20"/>
              </w:rPr>
              <w:t>RF13</w:t>
            </w:r>
          </w:p>
        </w:tc>
      </w:tr>
      <w:tr w:rsidR="00BF0C07" w14:paraId="0660904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FE0DA5A"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0257D73" w14:textId="77777777" w:rsidR="00BF0C07" w:rsidRDefault="00CF2E2C">
            <w:pPr>
              <w:jc w:val="left"/>
              <w:rPr>
                <w:sz w:val="20"/>
                <w:szCs w:val="20"/>
              </w:rPr>
            </w:pPr>
            <w:r>
              <w:rPr>
                <w:sz w:val="20"/>
                <w:szCs w:val="20"/>
              </w:rPr>
              <w:t>/api/v1/professor/ambientes</w:t>
            </w:r>
          </w:p>
        </w:tc>
        <w:tc>
          <w:tcPr>
            <w:tcW w:w="3628" w:type="dxa"/>
            <w:tcBorders>
              <w:top w:val="nil"/>
              <w:left w:val="nil"/>
              <w:bottom w:val="nil"/>
              <w:right w:val="nil"/>
            </w:tcBorders>
            <w:tcMar>
              <w:top w:w="100" w:type="dxa"/>
              <w:left w:w="100" w:type="dxa"/>
              <w:bottom w:w="100" w:type="dxa"/>
              <w:right w:w="100" w:type="dxa"/>
            </w:tcMar>
          </w:tcPr>
          <w:p w14:paraId="094A5496" w14:textId="77777777" w:rsidR="00BF0C07" w:rsidRDefault="00CF2E2C">
            <w:pPr>
              <w:jc w:val="left"/>
              <w:rPr>
                <w:sz w:val="20"/>
                <w:szCs w:val="20"/>
              </w:rPr>
            </w:pPr>
            <w:r>
              <w:rPr>
                <w:sz w:val="20"/>
                <w:szCs w:val="20"/>
              </w:rPr>
              <w:t>Lista os ambientes dos alunos em modo somente leitura.</w:t>
            </w:r>
          </w:p>
        </w:tc>
        <w:tc>
          <w:tcPr>
            <w:tcW w:w="1269" w:type="dxa"/>
            <w:tcBorders>
              <w:top w:val="nil"/>
              <w:left w:val="nil"/>
              <w:bottom w:val="nil"/>
              <w:right w:val="nil"/>
            </w:tcBorders>
            <w:tcMar>
              <w:top w:w="100" w:type="dxa"/>
              <w:left w:w="100" w:type="dxa"/>
              <w:bottom w:w="100" w:type="dxa"/>
              <w:right w:w="100" w:type="dxa"/>
            </w:tcMar>
          </w:tcPr>
          <w:p w14:paraId="039BADA0" w14:textId="77777777" w:rsidR="00BF0C07" w:rsidRDefault="00CF2E2C">
            <w:pPr>
              <w:jc w:val="left"/>
              <w:rPr>
                <w:sz w:val="20"/>
                <w:szCs w:val="20"/>
              </w:rPr>
            </w:pPr>
            <w:r>
              <w:rPr>
                <w:sz w:val="20"/>
                <w:szCs w:val="20"/>
              </w:rPr>
              <w:t>RF12, RN11</w:t>
            </w:r>
          </w:p>
        </w:tc>
      </w:tr>
    </w:tbl>
    <w:p w14:paraId="418B62EF" w14:textId="77777777" w:rsidR="00476E10" w:rsidRDefault="00476E10">
      <w:pPr>
        <w:spacing w:after="0"/>
      </w:pPr>
    </w:p>
    <w:p w14:paraId="1B5F49B0" w14:textId="77777777" w:rsidR="00476E10" w:rsidRDefault="00CF2E2C">
      <w:pPr>
        <w:spacing w:after="240"/>
        <w:jc w:val="center"/>
      </w:pPr>
      <w:r>
        <w:t>Fonte: Autoria própria</w:t>
      </w:r>
    </w:p>
    <w:p w14:paraId="319A96C4" w14:textId="77777777" w:rsidR="00476E10" w:rsidRDefault="00CF2E2C">
      <w:pPr>
        <w:pStyle w:val="Ttulo1"/>
      </w:pPr>
      <w:r>
        <w:t>APÊNDICE B — SCRIPT DE CRIAÇÃO DO BANCO DE DADOS</w:t>
      </w:r>
    </w:p>
    <w:p w14:paraId="1296AF07" w14:textId="77777777" w:rsidR="00476E10" w:rsidRDefault="00CF2E2C">
      <w:pPr>
        <w:spacing w:after="240"/>
        <w:ind w:firstLine="708"/>
      </w:pPr>
      <w:r>
        <w:t>Este apêndice apresenta o script de criação do banco de dados correspondente ao modelo apresentado na Imagem 7, na sintaxe do PostgreSQL. As restrições de domínio dos atributos enumerados são implementadas por meio de cláusulas CHECK, e as regras de negócio que dependem de agregação, como a RN06, são verificadas na camada de serviços de domínio.</w:t>
      </w:r>
    </w:p>
    <w:p w14:paraId="39C56082" w14:textId="77777777" w:rsidR="00476E10" w:rsidRDefault="00CF2E2C">
      <w:pPr>
        <w:spacing w:after="0"/>
        <w:jc w:val="left"/>
      </w:pPr>
      <w:r>
        <w:rPr>
          <w:rFonts w:ascii="Courier New" w:hAnsi="Courier New"/>
          <w:sz w:val="17"/>
        </w:rPr>
        <w:t>CREATE TABLE usuario (</w:t>
      </w:r>
    </w:p>
    <w:p w14:paraId="64142135" w14:textId="77777777" w:rsidR="00476E10" w:rsidRDefault="00CF2E2C">
      <w:pPr>
        <w:spacing w:after="0"/>
        <w:jc w:val="left"/>
      </w:pPr>
      <w:r>
        <w:rPr>
          <w:rFonts w:ascii="Courier New" w:hAnsi="Courier New"/>
          <w:sz w:val="17"/>
        </w:rPr>
        <w:t xml:space="preserve">    id            SERIAL PRIMARY KEY,</w:t>
      </w:r>
    </w:p>
    <w:p w14:paraId="734AE11E" w14:textId="77777777" w:rsidR="00476E10" w:rsidRDefault="00CF2E2C">
      <w:pPr>
        <w:spacing w:after="0"/>
        <w:jc w:val="left"/>
      </w:pPr>
      <w:r>
        <w:rPr>
          <w:rFonts w:ascii="Courier New" w:hAnsi="Courier New"/>
          <w:sz w:val="17"/>
        </w:rPr>
        <w:t xml:space="preserve">    nome          VARCHAR(120) NOT NULL,</w:t>
      </w:r>
    </w:p>
    <w:p w14:paraId="1AAB2733" w14:textId="77777777" w:rsidR="00476E10" w:rsidRDefault="00CF2E2C">
      <w:pPr>
        <w:spacing w:after="0"/>
        <w:jc w:val="left"/>
      </w:pPr>
      <w:r>
        <w:rPr>
          <w:rFonts w:ascii="Courier New" w:hAnsi="Courier New"/>
          <w:sz w:val="17"/>
        </w:rPr>
        <w:t xml:space="preserve">    email         VARCHAR(160) NOT NULL UNIQUE,</w:t>
      </w:r>
    </w:p>
    <w:p w14:paraId="330B8733" w14:textId="77777777" w:rsidR="00476E10" w:rsidRDefault="00CF2E2C">
      <w:pPr>
        <w:spacing w:after="0"/>
        <w:jc w:val="left"/>
      </w:pPr>
      <w:r>
        <w:rPr>
          <w:rFonts w:ascii="Courier New" w:hAnsi="Courier New"/>
          <w:sz w:val="17"/>
        </w:rPr>
        <w:t xml:space="preserve">    senha_hash    VARCHAR(255) NOT NULL,</w:t>
      </w:r>
    </w:p>
    <w:p w14:paraId="5C4E87CB" w14:textId="77777777" w:rsidR="00476E10" w:rsidRDefault="00CF2E2C">
      <w:pPr>
        <w:spacing w:after="0"/>
        <w:jc w:val="left"/>
      </w:pPr>
      <w:r>
        <w:rPr>
          <w:rFonts w:ascii="Courier New" w:hAnsi="Courier New"/>
          <w:sz w:val="17"/>
        </w:rPr>
        <w:t xml:space="preserve">    perfil        VARCHAR(20)  NOT NULL CHECK (perfil IN ('ALUNO','PROFESSOR')),</w:t>
      </w:r>
    </w:p>
    <w:p w14:paraId="4BBC4F89" w14:textId="77777777" w:rsidR="00476E10" w:rsidRDefault="00CF2E2C">
      <w:pPr>
        <w:spacing w:after="0"/>
        <w:jc w:val="left"/>
      </w:pPr>
      <w:r>
        <w:rPr>
          <w:rFonts w:ascii="Courier New" w:hAnsi="Courier New"/>
          <w:sz w:val="17"/>
        </w:rPr>
        <w:t xml:space="preserve">    criado_em     TIMESTAMP    NOT NULL DEFAULT NOW()</w:t>
      </w:r>
    </w:p>
    <w:p w14:paraId="12441DFA" w14:textId="77777777" w:rsidR="00476E10" w:rsidRDefault="00CF2E2C">
      <w:pPr>
        <w:spacing w:after="0"/>
        <w:jc w:val="left"/>
      </w:pPr>
      <w:r>
        <w:rPr>
          <w:rFonts w:ascii="Courier New" w:hAnsi="Courier New"/>
          <w:sz w:val="17"/>
        </w:rPr>
        <w:t>);</w:t>
      </w:r>
    </w:p>
    <w:p w14:paraId="5A3EC62D" w14:textId="77777777" w:rsidR="00476E10" w:rsidRDefault="00CF2E2C">
      <w:pPr>
        <w:spacing w:after="0"/>
        <w:jc w:val="left"/>
      </w:pPr>
      <w:r>
        <w:rPr>
          <w:rFonts w:ascii="Courier New" w:hAnsi="Courier New"/>
          <w:sz w:val="17"/>
        </w:rPr>
        <w:t xml:space="preserve"> </w:t>
      </w:r>
    </w:p>
    <w:p w14:paraId="35459BB1" w14:textId="77777777" w:rsidR="00476E10" w:rsidRDefault="00CF2E2C">
      <w:pPr>
        <w:spacing w:after="0"/>
        <w:jc w:val="left"/>
      </w:pPr>
      <w:r>
        <w:rPr>
          <w:rFonts w:ascii="Courier New" w:hAnsi="Courier New"/>
          <w:sz w:val="17"/>
        </w:rPr>
        <w:t>CREATE TABLE organizacao (</w:t>
      </w:r>
    </w:p>
    <w:p w14:paraId="4A72ABFE" w14:textId="77777777" w:rsidR="00476E10" w:rsidRDefault="00CF2E2C">
      <w:pPr>
        <w:spacing w:after="0"/>
        <w:jc w:val="left"/>
      </w:pPr>
      <w:r>
        <w:rPr>
          <w:rFonts w:ascii="Courier New" w:hAnsi="Courier New"/>
          <w:sz w:val="17"/>
        </w:rPr>
        <w:t xml:space="preserve">    id            SERIAL PRIMARY KEY,</w:t>
      </w:r>
    </w:p>
    <w:p w14:paraId="2C3D0F2F" w14:textId="77777777" w:rsidR="00476E10" w:rsidRDefault="00CF2E2C">
      <w:pPr>
        <w:spacing w:after="0"/>
        <w:jc w:val="left"/>
      </w:pPr>
      <w:r>
        <w:rPr>
          <w:rFonts w:ascii="Courier New" w:hAnsi="Courier New"/>
          <w:sz w:val="17"/>
        </w:rPr>
        <w:t xml:space="preserve">    usuario_id    INTEGER      NOT NULL UNIQUE REFERENCES usuario(id) ON DELETE CASCADE,</w:t>
      </w:r>
    </w:p>
    <w:p w14:paraId="3D7C44BB" w14:textId="77777777" w:rsidR="00476E10" w:rsidRDefault="00CF2E2C">
      <w:pPr>
        <w:spacing w:after="0"/>
        <w:jc w:val="left"/>
      </w:pPr>
      <w:r>
        <w:rPr>
          <w:rFonts w:ascii="Courier New" w:hAnsi="Courier New"/>
          <w:sz w:val="17"/>
        </w:rPr>
        <w:t xml:space="preserve">    nome          VARCHAR(120) NOT NULL,</w:t>
      </w:r>
    </w:p>
    <w:p w14:paraId="63659EC9" w14:textId="77777777" w:rsidR="00476E10" w:rsidRDefault="00CF2E2C">
      <w:pPr>
        <w:spacing w:after="0"/>
        <w:jc w:val="left"/>
      </w:pPr>
      <w:r>
        <w:rPr>
          <w:rFonts w:ascii="Courier New" w:hAnsi="Courier New"/>
          <w:sz w:val="17"/>
        </w:rPr>
        <w:t xml:space="preserve">    setor         VARCHAR(80),</w:t>
      </w:r>
    </w:p>
    <w:p w14:paraId="4C897197" w14:textId="77777777" w:rsidR="00476E10" w:rsidRDefault="00CF2E2C">
      <w:pPr>
        <w:spacing w:after="0"/>
        <w:jc w:val="left"/>
      </w:pPr>
      <w:r>
        <w:rPr>
          <w:rFonts w:ascii="Courier New" w:hAnsi="Courier New"/>
          <w:sz w:val="17"/>
        </w:rPr>
        <w:t xml:space="preserve">    descricao     TEXT,</w:t>
      </w:r>
    </w:p>
    <w:p w14:paraId="4FD78F43" w14:textId="77777777" w:rsidR="00476E10" w:rsidRDefault="00CF2E2C">
      <w:pPr>
        <w:spacing w:after="0"/>
        <w:jc w:val="left"/>
      </w:pPr>
      <w:r>
        <w:rPr>
          <w:rFonts w:ascii="Courier New" w:hAnsi="Courier New"/>
          <w:sz w:val="17"/>
        </w:rPr>
        <w:t xml:space="preserve">    criada_em     TIMESTAMP    NOT NULL DEFAULT NOW()</w:t>
      </w:r>
    </w:p>
    <w:p w14:paraId="1B9FDC47" w14:textId="77777777" w:rsidR="00476E10" w:rsidRDefault="00CF2E2C">
      <w:pPr>
        <w:spacing w:after="0"/>
        <w:jc w:val="left"/>
      </w:pPr>
      <w:r>
        <w:rPr>
          <w:rFonts w:ascii="Courier New" w:hAnsi="Courier New"/>
          <w:sz w:val="17"/>
        </w:rPr>
        <w:t>);</w:t>
      </w:r>
    </w:p>
    <w:p w14:paraId="5ED24896" w14:textId="77777777" w:rsidR="00476E10" w:rsidRDefault="00CF2E2C">
      <w:pPr>
        <w:spacing w:after="0"/>
        <w:jc w:val="left"/>
      </w:pPr>
      <w:r>
        <w:rPr>
          <w:rFonts w:ascii="Courier New" w:hAnsi="Courier New"/>
          <w:sz w:val="17"/>
        </w:rPr>
        <w:t xml:space="preserve"> </w:t>
      </w:r>
    </w:p>
    <w:p w14:paraId="4437968E" w14:textId="77777777" w:rsidR="00476E10" w:rsidRDefault="00CF2E2C">
      <w:pPr>
        <w:spacing w:after="0"/>
        <w:jc w:val="left"/>
      </w:pPr>
      <w:r>
        <w:rPr>
          <w:rFonts w:ascii="Courier New" w:hAnsi="Courier New"/>
          <w:sz w:val="17"/>
        </w:rPr>
        <w:t>CREATE TABLE analise_ambiente (</w:t>
      </w:r>
    </w:p>
    <w:p w14:paraId="2397AD4A" w14:textId="77777777" w:rsidR="00476E10" w:rsidRDefault="00CF2E2C">
      <w:pPr>
        <w:spacing w:after="0"/>
        <w:jc w:val="left"/>
      </w:pPr>
      <w:r>
        <w:rPr>
          <w:rFonts w:ascii="Courier New" w:hAnsi="Courier New"/>
          <w:sz w:val="17"/>
        </w:rPr>
        <w:t xml:space="preserve">    id             SERIAL PRIMARY KEY,</w:t>
      </w:r>
    </w:p>
    <w:p w14:paraId="0CDFB259" w14:textId="77777777" w:rsidR="00476E10" w:rsidRDefault="00CF2E2C">
      <w:pPr>
        <w:spacing w:after="0"/>
        <w:jc w:val="left"/>
      </w:pPr>
      <w:r>
        <w:rPr>
          <w:rFonts w:ascii="Courier New" w:hAnsi="Courier New"/>
          <w:sz w:val="17"/>
        </w:rPr>
        <w:t xml:space="preserve">    organizacao_id INTEGER     NOT NULL REFERENCES organizacao(id) ON DELETE CASCADE,</w:t>
      </w:r>
    </w:p>
    <w:p w14:paraId="7CC9B83A" w14:textId="77777777" w:rsidR="00476E10" w:rsidRDefault="00CF2E2C">
      <w:pPr>
        <w:spacing w:after="0"/>
        <w:jc w:val="left"/>
      </w:pPr>
      <w:r>
        <w:rPr>
          <w:rFonts w:ascii="Courier New" w:hAnsi="Courier New"/>
          <w:sz w:val="17"/>
        </w:rPr>
        <w:t xml:space="preserve">    tipo           VARCHAR(10) NOT NULL CHECK (tipo IN ('INTERNO','EXTERNO')),</w:t>
      </w:r>
    </w:p>
    <w:p w14:paraId="61AD763D" w14:textId="77777777" w:rsidR="00476E10" w:rsidRDefault="00CF2E2C">
      <w:pPr>
        <w:spacing w:after="0"/>
        <w:jc w:val="left"/>
      </w:pPr>
      <w:r>
        <w:rPr>
          <w:rFonts w:ascii="Courier New" w:hAnsi="Courier New"/>
          <w:sz w:val="17"/>
        </w:rPr>
        <w:t xml:space="preserve">    categoria      VARCHAR(15) NOT NULL CHECK (categoria IN ('FORCA','FRAQUEZA','OPORTUNIDADE','AMEACA')),</w:t>
      </w:r>
    </w:p>
    <w:p w14:paraId="569DF506" w14:textId="77777777" w:rsidR="00476E10" w:rsidRDefault="00CF2E2C">
      <w:pPr>
        <w:spacing w:after="0"/>
        <w:jc w:val="left"/>
      </w:pPr>
      <w:r>
        <w:rPr>
          <w:rFonts w:ascii="Courier New" w:hAnsi="Courier New"/>
          <w:sz w:val="17"/>
        </w:rPr>
        <w:t xml:space="preserve">    descricao      TEXT        NOT NULL,</w:t>
      </w:r>
    </w:p>
    <w:p w14:paraId="04CDD27B" w14:textId="77777777" w:rsidR="00476E10" w:rsidRDefault="00CF2E2C">
      <w:pPr>
        <w:spacing w:after="0"/>
        <w:jc w:val="left"/>
      </w:pPr>
      <w:r>
        <w:rPr>
          <w:rFonts w:ascii="Courier New" w:hAnsi="Courier New"/>
          <w:sz w:val="17"/>
        </w:rPr>
        <w:t xml:space="preserve">    impacto        VARCHAR(10) CHECK (impacto IN ('BAIXO','MEDIO','ALTO'))</w:t>
      </w:r>
    </w:p>
    <w:p w14:paraId="6710705A" w14:textId="77777777" w:rsidR="00476E10" w:rsidRDefault="00CF2E2C">
      <w:pPr>
        <w:spacing w:after="0"/>
        <w:jc w:val="left"/>
      </w:pPr>
      <w:r>
        <w:rPr>
          <w:rFonts w:ascii="Courier New" w:hAnsi="Courier New"/>
          <w:sz w:val="17"/>
        </w:rPr>
        <w:t>);</w:t>
      </w:r>
    </w:p>
    <w:p w14:paraId="7CB32B52" w14:textId="77777777" w:rsidR="00476E10" w:rsidRDefault="00CF2E2C">
      <w:pPr>
        <w:spacing w:after="0"/>
        <w:jc w:val="left"/>
      </w:pPr>
      <w:r>
        <w:rPr>
          <w:rFonts w:ascii="Courier New" w:hAnsi="Courier New"/>
          <w:sz w:val="17"/>
        </w:rPr>
        <w:t xml:space="preserve"> </w:t>
      </w:r>
    </w:p>
    <w:p w14:paraId="0091E7F2" w14:textId="77777777" w:rsidR="00476E10" w:rsidRDefault="00CF2E2C">
      <w:pPr>
        <w:spacing w:after="0"/>
        <w:jc w:val="left"/>
      </w:pPr>
      <w:r>
        <w:rPr>
          <w:rFonts w:ascii="Courier New" w:hAnsi="Courier New"/>
          <w:sz w:val="17"/>
        </w:rPr>
        <w:t>CREATE TABLE estrategia_servico (</w:t>
      </w:r>
    </w:p>
    <w:p w14:paraId="787BEBD4" w14:textId="77777777" w:rsidR="00476E10" w:rsidRDefault="00CF2E2C">
      <w:pPr>
        <w:spacing w:after="0"/>
        <w:jc w:val="left"/>
      </w:pPr>
      <w:r>
        <w:rPr>
          <w:rFonts w:ascii="Courier New" w:hAnsi="Courier New"/>
          <w:sz w:val="17"/>
        </w:rPr>
        <w:t xml:space="preserve">    id             SERIAL PRIMARY KEY,</w:t>
      </w:r>
    </w:p>
    <w:p w14:paraId="451317B5" w14:textId="77777777" w:rsidR="00476E10" w:rsidRDefault="00CF2E2C">
      <w:pPr>
        <w:spacing w:after="0"/>
        <w:jc w:val="left"/>
      </w:pPr>
      <w:r>
        <w:rPr>
          <w:rFonts w:ascii="Courier New" w:hAnsi="Courier New"/>
          <w:sz w:val="17"/>
        </w:rPr>
        <w:t xml:space="preserve">    organizacao_id INTEGER   NOT NULL REFERENCES organizacao(id) ON DELETE CASCADE,</w:t>
      </w:r>
    </w:p>
    <w:p w14:paraId="08814B28" w14:textId="77777777" w:rsidR="00476E10" w:rsidRDefault="00CF2E2C">
      <w:pPr>
        <w:spacing w:after="0"/>
        <w:jc w:val="left"/>
      </w:pPr>
      <w:r>
        <w:rPr>
          <w:rFonts w:ascii="Courier New" w:hAnsi="Courier New"/>
          <w:sz w:val="17"/>
        </w:rPr>
        <w:t xml:space="preserve">    perspectiva    TEXT,</w:t>
      </w:r>
    </w:p>
    <w:p w14:paraId="632CED2F" w14:textId="77777777" w:rsidR="00476E10" w:rsidRDefault="00CF2E2C">
      <w:pPr>
        <w:spacing w:after="0"/>
        <w:jc w:val="left"/>
      </w:pPr>
      <w:r>
        <w:rPr>
          <w:rFonts w:ascii="Courier New" w:hAnsi="Courier New"/>
          <w:sz w:val="17"/>
        </w:rPr>
        <w:t xml:space="preserve">    posicao        TEXT,</w:t>
      </w:r>
    </w:p>
    <w:p w14:paraId="4D9411FE" w14:textId="77777777" w:rsidR="00476E10" w:rsidRDefault="00CF2E2C">
      <w:pPr>
        <w:spacing w:after="0"/>
        <w:jc w:val="left"/>
      </w:pPr>
      <w:r>
        <w:rPr>
          <w:rFonts w:ascii="Courier New" w:hAnsi="Courier New"/>
          <w:sz w:val="17"/>
        </w:rPr>
        <w:t xml:space="preserve">    plano          TEXT,</w:t>
      </w:r>
    </w:p>
    <w:p w14:paraId="44832905" w14:textId="77777777" w:rsidR="00476E10" w:rsidRDefault="00CF2E2C">
      <w:pPr>
        <w:spacing w:after="0"/>
        <w:jc w:val="left"/>
      </w:pPr>
      <w:r>
        <w:rPr>
          <w:rFonts w:ascii="Courier New" w:hAnsi="Courier New"/>
          <w:sz w:val="17"/>
        </w:rPr>
        <w:t xml:space="preserve">    padrao         TEXT,</w:t>
      </w:r>
    </w:p>
    <w:p w14:paraId="76C9864C" w14:textId="77777777" w:rsidR="00476E10" w:rsidRDefault="00CF2E2C">
      <w:pPr>
        <w:spacing w:after="0"/>
        <w:jc w:val="left"/>
      </w:pPr>
      <w:r>
        <w:rPr>
          <w:rFonts w:ascii="Courier New" w:hAnsi="Courier New"/>
          <w:sz w:val="17"/>
        </w:rPr>
        <w:t xml:space="preserve">    versao         INTEGER   NOT NULL DEFAULT 1,</w:t>
      </w:r>
    </w:p>
    <w:p w14:paraId="2C31F783" w14:textId="77777777" w:rsidR="00476E10" w:rsidRDefault="00CF2E2C">
      <w:pPr>
        <w:spacing w:after="0"/>
        <w:jc w:val="left"/>
      </w:pPr>
      <w:r>
        <w:rPr>
          <w:rFonts w:ascii="Courier New" w:hAnsi="Courier New"/>
          <w:sz w:val="17"/>
        </w:rPr>
        <w:t xml:space="preserve">    atualizada_em  TIMESTAMP NOT NULL DEFAULT NOW(),</w:t>
      </w:r>
    </w:p>
    <w:p w14:paraId="13F137A1" w14:textId="77777777" w:rsidR="00476E10" w:rsidRDefault="00CF2E2C">
      <w:pPr>
        <w:spacing w:after="0"/>
        <w:jc w:val="left"/>
      </w:pPr>
      <w:r>
        <w:rPr>
          <w:rFonts w:ascii="Courier New" w:hAnsi="Courier New"/>
          <w:sz w:val="17"/>
        </w:rPr>
        <w:t xml:space="preserve">    UNIQUE (organizacao_id, versao)</w:t>
      </w:r>
    </w:p>
    <w:p w14:paraId="27EFE991" w14:textId="77777777" w:rsidR="00476E10" w:rsidRDefault="00CF2E2C">
      <w:pPr>
        <w:spacing w:after="0"/>
        <w:jc w:val="left"/>
      </w:pPr>
      <w:r>
        <w:rPr>
          <w:rFonts w:ascii="Courier New" w:hAnsi="Courier New"/>
          <w:sz w:val="17"/>
        </w:rPr>
        <w:t>);</w:t>
      </w:r>
    </w:p>
    <w:p w14:paraId="39E01D7E" w14:textId="77777777" w:rsidR="00476E10" w:rsidRDefault="00CF2E2C">
      <w:pPr>
        <w:spacing w:after="0"/>
        <w:jc w:val="left"/>
      </w:pPr>
      <w:r>
        <w:rPr>
          <w:rFonts w:ascii="Courier New" w:hAnsi="Courier New"/>
          <w:sz w:val="17"/>
        </w:rPr>
        <w:t xml:space="preserve"> </w:t>
      </w:r>
    </w:p>
    <w:p w14:paraId="65D83EFE" w14:textId="77777777" w:rsidR="00476E10" w:rsidRDefault="00CF2E2C">
      <w:pPr>
        <w:spacing w:after="0"/>
        <w:jc w:val="left"/>
      </w:pPr>
      <w:r>
        <w:rPr>
          <w:rFonts w:ascii="Courier New" w:hAnsi="Courier New"/>
          <w:sz w:val="17"/>
        </w:rPr>
        <w:t>CREATE TABLE objetivo_estrategico (</w:t>
      </w:r>
    </w:p>
    <w:p w14:paraId="33F57668" w14:textId="77777777" w:rsidR="00476E10" w:rsidRDefault="00CF2E2C">
      <w:pPr>
        <w:spacing w:after="0"/>
        <w:jc w:val="left"/>
      </w:pPr>
      <w:r>
        <w:rPr>
          <w:rFonts w:ascii="Courier New" w:hAnsi="Courier New"/>
          <w:sz w:val="17"/>
        </w:rPr>
        <w:t xml:space="preserve">    id             SERIAL PRIMARY KEY,</w:t>
      </w:r>
    </w:p>
    <w:p w14:paraId="6ACC4F57" w14:textId="77777777" w:rsidR="00476E10" w:rsidRDefault="00CF2E2C">
      <w:pPr>
        <w:spacing w:after="0"/>
        <w:jc w:val="left"/>
      </w:pPr>
      <w:r>
        <w:rPr>
          <w:rFonts w:ascii="Courier New" w:hAnsi="Courier New"/>
          <w:sz w:val="17"/>
        </w:rPr>
        <w:t xml:space="preserve">    organizacao_id INTEGER     NOT NULL REFERENCES organizacao(id) ON DELETE CASCADE,</w:t>
      </w:r>
    </w:p>
    <w:p w14:paraId="3B0CBB76" w14:textId="77777777" w:rsidR="00476E10" w:rsidRDefault="00CF2E2C">
      <w:pPr>
        <w:spacing w:after="0"/>
        <w:jc w:val="left"/>
      </w:pPr>
      <w:r>
        <w:rPr>
          <w:rFonts w:ascii="Courier New" w:hAnsi="Courier New"/>
          <w:sz w:val="17"/>
        </w:rPr>
        <w:t xml:space="preserve">    codigo         VARCHAR(20) NOT NULL,</w:t>
      </w:r>
    </w:p>
    <w:p w14:paraId="72806545" w14:textId="77777777" w:rsidR="00476E10" w:rsidRDefault="00CF2E2C">
      <w:pPr>
        <w:spacing w:after="0"/>
        <w:jc w:val="left"/>
      </w:pPr>
      <w:r>
        <w:rPr>
          <w:rFonts w:ascii="Courier New" w:hAnsi="Courier New"/>
          <w:sz w:val="17"/>
        </w:rPr>
        <w:t xml:space="preserve">    descricao      TEXT        NOT NULL,</w:t>
      </w:r>
    </w:p>
    <w:p w14:paraId="42BA0C3D" w14:textId="77777777" w:rsidR="00476E10" w:rsidRDefault="00CF2E2C">
      <w:pPr>
        <w:spacing w:after="0"/>
        <w:jc w:val="left"/>
      </w:pPr>
      <w:r>
        <w:rPr>
          <w:rFonts w:ascii="Courier New" w:hAnsi="Courier New"/>
          <w:sz w:val="17"/>
        </w:rPr>
        <w:t xml:space="preserve">    prazo          DATE,</w:t>
      </w:r>
    </w:p>
    <w:p w14:paraId="767469E2" w14:textId="77777777" w:rsidR="00476E10" w:rsidRDefault="00CF2E2C">
      <w:pPr>
        <w:spacing w:after="0"/>
        <w:jc w:val="left"/>
      </w:pPr>
      <w:r>
        <w:rPr>
          <w:rFonts w:ascii="Courier New" w:hAnsi="Courier New"/>
          <w:sz w:val="17"/>
        </w:rPr>
        <w:t xml:space="preserve">    status         VARCHAR(20) NOT NULL DEFAULT 'ATIVO'</w:t>
      </w:r>
    </w:p>
    <w:p w14:paraId="6B0EE841" w14:textId="77777777" w:rsidR="00476E10" w:rsidRDefault="00CF2E2C">
      <w:pPr>
        <w:spacing w:after="0"/>
        <w:jc w:val="left"/>
      </w:pPr>
      <w:r>
        <w:rPr>
          <w:rFonts w:ascii="Courier New" w:hAnsi="Courier New"/>
          <w:sz w:val="17"/>
        </w:rPr>
        <w:t xml:space="preserve">                   CHECK (status IN ('ATIVO','ATINGIDO','CANCELADO')),</w:t>
      </w:r>
    </w:p>
    <w:p w14:paraId="35F0E7D8" w14:textId="77777777" w:rsidR="00476E10" w:rsidRDefault="00CF2E2C">
      <w:pPr>
        <w:spacing w:after="0"/>
        <w:jc w:val="left"/>
      </w:pPr>
      <w:r>
        <w:rPr>
          <w:rFonts w:ascii="Courier New" w:hAnsi="Courier New"/>
          <w:sz w:val="17"/>
        </w:rPr>
        <w:t xml:space="preserve">    UNIQUE (organizacao_id, codigo)</w:t>
      </w:r>
    </w:p>
    <w:p w14:paraId="75FB2866" w14:textId="77777777" w:rsidR="00476E10" w:rsidRDefault="00CF2E2C">
      <w:pPr>
        <w:spacing w:after="0"/>
        <w:jc w:val="left"/>
      </w:pPr>
      <w:r>
        <w:rPr>
          <w:rFonts w:ascii="Courier New" w:hAnsi="Courier New"/>
          <w:sz w:val="17"/>
        </w:rPr>
        <w:t>);</w:t>
      </w:r>
    </w:p>
    <w:p w14:paraId="3F49D694" w14:textId="77777777" w:rsidR="00476E10" w:rsidRDefault="00CF2E2C">
      <w:pPr>
        <w:spacing w:after="0"/>
        <w:jc w:val="left"/>
      </w:pPr>
      <w:r>
        <w:rPr>
          <w:rFonts w:ascii="Courier New" w:hAnsi="Courier New"/>
          <w:sz w:val="17"/>
        </w:rPr>
        <w:t xml:space="preserve"> </w:t>
      </w:r>
    </w:p>
    <w:p w14:paraId="0EB9B99F" w14:textId="77777777" w:rsidR="00476E10" w:rsidRDefault="00CF2E2C">
      <w:pPr>
        <w:spacing w:after="0"/>
        <w:jc w:val="left"/>
      </w:pPr>
      <w:r>
        <w:rPr>
          <w:rFonts w:ascii="Courier New" w:hAnsi="Courier New"/>
          <w:sz w:val="17"/>
        </w:rPr>
        <w:t>CREATE TABLE servico (</w:t>
      </w:r>
    </w:p>
    <w:p w14:paraId="0612B1AD" w14:textId="77777777" w:rsidR="00476E10" w:rsidRDefault="00CF2E2C">
      <w:pPr>
        <w:spacing w:after="0"/>
        <w:jc w:val="left"/>
      </w:pPr>
      <w:r>
        <w:rPr>
          <w:rFonts w:ascii="Courier New" w:hAnsi="Courier New"/>
          <w:sz w:val="17"/>
        </w:rPr>
        <w:t xml:space="preserve">    id             SERIAL PRIMARY KEY,</w:t>
      </w:r>
    </w:p>
    <w:p w14:paraId="1636F412" w14:textId="77777777" w:rsidR="00476E10" w:rsidRDefault="00CF2E2C">
      <w:pPr>
        <w:spacing w:after="0"/>
        <w:jc w:val="left"/>
      </w:pPr>
      <w:r>
        <w:rPr>
          <w:rFonts w:ascii="Courier New" w:hAnsi="Courier New"/>
          <w:sz w:val="17"/>
        </w:rPr>
        <w:t xml:space="preserve">    organizacao_id INTEGER      NOT NULL REFERENCES organizacao(id) ON DELETE CASCADE,</w:t>
      </w:r>
    </w:p>
    <w:p w14:paraId="553E0F2F" w14:textId="77777777" w:rsidR="00476E10" w:rsidRDefault="00CF2E2C">
      <w:pPr>
        <w:spacing w:after="0"/>
        <w:jc w:val="left"/>
      </w:pPr>
      <w:r>
        <w:rPr>
          <w:rFonts w:ascii="Courier New" w:hAnsi="Courier New"/>
          <w:sz w:val="17"/>
        </w:rPr>
        <w:t xml:space="preserve">    nome           VARCHAR(120) NOT NULL,</w:t>
      </w:r>
    </w:p>
    <w:p w14:paraId="48D96434" w14:textId="77777777" w:rsidR="00476E10" w:rsidRDefault="00CF2E2C">
      <w:pPr>
        <w:spacing w:after="0"/>
        <w:jc w:val="left"/>
      </w:pPr>
      <w:r>
        <w:rPr>
          <w:rFonts w:ascii="Courier New" w:hAnsi="Courier New"/>
          <w:sz w:val="17"/>
        </w:rPr>
        <w:t xml:space="preserve">    descricao      TEXT,</w:t>
      </w:r>
    </w:p>
    <w:p w14:paraId="56E5E878" w14:textId="77777777" w:rsidR="00476E10" w:rsidRDefault="00CF2E2C">
      <w:pPr>
        <w:spacing w:after="0"/>
        <w:jc w:val="left"/>
      </w:pPr>
      <w:r>
        <w:rPr>
          <w:rFonts w:ascii="Courier New" w:hAnsi="Courier New"/>
          <w:sz w:val="17"/>
        </w:rPr>
        <w:t xml:space="preserve">    publico_alvo   VARCHAR(120),</w:t>
      </w:r>
    </w:p>
    <w:p w14:paraId="4D142BAB" w14:textId="77777777" w:rsidR="00476E10" w:rsidRDefault="00CF2E2C">
      <w:pPr>
        <w:spacing w:after="0"/>
        <w:jc w:val="left"/>
      </w:pPr>
      <w:r>
        <w:rPr>
          <w:rFonts w:ascii="Courier New" w:hAnsi="Courier New"/>
          <w:sz w:val="17"/>
        </w:rPr>
        <w:t xml:space="preserve">    status         VARCHAR(20)  NOT NULL DEFAULT 'PROPOSTO'</w:t>
      </w:r>
    </w:p>
    <w:p w14:paraId="19DC246D" w14:textId="77777777" w:rsidR="00476E10" w:rsidRDefault="00CF2E2C">
      <w:pPr>
        <w:spacing w:after="0"/>
        <w:jc w:val="left"/>
      </w:pPr>
      <w:r>
        <w:rPr>
          <w:rFonts w:ascii="Courier New" w:hAnsi="Courier New"/>
          <w:sz w:val="17"/>
        </w:rPr>
        <w:t xml:space="preserve">                   CHECK (status IN ('PROPOSTO','EM_DESENHO','EM_OPERACAO','DESCONTINUADO')),</w:t>
      </w:r>
    </w:p>
    <w:p w14:paraId="2D6E3341" w14:textId="77777777" w:rsidR="00476E10" w:rsidRDefault="00CF2E2C">
      <w:pPr>
        <w:spacing w:after="0"/>
        <w:jc w:val="left"/>
      </w:pPr>
      <w:r>
        <w:rPr>
          <w:rFonts w:ascii="Courier New" w:hAnsi="Courier New"/>
          <w:sz w:val="17"/>
        </w:rPr>
        <w:t xml:space="preserve">    criado_em      TIMESTAMP    NOT NULL DEFAULT NOW()</w:t>
      </w:r>
    </w:p>
    <w:p w14:paraId="77B10D4A" w14:textId="77777777" w:rsidR="00476E10" w:rsidRDefault="00CF2E2C">
      <w:pPr>
        <w:spacing w:after="0"/>
        <w:jc w:val="left"/>
      </w:pPr>
      <w:r>
        <w:rPr>
          <w:rFonts w:ascii="Courier New" w:hAnsi="Courier New"/>
          <w:sz w:val="17"/>
        </w:rPr>
        <w:t>);</w:t>
      </w:r>
    </w:p>
    <w:p w14:paraId="5E57D76D" w14:textId="77777777" w:rsidR="00476E10" w:rsidRDefault="00CF2E2C">
      <w:pPr>
        <w:spacing w:after="0"/>
        <w:jc w:val="left"/>
      </w:pPr>
      <w:r>
        <w:rPr>
          <w:rFonts w:ascii="Courier New" w:hAnsi="Courier New"/>
          <w:sz w:val="17"/>
        </w:rPr>
        <w:t xml:space="preserve"> </w:t>
      </w:r>
    </w:p>
    <w:p w14:paraId="6AF06110" w14:textId="77777777" w:rsidR="00476E10" w:rsidRDefault="00CF2E2C">
      <w:pPr>
        <w:spacing w:after="0"/>
        <w:jc w:val="left"/>
      </w:pPr>
      <w:r>
        <w:rPr>
          <w:rFonts w:ascii="Courier New" w:hAnsi="Courier New"/>
          <w:sz w:val="17"/>
        </w:rPr>
        <w:t>CREATE TABLE custo_servico (</w:t>
      </w:r>
    </w:p>
    <w:p w14:paraId="22C8954E" w14:textId="77777777" w:rsidR="00476E10" w:rsidRDefault="00CF2E2C">
      <w:pPr>
        <w:spacing w:after="0"/>
        <w:jc w:val="left"/>
      </w:pPr>
      <w:r>
        <w:rPr>
          <w:rFonts w:ascii="Courier New" w:hAnsi="Courier New"/>
          <w:sz w:val="17"/>
        </w:rPr>
        <w:t xml:space="preserve">    id              SERIAL PRIMARY KEY,</w:t>
      </w:r>
    </w:p>
    <w:p w14:paraId="041499CC" w14:textId="77777777" w:rsidR="00476E10" w:rsidRDefault="00CF2E2C">
      <w:pPr>
        <w:spacing w:after="0"/>
        <w:jc w:val="left"/>
      </w:pPr>
      <w:r>
        <w:rPr>
          <w:rFonts w:ascii="Courier New" w:hAnsi="Courier New"/>
          <w:sz w:val="17"/>
        </w:rPr>
        <w:t xml:space="preserve">    servico_id      INTEGER        NOT NULL REFERENCES servico(id) ON DELETE CASCADE,</w:t>
      </w:r>
    </w:p>
    <w:p w14:paraId="255CCD06" w14:textId="77777777" w:rsidR="00476E10" w:rsidRDefault="00CF2E2C">
      <w:pPr>
        <w:spacing w:after="0"/>
        <w:jc w:val="left"/>
      </w:pPr>
      <w:r>
        <w:rPr>
          <w:rFonts w:ascii="Courier New" w:hAnsi="Courier New"/>
          <w:sz w:val="17"/>
        </w:rPr>
        <w:t xml:space="preserve">    tipo            VARCHAR(10)    NOT NULL CHECK (tipo IN ('CAPEX','OPEX')),</w:t>
      </w:r>
    </w:p>
    <w:p w14:paraId="74323592" w14:textId="77777777" w:rsidR="00476E10" w:rsidRDefault="00CF2E2C">
      <w:pPr>
        <w:spacing w:after="0"/>
        <w:jc w:val="left"/>
      </w:pPr>
      <w:r>
        <w:rPr>
          <w:rFonts w:ascii="Courier New" w:hAnsi="Courier New"/>
          <w:sz w:val="17"/>
        </w:rPr>
        <w:t xml:space="preserve">    valor_previsto  NUMERIC(12,2)  NOT NULL CHECK (valor_previsto &gt;= 0),</w:t>
      </w:r>
    </w:p>
    <w:p w14:paraId="453E0C70" w14:textId="77777777" w:rsidR="00476E10" w:rsidRDefault="00CF2E2C">
      <w:pPr>
        <w:spacing w:after="0"/>
        <w:jc w:val="left"/>
      </w:pPr>
      <w:r>
        <w:rPr>
          <w:rFonts w:ascii="Courier New" w:hAnsi="Courier New"/>
          <w:sz w:val="17"/>
        </w:rPr>
        <w:t xml:space="preserve">    valor_realizado NUMERIC(12,2)  CHECK (valor_realizado &gt;= 0),</w:t>
      </w:r>
    </w:p>
    <w:p w14:paraId="786FFBD3" w14:textId="77777777" w:rsidR="00476E10" w:rsidRDefault="00CF2E2C">
      <w:pPr>
        <w:spacing w:after="0"/>
        <w:jc w:val="left"/>
      </w:pPr>
      <w:r>
        <w:rPr>
          <w:rFonts w:ascii="Courier New" w:hAnsi="Courier New"/>
          <w:sz w:val="17"/>
        </w:rPr>
        <w:t xml:space="preserve">    periodo         VARCHAR(10)    NOT NULL</w:t>
      </w:r>
    </w:p>
    <w:p w14:paraId="7B1CD75E" w14:textId="77777777" w:rsidR="00476E10" w:rsidRDefault="00CF2E2C">
      <w:pPr>
        <w:spacing w:after="0"/>
        <w:jc w:val="left"/>
      </w:pPr>
      <w:r>
        <w:rPr>
          <w:rFonts w:ascii="Courier New" w:hAnsi="Courier New"/>
          <w:sz w:val="17"/>
        </w:rPr>
        <w:t>);</w:t>
      </w:r>
    </w:p>
    <w:p w14:paraId="1C7F2BF5" w14:textId="77777777" w:rsidR="00476E10" w:rsidRDefault="00CF2E2C">
      <w:pPr>
        <w:spacing w:after="0"/>
        <w:jc w:val="left"/>
      </w:pPr>
      <w:r>
        <w:rPr>
          <w:rFonts w:ascii="Courier New" w:hAnsi="Courier New"/>
          <w:sz w:val="17"/>
        </w:rPr>
        <w:t xml:space="preserve"> </w:t>
      </w:r>
    </w:p>
    <w:p w14:paraId="55C624C1" w14:textId="77777777" w:rsidR="00476E10" w:rsidRDefault="00CF2E2C">
      <w:pPr>
        <w:spacing w:after="0"/>
        <w:jc w:val="left"/>
      </w:pPr>
      <w:r>
        <w:rPr>
          <w:rFonts w:ascii="Courier New" w:hAnsi="Courier New"/>
          <w:sz w:val="17"/>
        </w:rPr>
        <w:t>CREATE TABLE demanda_capacidade (</w:t>
      </w:r>
    </w:p>
    <w:p w14:paraId="2D7CD648" w14:textId="77777777" w:rsidR="00476E10" w:rsidRDefault="00CF2E2C">
      <w:pPr>
        <w:spacing w:after="0"/>
        <w:jc w:val="left"/>
      </w:pPr>
      <w:r>
        <w:rPr>
          <w:rFonts w:ascii="Courier New" w:hAnsi="Courier New"/>
          <w:sz w:val="17"/>
        </w:rPr>
        <w:t xml:space="preserve">    id                    SERIAL PRIMARY KEY,</w:t>
      </w:r>
    </w:p>
    <w:p w14:paraId="29355DA7" w14:textId="77777777" w:rsidR="00476E10" w:rsidRDefault="00CF2E2C">
      <w:pPr>
        <w:spacing w:after="0"/>
        <w:jc w:val="left"/>
      </w:pPr>
      <w:r>
        <w:rPr>
          <w:rFonts w:ascii="Courier New" w:hAnsi="Courier New"/>
          <w:sz w:val="17"/>
        </w:rPr>
        <w:t xml:space="preserve">    servico_id            INTEGER     NOT NULL REFERENCES servico(id) ON DELETE CASCADE,</w:t>
      </w:r>
    </w:p>
    <w:p w14:paraId="7F568CCE" w14:textId="77777777" w:rsidR="00476E10" w:rsidRDefault="00CF2E2C">
      <w:pPr>
        <w:spacing w:after="0"/>
        <w:jc w:val="left"/>
      </w:pPr>
      <w:r>
        <w:rPr>
          <w:rFonts w:ascii="Courier New" w:hAnsi="Courier New"/>
          <w:sz w:val="17"/>
        </w:rPr>
        <w:t xml:space="preserve">    periodo               VARCHAR(10) NOT NULL,</w:t>
      </w:r>
    </w:p>
    <w:p w14:paraId="3664C36E" w14:textId="77777777" w:rsidR="00476E10" w:rsidRDefault="00CF2E2C">
      <w:pPr>
        <w:spacing w:after="0"/>
        <w:jc w:val="left"/>
      </w:pPr>
      <w:r>
        <w:rPr>
          <w:rFonts w:ascii="Courier New" w:hAnsi="Courier New"/>
          <w:sz w:val="17"/>
        </w:rPr>
        <w:t xml:space="preserve">    demanda_prevista      INTEGER     NOT NULL CHECK (demanda_prevista &gt;= 0),</w:t>
      </w:r>
    </w:p>
    <w:p w14:paraId="52AA31E5" w14:textId="77777777" w:rsidR="00476E10" w:rsidRDefault="00CF2E2C">
      <w:pPr>
        <w:spacing w:after="0"/>
        <w:jc w:val="left"/>
      </w:pPr>
      <w:r>
        <w:rPr>
          <w:rFonts w:ascii="Courier New" w:hAnsi="Courier New"/>
          <w:sz w:val="17"/>
        </w:rPr>
        <w:t xml:space="preserve">    capacidade_instalada  INTEGER     NOT NULL CHECK (capacidade_instalada &gt;= 0),</w:t>
      </w:r>
    </w:p>
    <w:p w14:paraId="6648FD59" w14:textId="77777777" w:rsidR="00476E10" w:rsidRDefault="00CF2E2C">
      <w:pPr>
        <w:spacing w:after="0"/>
        <w:jc w:val="left"/>
      </w:pPr>
      <w:r>
        <w:rPr>
          <w:rFonts w:ascii="Courier New" w:hAnsi="Courier New"/>
          <w:sz w:val="17"/>
        </w:rPr>
        <w:t xml:space="preserve">    unidade               VARCHAR(30) NOT NULL</w:t>
      </w:r>
    </w:p>
    <w:p w14:paraId="192C3366" w14:textId="77777777" w:rsidR="00476E10" w:rsidRDefault="00CF2E2C">
      <w:pPr>
        <w:spacing w:after="0"/>
        <w:jc w:val="left"/>
      </w:pPr>
      <w:r>
        <w:rPr>
          <w:rFonts w:ascii="Courier New" w:hAnsi="Courier New"/>
          <w:sz w:val="17"/>
        </w:rPr>
        <w:t>);</w:t>
      </w:r>
    </w:p>
    <w:p w14:paraId="4FBC9164" w14:textId="77777777" w:rsidR="00476E10" w:rsidRDefault="00CF2E2C">
      <w:pPr>
        <w:spacing w:after="0"/>
        <w:jc w:val="left"/>
      </w:pPr>
      <w:r>
        <w:rPr>
          <w:rFonts w:ascii="Courier New" w:hAnsi="Courier New"/>
          <w:sz w:val="17"/>
        </w:rPr>
        <w:t xml:space="preserve"> </w:t>
      </w:r>
    </w:p>
    <w:p w14:paraId="10229228" w14:textId="77777777" w:rsidR="00476E10" w:rsidRDefault="00CF2E2C">
      <w:pPr>
        <w:spacing w:after="0"/>
        <w:jc w:val="left"/>
      </w:pPr>
      <w:r>
        <w:rPr>
          <w:rFonts w:ascii="Courier New" w:hAnsi="Courier New"/>
          <w:sz w:val="17"/>
        </w:rPr>
        <w:t>CREATE TABLE vinculo_estrategico (</w:t>
      </w:r>
    </w:p>
    <w:p w14:paraId="194DC06E" w14:textId="77777777" w:rsidR="00476E10" w:rsidRDefault="00CF2E2C">
      <w:pPr>
        <w:spacing w:after="0"/>
        <w:jc w:val="left"/>
      </w:pPr>
      <w:r>
        <w:rPr>
          <w:rFonts w:ascii="Courier New" w:hAnsi="Courier New"/>
          <w:sz w:val="17"/>
        </w:rPr>
        <w:t xml:space="preserve">    id                  SERIAL PRIMARY KEY,</w:t>
      </w:r>
    </w:p>
    <w:p w14:paraId="56DC02C4" w14:textId="77777777" w:rsidR="00476E10" w:rsidRDefault="00CF2E2C">
      <w:pPr>
        <w:spacing w:after="0"/>
        <w:jc w:val="left"/>
      </w:pPr>
      <w:r>
        <w:rPr>
          <w:rFonts w:ascii="Courier New" w:hAnsi="Courier New"/>
          <w:sz w:val="17"/>
        </w:rPr>
        <w:t xml:space="preserve">    servico_id          INTEGER      NOT NULL REFERENCES servico(id) ON DELETE CASCADE,</w:t>
      </w:r>
    </w:p>
    <w:p w14:paraId="51630BFE" w14:textId="77777777" w:rsidR="00476E10" w:rsidRDefault="00CF2E2C">
      <w:pPr>
        <w:spacing w:after="0"/>
        <w:jc w:val="left"/>
      </w:pPr>
      <w:r>
        <w:rPr>
          <w:rFonts w:ascii="Courier New" w:hAnsi="Courier New"/>
          <w:sz w:val="17"/>
        </w:rPr>
        <w:t xml:space="preserve">    objetivo_id         INTEGER      NOT NULL REFERENCES objetivo_estrategico(id) ON DELETE CASCADE,</w:t>
      </w:r>
    </w:p>
    <w:p w14:paraId="5FCFF39A" w14:textId="77777777" w:rsidR="00476E10" w:rsidRDefault="00CF2E2C">
      <w:pPr>
        <w:spacing w:after="0"/>
        <w:jc w:val="left"/>
      </w:pPr>
      <w:r>
        <w:rPr>
          <w:rFonts w:ascii="Courier New" w:hAnsi="Courier New"/>
          <w:sz w:val="17"/>
        </w:rPr>
        <w:t xml:space="preserve">    justificativa_valor TEXT         NOT NULL,</w:t>
      </w:r>
    </w:p>
    <w:p w14:paraId="47C13D1A" w14:textId="77777777" w:rsidR="00476E10" w:rsidRDefault="00CF2E2C">
      <w:pPr>
        <w:spacing w:after="0"/>
        <w:jc w:val="left"/>
      </w:pPr>
      <w:r>
        <w:rPr>
          <w:rFonts w:ascii="Courier New" w:hAnsi="Courier New"/>
          <w:sz w:val="17"/>
        </w:rPr>
        <w:t xml:space="preserve">    contribuicao        NUMERIC(5,2) NOT NULL CHECK (contribuicao &gt; 0 AND contribuicao &lt;= 100),</w:t>
      </w:r>
    </w:p>
    <w:p w14:paraId="5B51E656" w14:textId="77777777" w:rsidR="00476E10" w:rsidRDefault="00CF2E2C">
      <w:pPr>
        <w:spacing w:after="0"/>
        <w:jc w:val="left"/>
      </w:pPr>
      <w:r>
        <w:rPr>
          <w:rFonts w:ascii="Courier New" w:hAnsi="Courier New"/>
          <w:sz w:val="17"/>
        </w:rPr>
        <w:t xml:space="preserve">    UNIQUE (servico_id, objetivo_id)</w:t>
      </w:r>
    </w:p>
    <w:p w14:paraId="6FFE4D8D" w14:textId="77777777" w:rsidR="00476E10" w:rsidRDefault="00CF2E2C">
      <w:pPr>
        <w:spacing w:after="0"/>
        <w:jc w:val="left"/>
      </w:pPr>
      <w:r>
        <w:rPr>
          <w:rFonts w:ascii="Courier New" w:hAnsi="Courier New"/>
          <w:sz w:val="17"/>
        </w:rPr>
        <w:t>);</w:t>
      </w:r>
    </w:p>
    <w:p w14:paraId="09F21209" w14:textId="77777777" w:rsidR="00476E10" w:rsidRDefault="00CF2E2C">
      <w:pPr>
        <w:spacing w:after="0"/>
        <w:jc w:val="left"/>
      </w:pPr>
      <w:r>
        <w:rPr>
          <w:rFonts w:ascii="Courier New" w:hAnsi="Courier New"/>
          <w:sz w:val="17"/>
        </w:rPr>
        <w:t xml:space="preserve"> </w:t>
      </w:r>
    </w:p>
    <w:p w14:paraId="26AAA7D5" w14:textId="77777777" w:rsidR="00476E10" w:rsidRDefault="00CF2E2C">
      <w:pPr>
        <w:spacing w:after="0"/>
        <w:jc w:val="left"/>
      </w:pPr>
      <w:r>
        <w:rPr>
          <w:rFonts w:ascii="Courier New" w:hAnsi="Courier New"/>
          <w:sz w:val="17"/>
        </w:rPr>
        <w:t>CREATE TABLE indicador (</w:t>
      </w:r>
    </w:p>
    <w:p w14:paraId="7BF55192" w14:textId="77777777" w:rsidR="00476E10" w:rsidRDefault="00CF2E2C">
      <w:pPr>
        <w:spacing w:after="0"/>
        <w:jc w:val="left"/>
      </w:pPr>
      <w:r>
        <w:rPr>
          <w:rFonts w:ascii="Courier New" w:hAnsi="Courier New"/>
          <w:sz w:val="17"/>
        </w:rPr>
        <w:t xml:space="preserve">    id          SERIAL PRIMARY KEY,</w:t>
      </w:r>
    </w:p>
    <w:p w14:paraId="0D473AEA" w14:textId="77777777" w:rsidR="00476E10" w:rsidRDefault="00CF2E2C">
      <w:pPr>
        <w:spacing w:after="0"/>
        <w:jc w:val="left"/>
      </w:pPr>
      <w:r>
        <w:rPr>
          <w:rFonts w:ascii="Courier New" w:hAnsi="Courier New"/>
          <w:sz w:val="17"/>
        </w:rPr>
        <w:t xml:space="preserve">    servico_id  INTEGER       NOT NULL REFERENCES servico(id) ON DELETE CASCADE,</w:t>
      </w:r>
    </w:p>
    <w:p w14:paraId="00ABD3A4" w14:textId="77777777" w:rsidR="00476E10" w:rsidRDefault="00CF2E2C">
      <w:pPr>
        <w:spacing w:after="0"/>
        <w:jc w:val="left"/>
      </w:pPr>
      <w:r>
        <w:rPr>
          <w:rFonts w:ascii="Courier New" w:hAnsi="Courier New"/>
          <w:sz w:val="17"/>
        </w:rPr>
        <w:t xml:space="preserve">    objetivo_id INTEGER       REFERENCES objetivo_estrategico(id) ON DELETE SET NULL,</w:t>
      </w:r>
    </w:p>
    <w:p w14:paraId="5AE2E9A2" w14:textId="77777777" w:rsidR="00476E10" w:rsidRDefault="00CF2E2C">
      <w:pPr>
        <w:spacing w:after="0"/>
        <w:jc w:val="left"/>
      </w:pPr>
      <w:r>
        <w:rPr>
          <w:rFonts w:ascii="Courier New" w:hAnsi="Courier New"/>
          <w:sz w:val="17"/>
        </w:rPr>
        <w:t xml:space="preserve">    nome        VARCHAR(120)  NOT NULL,</w:t>
      </w:r>
    </w:p>
    <w:p w14:paraId="4E29C863" w14:textId="77777777" w:rsidR="00476E10" w:rsidRDefault="00CF2E2C">
      <w:pPr>
        <w:spacing w:after="0"/>
        <w:jc w:val="left"/>
      </w:pPr>
      <w:r>
        <w:rPr>
          <w:rFonts w:ascii="Courier New" w:hAnsi="Courier New"/>
          <w:sz w:val="17"/>
        </w:rPr>
        <w:t xml:space="preserve">    tipo        VARCHAR(25)   NOT NULL CHECK (tipo IN ('SLA','SATISFACAO','TEMPO_ATENDIMENTO','CUSTO','RECEITA')),</w:t>
      </w:r>
    </w:p>
    <w:p w14:paraId="33F96FC8" w14:textId="77777777" w:rsidR="00476E10" w:rsidRDefault="00CF2E2C">
      <w:pPr>
        <w:spacing w:after="0"/>
        <w:jc w:val="left"/>
      </w:pPr>
      <w:r>
        <w:rPr>
          <w:rFonts w:ascii="Courier New" w:hAnsi="Courier New"/>
          <w:sz w:val="17"/>
        </w:rPr>
        <w:t xml:space="preserve">    unidade     VARCHAR(20)   NOT NULL,</w:t>
      </w:r>
    </w:p>
    <w:p w14:paraId="03422221" w14:textId="77777777" w:rsidR="00476E10" w:rsidRDefault="00CF2E2C">
      <w:pPr>
        <w:spacing w:after="0"/>
        <w:jc w:val="left"/>
      </w:pPr>
      <w:r>
        <w:rPr>
          <w:rFonts w:ascii="Courier New" w:hAnsi="Courier New"/>
          <w:sz w:val="17"/>
        </w:rPr>
        <w:t xml:space="preserve">    meta        NUMERIC(12,2) NOT NULL,</w:t>
      </w:r>
    </w:p>
    <w:p w14:paraId="1B23F0A1" w14:textId="77777777" w:rsidR="00476E10" w:rsidRDefault="00CF2E2C">
      <w:pPr>
        <w:spacing w:after="0"/>
        <w:jc w:val="left"/>
      </w:pPr>
      <w:r>
        <w:rPr>
          <w:rFonts w:ascii="Courier New" w:hAnsi="Courier New"/>
          <w:sz w:val="17"/>
        </w:rPr>
        <w:t xml:space="preserve">    sentido     VARCHAR(15)   NOT NULL CHECK (sentido IN ('MAIOR_MELHOR','MENOR_MELHOR'))</w:t>
      </w:r>
    </w:p>
    <w:p w14:paraId="4CD32383" w14:textId="77777777" w:rsidR="00476E10" w:rsidRDefault="00CF2E2C">
      <w:pPr>
        <w:spacing w:after="0"/>
        <w:jc w:val="left"/>
      </w:pPr>
      <w:r>
        <w:rPr>
          <w:rFonts w:ascii="Courier New" w:hAnsi="Courier New"/>
          <w:sz w:val="17"/>
        </w:rPr>
        <w:t>);</w:t>
      </w:r>
    </w:p>
    <w:p w14:paraId="5B062CF5" w14:textId="77777777" w:rsidR="00476E10" w:rsidRDefault="00CF2E2C">
      <w:pPr>
        <w:spacing w:after="0"/>
        <w:jc w:val="left"/>
      </w:pPr>
      <w:r>
        <w:rPr>
          <w:rFonts w:ascii="Courier New" w:hAnsi="Courier New"/>
          <w:sz w:val="17"/>
        </w:rPr>
        <w:t xml:space="preserve"> </w:t>
      </w:r>
    </w:p>
    <w:p w14:paraId="16F7A114" w14:textId="77777777" w:rsidR="00476E10" w:rsidRDefault="00CF2E2C">
      <w:pPr>
        <w:spacing w:after="0"/>
        <w:jc w:val="left"/>
      </w:pPr>
      <w:r>
        <w:rPr>
          <w:rFonts w:ascii="Courier New" w:hAnsi="Courier New"/>
          <w:sz w:val="17"/>
        </w:rPr>
        <w:t>CREATE TABLE cenario_simulacao (</w:t>
      </w:r>
    </w:p>
    <w:p w14:paraId="34EB2939" w14:textId="77777777" w:rsidR="00476E10" w:rsidRDefault="00CF2E2C">
      <w:pPr>
        <w:spacing w:after="0"/>
        <w:jc w:val="left"/>
      </w:pPr>
      <w:r>
        <w:rPr>
          <w:rFonts w:ascii="Courier New" w:hAnsi="Courier New"/>
          <w:sz w:val="17"/>
        </w:rPr>
        <w:t xml:space="preserve">    id               SERIAL PRIMARY KEY,</w:t>
      </w:r>
    </w:p>
    <w:p w14:paraId="3C9948F2" w14:textId="77777777" w:rsidR="00476E10" w:rsidRDefault="00CF2E2C">
      <w:pPr>
        <w:spacing w:after="0"/>
        <w:jc w:val="left"/>
      </w:pPr>
      <w:r>
        <w:rPr>
          <w:rFonts w:ascii="Courier New" w:hAnsi="Courier New"/>
          <w:sz w:val="17"/>
        </w:rPr>
        <w:t xml:space="preserve">    organizacao_id   INTEGER     NOT NULL REFERENCES organizacao(id) ON DELETE CASCADE,</w:t>
      </w:r>
    </w:p>
    <w:p w14:paraId="5F905290" w14:textId="77777777" w:rsidR="00476E10" w:rsidRDefault="00CF2E2C">
      <w:pPr>
        <w:spacing w:after="0"/>
        <w:jc w:val="left"/>
      </w:pPr>
      <w:r>
        <w:rPr>
          <w:rFonts w:ascii="Courier New" w:hAnsi="Courier New"/>
          <w:sz w:val="17"/>
        </w:rPr>
        <w:t xml:space="preserve">    semente          INTEGER     NOT NULL,</w:t>
      </w:r>
    </w:p>
    <w:p w14:paraId="3EBC58AC" w14:textId="77777777" w:rsidR="00476E10" w:rsidRDefault="00CF2E2C">
      <w:pPr>
        <w:spacing w:after="0"/>
        <w:jc w:val="left"/>
      </w:pPr>
      <w:r>
        <w:rPr>
          <w:rFonts w:ascii="Courier New" w:hAnsi="Courier New"/>
          <w:sz w:val="17"/>
        </w:rPr>
        <w:t xml:space="preserve">    periodo_inicio   DATE        NOT NULL,</w:t>
      </w:r>
    </w:p>
    <w:p w14:paraId="5AA289B6" w14:textId="77777777" w:rsidR="00476E10" w:rsidRDefault="00CF2E2C">
      <w:pPr>
        <w:spacing w:after="0"/>
        <w:jc w:val="left"/>
      </w:pPr>
      <w:r>
        <w:rPr>
          <w:rFonts w:ascii="Courier New" w:hAnsi="Courier New"/>
          <w:sz w:val="17"/>
        </w:rPr>
        <w:t xml:space="preserve">    periodo_fim      DATE        NOT NULL,</w:t>
      </w:r>
    </w:p>
    <w:p w14:paraId="2889F30B" w14:textId="77777777" w:rsidR="00476E10" w:rsidRDefault="00CF2E2C">
      <w:pPr>
        <w:spacing w:after="0"/>
        <w:jc w:val="left"/>
      </w:pPr>
      <w:r>
        <w:rPr>
          <w:rFonts w:ascii="Courier New" w:hAnsi="Courier New"/>
          <w:sz w:val="17"/>
        </w:rPr>
        <w:t xml:space="preserve">    volume_registros INTEGER     NOT NULL CHECK (volume_registros BETWEEN 1 AND 50000),</w:t>
      </w:r>
    </w:p>
    <w:p w14:paraId="4F3DC45D" w14:textId="77777777" w:rsidR="00476E10" w:rsidRDefault="00CF2E2C">
      <w:pPr>
        <w:spacing w:after="0"/>
        <w:jc w:val="left"/>
      </w:pPr>
      <w:r>
        <w:rPr>
          <w:rFonts w:ascii="Courier New" w:hAnsi="Courier New"/>
          <w:sz w:val="17"/>
        </w:rPr>
        <w:t xml:space="preserve">    perfil           VARCHAR(15) NOT NULL CHECK (perfil IN ('OTIMISTA','REALISTA','CRITICO')),</w:t>
      </w:r>
    </w:p>
    <w:p w14:paraId="0FA2F5AF" w14:textId="77777777" w:rsidR="00476E10" w:rsidRDefault="00CF2E2C">
      <w:pPr>
        <w:spacing w:after="0"/>
        <w:jc w:val="left"/>
      </w:pPr>
      <w:r>
        <w:rPr>
          <w:rFonts w:ascii="Courier New" w:hAnsi="Courier New"/>
          <w:sz w:val="17"/>
        </w:rPr>
        <w:t xml:space="preserve">    CHECK (periodo_fim &gt; periodo_inicio)</w:t>
      </w:r>
    </w:p>
    <w:p w14:paraId="79B80281" w14:textId="77777777" w:rsidR="00476E10" w:rsidRDefault="00CF2E2C">
      <w:pPr>
        <w:spacing w:after="0"/>
        <w:jc w:val="left"/>
      </w:pPr>
      <w:r>
        <w:rPr>
          <w:rFonts w:ascii="Courier New" w:hAnsi="Courier New"/>
          <w:sz w:val="17"/>
        </w:rPr>
        <w:t>);</w:t>
      </w:r>
    </w:p>
    <w:p w14:paraId="2344F717" w14:textId="77777777" w:rsidR="00476E10" w:rsidRDefault="00CF2E2C">
      <w:pPr>
        <w:spacing w:after="0"/>
        <w:jc w:val="left"/>
      </w:pPr>
      <w:r>
        <w:rPr>
          <w:rFonts w:ascii="Courier New" w:hAnsi="Courier New"/>
          <w:sz w:val="17"/>
        </w:rPr>
        <w:t xml:space="preserve"> </w:t>
      </w:r>
    </w:p>
    <w:p w14:paraId="27C7FA4F" w14:textId="77777777" w:rsidR="00476E10" w:rsidRDefault="00CF2E2C">
      <w:pPr>
        <w:spacing w:after="0"/>
        <w:jc w:val="left"/>
      </w:pPr>
      <w:r>
        <w:rPr>
          <w:rFonts w:ascii="Courier New" w:hAnsi="Courier New"/>
          <w:sz w:val="17"/>
        </w:rPr>
        <w:t>CREATE TABLE registro_operacional (</w:t>
      </w:r>
    </w:p>
    <w:p w14:paraId="3DDA7115" w14:textId="77777777" w:rsidR="00476E10" w:rsidRDefault="00CF2E2C">
      <w:pPr>
        <w:spacing w:after="0"/>
        <w:jc w:val="left"/>
      </w:pPr>
      <w:r>
        <w:rPr>
          <w:rFonts w:ascii="Courier New" w:hAnsi="Courier New"/>
          <w:sz w:val="17"/>
        </w:rPr>
        <w:t xml:space="preserve">    id                    SERIAL PRIMARY KEY,</w:t>
      </w:r>
    </w:p>
    <w:p w14:paraId="0030F7F1" w14:textId="77777777" w:rsidR="00476E10" w:rsidRDefault="00CF2E2C">
      <w:pPr>
        <w:spacing w:after="0"/>
        <w:jc w:val="left"/>
      </w:pPr>
      <w:r>
        <w:rPr>
          <w:rFonts w:ascii="Courier New" w:hAnsi="Courier New"/>
          <w:sz w:val="17"/>
        </w:rPr>
        <w:t xml:space="preserve">    servico_id            INTEGER   NOT NULL REFERENCES servico(id) ON DELETE CASCADE,</w:t>
      </w:r>
    </w:p>
    <w:p w14:paraId="71A48CB3" w14:textId="77777777" w:rsidR="00476E10" w:rsidRDefault="00CF2E2C">
      <w:pPr>
        <w:spacing w:after="0"/>
        <w:jc w:val="left"/>
      </w:pPr>
      <w:r>
        <w:rPr>
          <w:rFonts w:ascii="Courier New" w:hAnsi="Courier New"/>
          <w:sz w:val="17"/>
        </w:rPr>
        <w:t xml:space="preserve">    cenario_id            INTEGER   NOT NULL REFERENCES cenario_simulacao(id) ON DELETE CASCADE,</w:t>
      </w:r>
    </w:p>
    <w:p w14:paraId="50B6990D" w14:textId="77777777" w:rsidR="00476E10" w:rsidRDefault="00CF2E2C">
      <w:pPr>
        <w:spacing w:after="0"/>
        <w:jc w:val="left"/>
      </w:pPr>
      <w:r>
        <w:rPr>
          <w:rFonts w:ascii="Courier New" w:hAnsi="Courier New"/>
          <w:sz w:val="17"/>
        </w:rPr>
        <w:t xml:space="preserve">    data_abertura         TIMESTAMP NOT NULL,</w:t>
      </w:r>
    </w:p>
    <w:p w14:paraId="081A70DA" w14:textId="77777777" w:rsidR="00476E10" w:rsidRDefault="00CF2E2C">
      <w:pPr>
        <w:spacing w:after="0"/>
        <w:jc w:val="left"/>
      </w:pPr>
      <w:r>
        <w:rPr>
          <w:rFonts w:ascii="Courier New" w:hAnsi="Courier New"/>
          <w:sz w:val="17"/>
        </w:rPr>
        <w:t xml:space="preserve">    data_fechamento       TIMESTAMP,</w:t>
      </w:r>
    </w:p>
    <w:p w14:paraId="79680899" w14:textId="77777777" w:rsidR="00476E10" w:rsidRDefault="00CF2E2C">
      <w:pPr>
        <w:spacing w:after="0"/>
        <w:jc w:val="left"/>
      </w:pPr>
      <w:r>
        <w:rPr>
          <w:rFonts w:ascii="Courier New" w:hAnsi="Courier New"/>
          <w:sz w:val="17"/>
        </w:rPr>
        <w:t xml:space="preserve">    tempo_atendimento_min INTEGER   CHECK (tempo_atendimento_min &gt;= 0),</w:t>
      </w:r>
    </w:p>
    <w:p w14:paraId="271ED8A2" w14:textId="77777777" w:rsidR="00476E10" w:rsidRDefault="00CF2E2C">
      <w:pPr>
        <w:spacing w:after="0"/>
        <w:jc w:val="left"/>
      </w:pPr>
      <w:r>
        <w:rPr>
          <w:rFonts w:ascii="Courier New" w:hAnsi="Courier New"/>
          <w:sz w:val="17"/>
        </w:rPr>
        <w:t xml:space="preserve">    sla_cumprido          BOOLEAN   NOT NULL,</w:t>
      </w:r>
    </w:p>
    <w:p w14:paraId="65698CDA" w14:textId="77777777" w:rsidR="00476E10" w:rsidRDefault="00CF2E2C">
      <w:pPr>
        <w:spacing w:after="0"/>
        <w:jc w:val="left"/>
      </w:pPr>
      <w:r>
        <w:rPr>
          <w:rFonts w:ascii="Courier New" w:hAnsi="Courier New"/>
          <w:sz w:val="17"/>
        </w:rPr>
        <w:t xml:space="preserve">    nota_satisfacao       INTEGER   CHECK (nota_satisfacao BETWEEN 1 AND 5)</w:t>
      </w:r>
    </w:p>
    <w:p w14:paraId="1D4D6469" w14:textId="77777777" w:rsidR="00476E10" w:rsidRDefault="00CF2E2C">
      <w:pPr>
        <w:spacing w:after="0"/>
        <w:jc w:val="left"/>
      </w:pPr>
      <w:r>
        <w:rPr>
          <w:rFonts w:ascii="Courier New" w:hAnsi="Courier New"/>
          <w:sz w:val="17"/>
        </w:rPr>
        <w:t>);</w:t>
      </w:r>
    </w:p>
    <w:p w14:paraId="3D11C21F" w14:textId="77777777" w:rsidR="00476E10" w:rsidRDefault="00CF2E2C">
      <w:pPr>
        <w:spacing w:after="0"/>
        <w:jc w:val="left"/>
      </w:pPr>
      <w:r>
        <w:rPr>
          <w:rFonts w:ascii="Courier New" w:hAnsi="Courier New"/>
          <w:sz w:val="17"/>
        </w:rPr>
        <w:t xml:space="preserve"> </w:t>
      </w:r>
    </w:p>
    <w:p w14:paraId="6D50FF05" w14:textId="77777777" w:rsidR="00476E10" w:rsidRDefault="00CF2E2C">
      <w:pPr>
        <w:spacing w:after="0"/>
        <w:jc w:val="left"/>
      </w:pPr>
      <w:r>
        <w:rPr>
          <w:rFonts w:ascii="Courier New" w:hAnsi="Courier New"/>
          <w:sz w:val="17"/>
        </w:rPr>
        <w:t>CREATE TABLE medicao (</w:t>
      </w:r>
    </w:p>
    <w:p w14:paraId="575441E6" w14:textId="77777777" w:rsidR="00476E10" w:rsidRDefault="00CF2E2C">
      <w:pPr>
        <w:spacing w:after="0"/>
        <w:jc w:val="left"/>
      </w:pPr>
      <w:r>
        <w:rPr>
          <w:rFonts w:ascii="Courier New" w:hAnsi="Courier New"/>
          <w:sz w:val="17"/>
        </w:rPr>
        <w:t xml:space="preserve">    id           SERIAL PRIMARY KEY,</w:t>
      </w:r>
    </w:p>
    <w:p w14:paraId="567101B9" w14:textId="77777777" w:rsidR="00476E10" w:rsidRDefault="00CF2E2C">
      <w:pPr>
        <w:spacing w:after="0"/>
        <w:jc w:val="left"/>
      </w:pPr>
      <w:r>
        <w:rPr>
          <w:rFonts w:ascii="Courier New" w:hAnsi="Courier New"/>
          <w:sz w:val="17"/>
        </w:rPr>
        <w:t xml:space="preserve">    indicador_id INTEGER       NOT NULL REFERENCES indicador(id) ON DELETE CASCADE,</w:t>
      </w:r>
    </w:p>
    <w:p w14:paraId="485C08FF" w14:textId="77777777" w:rsidR="00476E10" w:rsidRDefault="00CF2E2C">
      <w:pPr>
        <w:spacing w:after="0"/>
        <w:jc w:val="left"/>
      </w:pPr>
      <w:r>
        <w:rPr>
          <w:rFonts w:ascii="Courier New" w:hAnsi="Courier New"/>
          <w:sz w:val="17"/>
        </w:rPr>
        <w:t xml:space="preserve">    periodo_ref  DATE          NOT NULL,</w:t>
      </w:r>
    </w:p>
    <w:p w14:paraId="0DD202F8" w14:textId="77777777" w:rsidR="00476E10" w:rsidRDefault="00CF2E2C">
      <w:pPr>
        <w:spacing w:after="0"/>
        <w:jc w:val="left"/>
      </w:pPr>
      <w:r>
        <w:rPr>
          <w:rFonts w:ascii="Courier New" w:hAnsi="Courier New"/>
          <w:sz w:val="17"/>
        </w:rPr>
        <w:t xml:space="preserve">    valor        NUMERIC(12,2) NOT NULL,</w:t>
      </w:r>
    </w:p>
    <w:p w14:paraId="4CC89FE3" w14:textId="77777777" w:rsidR="00476E10" w:rsidRDefault="00CF2E2C">
      <w:pPr>
        <w:spacing w:after="0"/>
        <w:jc w:val="left"/>
      </w:pPr>
      <w:r>
        <w:rPr>
          <w:rFonts w:ascii="Courier New" w:hAnsi="Courier New"/>
          <w:sz w:val="17"/>
        </w:rPr>
        <w:t xml:space="preserve">    origem       VARCHAR(12)   NOT NULL DEFAULT 'SIMULADO'</w:t>
      </w:r>
    </w:p>
    <w:p w14:paraId="47AA9F5B" w14:textId="77777777" w:rsidR="00476E10" w:rsidRDefault="00CF2E2C">
      <w:pPr>
        <w:spacing w:after="0"/>
        <w:jc w:val="left"/>
      </w:pPr>
      <w:r>
        <w:rPr>
          <w:rFonts w:ascii="Courier New" w:hAnsi="Courier New"/>
          <w:sz w:val="17"/>
        </w:rPr>
        <w:t xml:space="preserve">                 CHECK (origem IN ('SIMULADO','MANUAL')),</w:t>
      </w:r>
    </w:p>
    <w:p w14:paraId="77B0425E" w14:textId="77777777" w:rsidR="00476E10" w:rsidRDefault="00CF2E2C">
      <w:pPr>
        <w:spacing w:after="0"/>
        <w:jc w:val="left"/>
      </w:pPr>
      <w:r>
        <w:rPr>
          <w:rFonts w:ascii="Courier New" w:hAnsi="Courier New"/>
          <w:sz w:val="17"/>
        </w:rPr>
        <w:t xml:space="preserve">    UNIQUE (indicador_id, periodo_ref)</w:t>
      </w:r>
    </w:p>
    <w:p w14:paraId="3FEF07F6" w14:textId="77777777" w:rsidR="00476E10" w:rsidRDefault="00CF2E2C">
      <w:pPr>
        <w:spacing w:after="0"/>
        <w:jc w:val="left"/>
      </w:pPr>
      <w:r>
        <w:rPr>
          <w:rFonts w:ascii="Courier New" w:hAnsi="Courier New"/>
          <w:sz w:val="17"/>
        </w:rPr>
        <w:t>);</w:t>
      </w:r>
    </w:p>
    <w:p w14:paraId="50112CED" w14:textId="77777777" w:rsidR="00476E10" w:rsidRDefault="00CF2E2C">
      <w:pPr>
        <w:spacing w:after="0"/>
        <w:jc w:val="left"/>
      </w:pPr>
      <w:r>
        <w:rPr>
          <w:rFonts w:ascii="Courier New" w:hAnsi="Courier New"/>
          <w:sz w:val="17"/>
        </w:rPr>
        <w:t xml:space="preserve"> </w:t>
      </w:r>
    </w:p>
    <w:p w14:paraId="3DF561A8" w14:textId="77777777" w:rsidR="00476E10" w:rsidRDefault="00CF2E2C">
      <w:pPr>
        <w:spacing w:after="0"/>
        <w:jc w:val="left"/>
      </w:pPr>
      <w:r>
        <w:rPr>
          <w:rFonts w:ascii="Courier New" w:hAnsi="Courier New"/>
          <w:sz w:val="17"/>
        </w:rPr>
        <w:t>CREATE INDEX idx_servico_organizacao   ON servico (organizacao_id);</w:t>
      </w:r>
    </w:p>
    <w:p w14:paraId="09B0308B" w14:textId="77777777" w:rsidR="00476E10" w:rsidRDefault="00CF2E2C">
      <w:pPr>
        <w:spacing w:after="0"/>
        <w:jc w:val="left"/>
      </w:pPr>
      <w:r>
        <w:rPr>
          <w:rFonts w:ascii="Courier New" w:hAnsi="Courier New"/>
          <w:sz w:val="17"/>
        </w:rPr>
        <w:t>CREATE INDEX idx_registro_servico      ON registro_operacional (servico_id, data_abertura);</w:t>
      </w:r>
    </w:p>
    <w:p w14:paraId="4742F50D" w14:textId="77777777" w:rsidR="00476E10" w:rsidRDefault="00CF2E2C">
      <w:pPr>
        <w:spacing w:after="0"/>
        <w:jc w:val="left"/>
      </w:pPr>
      <w:r>
        <w:rPr>
          <w:rFonts w:ascii="Courier New" w:hAnsi="Courier New"/>
          <w:sz w:val="17"/>
        </w:rPr>
        <w:t>CREATE INDEX idx_registro_cenario      ON registro_operacional (cenario_id);</w:t>
      </w:r>
    </w:p>
    <w:p w14:paraId="6EBFC22C" w14:textId="77777777" w:rsidR="00476E10" w:rsidRDefault="00CF2E2C">
      <w:pPr>
        <w:spacing w:after="0"/>
        <w:jc w:val="left"/>
      </w:pPr>
      <w:r>
        <w:rPr>
          <w:rFonts w:ascii="Courier New" w:hAnsi="Courier New"/>
          <w:sz w:val="17"/>
        </w:rPr>
        <w:t>CREATE INDEX idx_medicao_indicador     ON medicao (indicador_id, periodo_ref);</w:t>
      </w:r>
    </w:p>
    <w:p w14:paraId="4D88F2A4" w14:textId="77777777" w:rsidR="00476E10" w:rsidRDefault="00CF2E2C">
      <w:pPr>
        <w:spacing w:after="0"/>
        <w:jc w:val="left"/>
      </w:pPr>
      <w:r>
        <w:rPr>
          <w:rFonts w:ascii="Courier New" w:hAnsi="Courier New"/>
          <w:sz w:val="17"/>
        </w:rPr>
        <w:t>CREATE INDEX idx_vinculo_objetivo      ON vinculo_estrategico (objetivo_id);</w:t>
      </w:r>
    </w:p>
    <w:p w14:paraId="19D163B5" w14:textId="77777777" w:rsidR="00476E10" w:rsidRDefault="00CF2E2C">
      <w:pPr>
        <w:jc w:val="center"/>
      </w:pPr>
      <w:r>
        <w:t>Fonte: Autoria própria</w:t>
      </w:r>
    </w:p>
    <w:sectPr w:rsidR="00476E10">
      <w:headerReference w:type="default" r:id="rId41"/>
      <w:pgSz w:w="11909" w:h="16834"/>
      <w:pgMar w:top="1700" w:right="1133" w:bottom="1133" w:left="1700" w:header="1133"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Bernardo Sachet Braga" w:date="2026-08-20T08:24:00Z" w:initials="BB">
    <w:p w14:paraId="44C5A752" w14:textId="77777777" w:rsidR="009E299F" w:rsidRDefault="009E299F" w:rsidP="009E299F">
      <w:pPr>
        <w:pStyle w:val="Textodecomentrio"/>
        <w:jc w:val="left"/>
      </w:pPr>
      <w:r>
        <w:rPr>
          <w:rStyle w:val="Refdecomentrio"/>
        </w:rPr>
        <w:annotationRef/>
      </w:r>
      <w:r>
        <w:t>Colocar nesse tópico , o que seria ferramenta educacional, quais características definem uma ferramenta educacional</w:t>
      </w:r>
    </w:p>
  </w:comment>
  <w:comment w:id="21" w:author="Bernardo Sachet Braga" w:date="2026-08-26T16:51:00Z" w:initials="BB">
    <w:p w14:paraId="7BE433A3" w14:textId="77777777" w:rsidR="00D6668D" w:rsidRDefault="00D6668D" w:rsidP="00D6668D">
      <w:pPr>
        <w:pStyle w:val="Textodecomentrio"/>
        <w:jc w:val="left"/>
      </w:pPr>
      <w:r>
        <w:rPr>
          <w:rStyle w:val="Refdecomentrio"/>
        </w:rPr>
        <w:annotationRef/>
      </w:r>
      <w:r>
        <w:rPr>
          <w:color w:val="444746"/>
        </w:rPr>
        <w:t>Faltou mais referencias aqui</w:t>
      </w:r>
      <w:r>
        <w:t xml:space="preserve"> </w:t>
      </w:r>
    </w:p>
  </w:comment>
  <w:comment w:id="23" w:author="Bernardo Sachet Braga" w:date="2026-08-20T08:16:00Z" w:initials="BB">
    <w:p w14:paraId="76C82DF1" w14:textId="77777777" w:rsidR="00494FAC" w:rsidRDefault="00494FAC" w:rsidP="00494FAC">
      <w:pPr>
        <w:pStyle w:val="Textodecomentrio"/>
        <w:jc w:val="left"/>
      </w:pPr>
      <w:r>
        <w:rPr>
          <w:rStyle w:val="Refdecomentrio"/>
        </w:rPr>
        <w:annotationRef/>
      </w:r>
      <w:r>
        <w:t>Colocar exemplos , e focar na parte de compreender</w:t>
      </w:r>
    </w:p>
  </w:comment>
  <w:comment w:id="22" w:author="Bernardo Sachet Braga" w:date="2026-08-26T16:51:00Z" w:initials="BB">
    <w:p w14:paraId="7E717D66" w14:textId="77777777" w:rsidR="00D6668D" w:rsidRDefault="00D6668D" w:rsidP="00D6668D">
      <w:pPr>
        <w:pStyle w:val="Textodecomentrio"/>
        <w:jc w:val="left"/>
      </w:pPr>
      <w:r>
        <w:rPr>
          <w:rStyle w:val="Refdecomentrio"/>
        </w:rPr>
        <w:annotationRef/>
      </w:r>
      <w:r>
        <w:rPr>
          <w:color w:val="444746"/>
          <w:highlight w:val="white"/>
        </w:rPr>
        <w:t>Colocar exemplos , e focar na parte de compreender</w:t>
      </w:r>
      <w:r>
        <w:t xml:space="preserve"> </w:t>
      </w:r>
    </w:p>
  </w:comment>
  <w:comment w:id="175" w:author="Bernardo Sachet Braga" w:date="2026-08-26T16:58:00Z" w:initials="BB">
    <w:p w14:paraId="5D046F9C" w14:textId="77777777" w:rsidR="00D6668D" w:rsidRDefault="00D6668D" w:rsidP="00D6668D">
      <w:pPr>
        <w:pStyle w:val="Textodecomentrio"/>
        <w:jc w:val="left"/>
      </w:pPr>
      <w:r>
        <w:rPr>
          <w:rStyle w:val="Refdecomentrio"/>
        </w:rPr>
        <w:annotationRef/>
      </w:r>
      <w:r>
        <w:t>Lembra de colocar cada um dos subtopicos dessa sessao com um numero e com o estilo respectivo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C5A752" w15:done="1"/>
  <w15:commentEx w15:paraId="7BE433A3" w15:done="1"/>
  <w15:commentEx w15:paraId="76C82DF1" w15:done="1"/>
  <w15:commentEx w15:paraId="7E717D66" w15:done="1"/>
  <w15:commentEx w15:paraId="5D046F9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D1B22C" w16cex:dateUtc="2026-08-20T11:24:00Z"/>
  <w16cex:commentExtensible w16cex:durableId="7A3FA9B6" w16cex:dateUtc="2026-08-26T19:51:00Z"/>
  <w16cex:commentExtensible w16cex:durableId="26F53DCD" w16cex:dateUtc="2026-08-20T11:16:00Z"/>
  <w16cex:commentExtensible w16cex:durableId="13AA8D74" w16cex:dateUtc="2026-08-26T19:51:00Z"/>
  <w16cex:commentExtensible w16cex:durableId="5551ECEA" w16cex:dateUtc="2026-08-26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C5A752" w16cid:durableId="5FD1B22C"/>
  <w16cid:commentId w16cid:paraId="7BE433A3" w16cid:durableId="7A3FA9B6"/>
  <w16cid:commentId w16cid:paraId="76C82DF1" w16cid:durableId="26F53DCD"/>
  <w16cid:commentId w16cid:paraId="7E717D66" w16cid:durableId="13AA8D74"/>
  <w16cid:commentId w16cid:paraId="5D046F9C" w16cid:durableId="5551EC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78118" w14:textId="77777777" w:rsidR="00CF2E2C" w:rsidRDefault="00CF2E2C">
      <w:pPr>
        <w:spacing w:before="0" w:after="0" w:line="240" w:lineRule="auto"/>
      </w:pPr>
      <w:r>
        <w:separator/>
      </w:r>
    </w:p>
  </w:endnote>
  <w:endnote w:type="continuationSeparator" w:id="0">
    <w:p w14:paraId="38171C10" w14:textId="77777777" w:rsidR="00CF2E2C" w:rsidRDefault="00CF2E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8B5054-1E08-4333-8E14-70FB35013F05}"/>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75251B3-FBC5-492A-B698-89E6529E81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ECD5" w14:textId="77777777" w:rsidR="00BF0C07" w:rsidRDefault="00BF0C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F142" w14:textId="77777777" w:rsidR="00CF2E2C" w:rsidRDefault="00CF2E2C">
      <w:pPr>
        <w:spacing w:before="0" w:after="0" w:line="240" w:lineRule="auto"/>
      </w:pPr>
      <w:r>
        <w:separator/>
      </w:r>
    </w:p>
  </w:footnote>
  <w:footnote w:type="continuationSeparator" w:id="0">
    <w:p w14:paraId="6BF765DF" w14:textId="77777777" w:rsidR="00CF2E2C" w:rsidRDefault="00CF2E2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ECAE" w14:textId="77777777" w:rsidR="00BF0C07" w:rsidRDefault="00BF0C07">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D78D" w14:textId="77777777" w:rsidR="00BF0C07" w:rsidRDefault="00CF2E2C">
    <w:pPr>
      <w:jc w:val="right"/>
    </w:pPr>
    <w:r>
      <w:fldChar w:fldCharType="begin"/>
    </w:r>
    <w:r>
      <w:instrText>PAGE</w:instrText>
    </w:r>
    <w:r>
      <w:fldChar w:fldCharType="separate"/>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1334" w14:textId="77777777" w:rsidR="00BF0C07" w:rsidRDefault="00CF2E2C">
    <w:pPr>
      <w:jc w:val="right"/>
    </w:pPr>
    <w:r>
      <w:t>II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AFC0" w14:textId="77777777" w:rsidR="00BF0C07" w:rsidRDefault="00CF2E2C">
    <w:pPr>
      <w:jc w:val="right"/>
    </w:pPr>
    <w:r>
      <w:t>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A8FF" w14:textId="0DC90051" w:rsidR="00BF0C07" w:rsidRDefault="00CF2E2C">
    <w:pPr>
      <w:jc w:val="right"/>
    </w:pPr>
    <w:r>
      <w:fldChar w:fldCharType="begin"/>
    </w:r>
    <w:r>
      <w:instrText>PAGE</w:instrText>
    </w:r>
    <w:r>
      <w:fldChar w:fldCharType="separate"/>
    </w:r>
    <w:r w:rsidR="00781917">
      <w:rPr>
        <w:noProof/>
      </w:rPr>
      <w:t>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CB3"/>
    <w:multiLevelType w:val="multilevel"/>
    <w:tmpl w:val="98E4F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B83723"/>
    <w:multiLevelType w:val="multilevel"/>
    <w:tmpl w:val="F54E3B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514570"/>
    <w:multiLevelType w:val="multilevel"/>
    <w:tmpl w:val="20E2E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0C60B6B"/>
    <w:multiLevelType w:val="multilevel"/>
    <w:tmpl w:val="506EF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C83F3A"/>
    <w:multiLevelType w:val="multilevel"/>
    <w:tmpl w:val="9E26C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E152C87"/>
    <w:multiLevelType w:val="multilevel"/>
    <w:tmpl w:val="EE48E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890900"/>
    <w:multiLevelType w:val="multilevel"/>
    <w:tmpl w:val="DBD89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2887126">
    <w:abstractNumId w:val="4"/>
  </w:num>
  <w:num w:numId="2" w16cid:durableId="596597013">
    <w:abstractNumId w:val="1"/>
  </w:num>
  <w:num w:numId="3" w16cid:durableId="218055861">
    <w:abstractNumId w:val="3"/>
  </w:num>
  <w:num w:numId="4" w16cid:durableId="272984535">
    <w:abstractNumId w:val="0"/>
  </w:num>
  <w:num w:numId="5" w16cid:durableId="1310554822">
    <w:abstractNumId w:val="2"/>
  </w:num>
  <w:num w:numId="6" w16cid:durableId="1508330674">
    <w:abstractNumId w:val="5"/>
  </w:num>
  <w:num w:numId="7" w16cid:durableId="29899700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rnardo Sachet Braga">
    <w15:presenceInfo w15:providerId="AD" w15:userId="S::braga.bernardo@edu.univali.br::36253208-9a8a-4bca-a0ab-f19fce366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C07"/>
    <w:rsid w:val="003323A0"/>
    <w:rsid w:val="00476E10"/>
    <w:rsid w:val="00494FAC"/>
    <w:rsid w:val="00684182"/>
    <w:rsid w:val="00781917"/>
    <w:rsid w:val="009E299F"/>
    <w:rsid w:val="00AC11A3"/>
    <w:rsid w:val="00B64EF0"/>
    <w:rsid w:val="00B813BE"/>
    <w:rsid w:val="00B95D3C"/>
    <w:rsid w:val="00BF0C07"/>
    <w:rsid w:val="00CF2E2C"/>
    <w:rsid w:val="00D65AB3"/>
    <w:rsid w:val="00D6668D"/>
    <w:rsid w:val="00E76ED2"/>
    <w:rsid w:val="00FD02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25AC"/>
  <w15:docId w15:val="{D423BB9B-C2C0-4ECE-B5D5-8229D04DD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before="160"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917"/>
  </w:style>
  <w:style w:type="paragraph" w:styleId="Ttulo1">
    <w:name w:val="heading 1"/>
    <w:basedOn w:val="Normal"/>
    <w:next w:val="Normal"/>
    <w:uiPriority w:val="9"/>
    <w:qFormat/>
    <w:pPr>
      <w:keepNext/>
      <w:keepLines/>
      <w:outlineLvl w:val="0"/>
    </w:pPr>
    <w:rPr>
      <w:b/>
      <w:bCs/>
      <w:sz w:val="30"/>
      <w:szCs w:val="30"/>
    </w:rPr>
  </w:style>
  <w:style w:type="paragraph" w:styleId="Ttulo2">
    <w:name w:val="heading 2"/>
    <w:basedOn w:val="Normal"/>
    <w:next w:val="Normal"/>
    <w:uiPriority w:val="9"/>
    <w:unhideWhenUsed/>
    <w:qFormat/>
    <w:pPr>
      <w:keepNext/>
      <w:keepLines/>
      <w:outlineLvl w:val="1"/>
    </w:pPr>
    <w:rPr>
      <w:b/>
      <w:bCs/>
      <w:sz w:val="28"/>
      <w:szCs w:val="28"/>
    </w:rPr>
  </w:style>
  <w:style w:type="paragraph" w:styleId="Ttulo3">
    <w:name w:val="heading 3"/>
    <w:basedOn w:val="Normal"/>
    <w:next w:val="Normal"/>
    <w:uiPriority w:val="9"/>
    <w:unhideWhenUsed/>
    <w:qFormat/>
    <w:pPr>
      <w:keepNext/>
      <w:keepLines/>
      <w:outlineLvl w:val="2"/>
    </w:pPr>
    <w:rPr>
      <w:b/>
      <w:bCs/>
      <w:sz w:val="28"/>
      <w:szCs w:val="28"/>
    </w:rPr>
  </w:style>
  <w:style w:type="paragraph" w:styleId="Ttulo4">
    <w:name w:val="heading 4"/>
    <w:basedOn w:val="Normal"/>
    <w:next w:val="Normal"/>
    <w:uiPriority w:val="9"/>
    <w:unhideWhenUsed/>
    <w:qFormat/>
    <w:pPr>
      <w:keepNext/>
      <w:keepLines/>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b/>
      <w:bCs/>
    </w:rPr>
  </w:style>
  <w:style w:type="paragraph" w:styleId="Subttulo">
    <w:name w:val="Subtitle"/>
    <w:basedOn w:val="Normal"/>
    <w:next w:val="Normal"/>
    <w:uiPriority w:val="11"/>
    <w:qFormat/>
    <w:pPr>
      <w:keepNext/>
      <w:keepLines/>
      <w:jc w:val="center"/>
    </w:pPr>
    <w:rPr>
      <w:b/>
      <w:b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character" w:styleId="Refdecomentrio">
    <w:name w:val="annotation reference"/>
    <w:basedOn w:val="Fontepargpadro"/>
    <w:uiPriority w:val="99"/>
    <w:semiHidden/>
    <w:unhideWhenUsed/>
    <w:rsid w:val="00494FAC"/>
    <w:rPr>
      <w:sz w:val="16"/>
      <w:szCs w:val="16"/>
    </w:rPr>
  </w:style>
  <w:style w:type="paragraph" w:styleId="Textodecomentrio">
    <w:name w:val="annotation text"/>
    <w:basedOn w:val="Normal"/>
    <w:link w:val="TextodecomentrioChar"/>
    <w:uiPriority w:val="99"/>
    <w:unhideWhenUsed/>
    <w:rsid w:val="00494FAC"/>
    <w:pPr>
      <w:spacing w:line="240" w:lineRule="auto"/>
    </w:pPr>
    <w:rPr>
      <w:sz w:val="20"/>
      <w:szCs w:val="20"/>
    </w:rPr>
  </w:style>
  <w:style w:type="character" w:customStyle="1" w:styleId="TextodecomentrioChar">
    <w:name w:val="Texto de comentário Char"/>
    <w:basedOn w:val="Fontepargpadro"/>
    <w:link w:val="Textodecomentrio"/>
    <w:uiPriority w:val="99"/>
    <w:rsid w:val="00494FAC"/>
    <w:rPr>
      <w:sz w:val="20"/>
      <w:szCs w:val="20"/>
    </w:rPr>
  </w:style>
  <w:style w:type="paragraph" w:styleId="Assuntodocomentrio">
    <w:name w:val="annotation subject"/>
    <w:basedOn w:val="Textodecomentrio"/>
    <w:next w:val="Textodecomentrio"/>
    <w:link w:val="AssuntodocomentrioChar"/>
    <w:uiPriority w:val="99"/>
    <w:semiHidden/>
    <w:unhideWhenUsed/>
    <w:rsid w:val="00494FAC"/>
    <w:rPr>
      <w:b/>
      <w:bCs/>
    </w:rPr>
  </w:style>
  <w:style w:type="character" w:customStyle="1" w:styleId="AssuntodocomentrioChar">
    <w:name w:val="Assunto do comentário Char"/>
    <w:basedOn w:val="TextodecomentrioChar"/>
    <w:link w:val="Assuntodocomentrio"/>
    <w:uiPriority w:val="99"/>
    <w:semiHidden/>
    <w:rsid w:val="00494FAC"/>
    <w:rPr>
      <w:b/>
      <w:bCs/>
      <w:sz w:val="20"/>
      <w:szCs w:val="20"/>
    </w:rPr>
  </w:style>
  <w:style w:type="paragraph" w:styleId="Reviso">
    <w:name w:val="Revision"/>
    <w:hidden/>
    <w:uiPriority w:val="99"/>
    <w:semiHidden/>
    <w:rsid w:val="00AC11A3"/>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yperlink" Target="https://www.wgu.edu/online-it-degrees/information-technology-bachelors-program.html" TargetMode="External"/><Relationship Id="rId21" Type="http://schemas.openxmlformats.org/officeDocument/2006/relationships/image" Target="media/image5.png"/><Relationship Id="rId34" Type="http://schemas.openxmlformats.org/officeDocument/2006/relationships/hyperlink" Target="https://revistas.unicentro.br/index.php/aproximacao/article/view/7470" TargetMode="External"/><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media/image8.png"/><Relationship Id="rId32" Type="http://schemas.openxmlformats.org/officeDocument/2006/relationships/hyperlink" Target="https://www.peoplecert.org/Frameworks-Professionals/ITIL-framework" TargetMode="External"/><Relationship Id="rId37" Type="http://schemas.openxmlformats.org/officeDocument/2006/relationships/hyperlink" Target="https://aisel.aisnet.org/capsi2025/28/" TargetMode="External"/><Relationship Id="rId40" Type="http://schemas.openxmlformats.org/officeDocument/2006/relationships/hyperlink" Target="https://www.wgu.edu/online-it-degrees/information-technology-bachelors-program.html" TargetMode="Externa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peoplecert.org/Frameworks-Professionals/ITIL-framework" TargetMode="External"/><Relationship Id="rId10" Type="http://schemas.openxmlformats.org/officeDocument/2006/relationships/header" Target="header3.xml"/><Relationship Id="rId19" Type="http://schemas.openxmlformats.org/officeDocument/2006/relationships/image" Target="media/image3.png"/><Relationship Id="rId31" Type="http://schemas.openxmlformats.org/officeDocument/2006/relationships/hyperlink" Target="https://www.peoplecert.org/Frameworks-Professionals/ITIL-framework"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peoplecert.org/Frameworks-Professionals/ITIL-framework" TargetMode="External"/><Relationship Id="rId43" Type="http://schemas.microsoft.com/office/2011/relationships/people" Target="peop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aisel.aisnet.org/cgi/viewcontent.cgi?article=1008&amp;context=capsi2025" TargetMode="External"/><Relationship Id="rId25" Type="http://schemas.openxmlformats.org/officeDocument/2006/relationships/image" Target="media/image9.png"/><Relationship Id="rId33" Type="http://schemas.openxmlformats.org/officeDocument/2006/relationships/hyperlink" Target="https://revistas.unicentro.br/index.php/aproximacao/article/view/7470" TargetMode="External"/><Relationship Id="rId38" Type="http://schemas.openxmlformats.org/officeDocument/2006/relationships/hyperlink" Target="https://aisel.aisnet.org/capsi2025/28/"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4670</TotalTime>
  <Pages>3</Pages>
  <Words>33202</Words>
  <Characters>179291</Characters>
  <Application>Microsoft Office Word</Application>
  <DocSecurity>0</DocSecurity>
  <Lines>1494</Lines>
  <Paragraphs>424</Paragraphs>
  <ScaleCrop>false</ScaleCrop>
  <Company/>
  <LinksUpToDate>false</LinksUpToDate>
  <CharactersWithSpaces>212069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Bernardo Sachet Braga</cp:lastModifiedBy>
  <cp:revision>6</cp:revision>
  <dcterms:created xsi:type="dcterms:W3CDTF">2026-08-20T10:57:00Z</dcterms:created>
  <dcterms:modified xsi:type="dcterms:W3CDTF">2026-09-02T23:57:00Z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fdd909b4aa04a483edbbc51510aa0f3d38cf7da93234168f9a498cbd13be6a9a</vt:lpwstr>
  </property>
</Properties>
</file>