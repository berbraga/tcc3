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lastRenderedPageBreak/>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lastRenderedPageBreak/>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lastRenderedPageBreak/>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32B1767B" w14:textId="57B27361" w:rsidR="008E186F" w:rsidRDefault="00BF0C07">
          <w:pPr>
            <w:pStyle w:val="Sumrio1"/>
            <w:tabs>
              <w:tab w:val="right" w:leader="dot" w:pos="9066"/>
            </w:tabs>
            <w:rPr>
              <w:ins w:id="5" w:author="Bernardo Sachet Braga" w:date="2026-09-08T18:29:00Z" w16du:dateUtc="2026-09-08T21:29:00Z"/>
              <w:noProof/>
            </w:rPr>
          </w:pPr>
          <w:r>
            <w:fldChar w:fldCharType="begin"/>
          </w:r>
          <w:r w:rsidR="00CF2E2C">
            <w:instrText xml:space="preserve"> TOC \o "1-4" \h \z \u </w:instrText>
          </w:r>
          <w:r>
            <w:fldChar w:fldCharType="separate"/>
          </w:r>
          <w:ins w:id="6" w:author="Bernardo Sachet Braga" w:date="2026-09-08T18:29:00Z" w16du:dateUtc="2026-09-08T21:29:00Z">
            <w:r w:rsidR="008E186F" w:rsidRPr="00831DE6">
              <w:rPr>
                <w:rStyle w:val="Hyperlink"/>
                <w:noProof/>
              </w:rPr>
              <w:fldChar w:fldCharType="begin"/>
            </w:r>
            <w:r w:rsidR="008E186F" w:rsidRPr="00831DE6">
              <w:rPr>
                <w:rStyle w:val="Hyperlink"/>
                <w:noProof/>
              </w:rPr>
              <w:instrText xml:space="preserve"> </w:instrText>
            </w:r>
            <w:r w:rsidR="008E186F">
              <w:rPr>
                <w:noProof/>
              </w:rPr>
              <w:instrText>HYPERLINK \l "_Toc239784562"</w:instrText>
            </w:r>
            <w:r w:rsidR="008E186F" w:rsidRPr="00831DE6">
              <w:rPr>
                <w:rStyle w:val="Hyperlink"/>
                <w:noProof/>
              </w:rPr>
              <w:instrText xml:space="preserve"> </w:instrText>
            </w:r>
            <w:r w:rsidR="008E186F" w:rsidRPr="00831DE6">
              <w:rPr>
                <w:rStyle w:val="Hyperlink"/>
                <w:noProof/>
              </w:rPr>
            </w:r>
            <w:r w:rsidR="008E186F" w:rsidRPr="00831DE6">
              <w:rPr>
                <w:rStyle w:val="Hyperlink"/>
                <w:noProof/>
              </w:rPr>
              <w:fldChar w:fldCharType="separate"/>
            </w:r>
            <w:r w:rsidR="008E186F" w:rsidRPr="00831DE6">
              <w:rPr>
                <w:rStyle w:val="Hyperlink"/>
                <w:noProof/>
                <w:highlight w:val="white"/>
              </w:rPr>
              <w:t>1 INTRODUÇÃO</w:t>
            </w:r>
            <w:r w:rsidR="008E186F">
              <w:rPr>
                <w:noProof/>
                <w:webHidden/>
              </w:rPr>
              <w:tab/>
            </w:r>
            <w:r w:rsidR="008E186F">
              <w:rPr>
                <w:noProof/>
                <w:webHidden/>
              </w:rPr>
              <w:fldChar w:fldCharType="begin"/>
            </w:r>
            <w:r w:rsidR="008E186F">
              <w:rPr>
                <w:noProof/>
                <w:webHidden/>
              </w:rPr>
              <w:instrText xml:space="preserve"> PAGEREF _Toc239784562 \h </w:instrText>
            </w:r>
            <w:r w:rsidR="008E186F">
              <w:rPr>
                <w:noProof/>
                <w:webHidden/>
              </w:rPr>
            </w:r>
            <w:r w:rsidR="008E186F">
              <w:rPr>
                <w:noProof/>
                <w:webHidden/>
              </w:rPr>
              <w:fldChar w:fldCharType="separate"/>
            </w:r>
            <w:r w:rsidR="008E186F">
              <w:rPr>
                <w:noProof/>
                <w:webHidden/>
              </w:rPr>
              <w:t>12</w:t>
            </w:r>
            <w:r w:rsidR="008E186F">
              <w:rPr>
                <w:noProof/>
                <w:webHidden/>
              </w:rPr>
              <w:fldChar w:fldCharType="end"/>
            </w:r>
            <w:r w:rsidR="008E186F" w:rsidRPr="00831DE6">
              <w:rPr>
                <w:rStyle w:val="Hyperlink"/>
                <w:noProof/>
              </w:rPr>
              <w:fldChar w:fldCharType="end"/>
            </w:r>
          </w:ins>
        </w:p>
        <w:p w14:paraId="5D1B0FE5" w14:textId="6C19CE8A" w:rsidR="008E186F" w:rsidRDefault="008E186F">
          <w:pPr>
            <w:pStyle w:val="Sumrio2"/>
            <w:tabs>
              <w:tab w:val="right" w:leader="dot" w:pos="9066"/>
            </w:tabs>
            <w:rPr>
              <w:ins w:id="7" w:author="Bernardo Sachet Braga" w:date="2026-09-08T18:29:00Z" w16du:dateUtc="2026-09-08T21:29:00Z"/>
              <w:noProof/>
            </w:rPr>
          </w:pPr>
          <w:ins w:id="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"_Toc239784563"</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1.1 PROBLEMA DE PESQUISA</w:t>
            </w:r>
            <w:r>
              <w:rPr>
                <w:noProof/>
                <w:webHidden/>
              </w:rPr>
              <w:tab/>
            </w:r>
            <w:r>
              <w:rPr>
                <w:noProof/>
                <w:webHidden/>
              </w:rPr>
              <w:fldChar w:fldCharType="begin"/>
            </w:r>
            <w:r>
              <w:rPr>
                <w:noProof/>
                <w:webHidden/>
              </w:rPr>
              <w:instrText xml:space="preserve"> PAGEREF _Toc239784563 \h </w:instrText>
            </w:r>
            <w:r>
              <w:rPr>
                <w:noProof/>
                <w:webHidden/>
              </w:rPr>
            </w:r>
            <w:r>
              <w:rPr>
                <w:noProof/>
                <w:webHidden/>
              </w:rPr>
              <w:fldChar w:fldCharType="separate"/>
            </w:r>
            <w:r>
              <w:rPr>
                <w:noProof/>
                <w:webHidden/>
              </w:rPr>
              <w:t>14</w:t>
            </w:r>
            <w:r>
              <w:rPr>
                <w:noProof/>
                <w:webHidden/>
              </w:rPr>
              <w:fldChar w:fldCharType="end"/>
            </w:r>
            <w:r w:rsidRPr="00831DE6">
              <w:rPr>
                <w:rStyle w:val="Hyperlink"/>
                <w:noProof/>
              </w:rPr>
              <w:fldChar w:fldCharType="end"/>
            </w:r>
          </w:ins>
        </w:p>
        <w:p w14:paraId="723D9B68" w14:textId="11B154F7" w:rsidR="008E186F" w:rsidRDefault="008E186F">
          <w:pPr>
            <w:pStyle w:val="Sumrio3"/>
            <w:tabs>
              <w:tab w:val="right" w:leader="dot" w:pos="9066"/>
            </w:tabs>
            <w:rPr>
              <w:ins w:id="9" w:author="Bernardo Sachet Braga" w:date="2026-09-08T18:29:00Z" w16du:dateUtc="2026-09-08T21:29:00Z"/>
              <w:noProof/>
            </w:rPr>
          </w:pPr>
          <w:ins w:id="1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"_Toc239784564"</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1.1.1 Solução Proposta</w:t>
            </w:r>
            <w:r>
              <w:rPr>
                <w:noProof/>
                <w:webHidden/>
              </w:rPr>
              <w:tab/>
            </w:r>
            <w:r>
              <w:rPr>
                <w:noProof/>
                <w:webHidden/>
              </w:rPr>
              <w:fldChar w:fldCharType="begin"/>
            </w:r>
            <w:r>
              <w:rPr>
                <w:noProof/>
                <w:webHidden/>
              </w:rPr>
              <w:instrText xml:space="preserve"> PAGEREF _Toc239784564 \h </w:instrText>
            </w:r>
            <w:r>
              <w:rPr>
                <w:noProof/>
                <w:webHidden/>
              </w:rPr>
            </w:r>
            <w:r>
              <w:rPr>
                <w:noProof/>
                <w:webHidden/>
              </w:rPr>
              <w:fldChar w:fldCharType="separate"/>
            </w:r>
            <w:r>
              <w:rPr>
                <w:noProof/>
                <w:webHidden/>
              </w:rPr>
              <w:t>16</w:t>
            </w:r>
            <w:r>
              <w:rPr>
                <w:noProof/>
                <w:webHidden/>
              </w:rPr>
              <w:fldChar w:fldCharType="end"/>
            </w:r>
            <w:r w:rsidRPr="00831DE6">
              <w:rPr>
                <w:rStyle w:val="Hyperlink"/>
                <w:noProof/>
              </w:rPr>
              <w:fldChar w:fldCharType="end"/>
            </w:r>
          </w:ins>
        </w:p>
        <w:p w14:paraId="407FCF1B" w14:textId="56C9E63B" w:rsidR="008E186F" w:rsidRDefault="008E186F">
          <w:pPr>
            <w:pStyle w:val="Sumrio3"/>
            <w:tabs>
              <w:tab w:val="right" w:leader="dot" w:pos="9066"/>
            </w:tabs>
            <w:rPr>
              <w:ins w:id="11" w:author="Bernardo Sachet Braga" w:date="2026-09-08T18:29:00Z" w16du:dateUtc="2026-09-08T21:29:00Z"/>
              <w:noProof/>
            </w:rPr>
          </w:pPr>
          <w:ins w:id="1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"_Toc239784565"</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1.1.2 Delimitação de Escopo</w:t>
            </w:r>
            <w:r>
              <w:rPr>
                <w:noProof/>
                <w:webHidden/>
              </w:rPr>
              <w:tab/>
            </w:r>
            <w:r>
              <w:rPr>
                <w:noProof/>
                <w:webHidden/>
              </w:rPr>
              <w:fldChar w:fldCharType="begin"/>
            </w:r>
            <w:r>
              <w:rPr>
                <w:noProof/>
                <w:webHidden/>
              </w:rPr>
              <w:instrText xml:space="preserve"> PAGEREF _Toc239784565 \h </w:instrText>
            </w:r>
            <w:r>
              <w:rPr>
                <w:noProof/>
                <w:webHidden/>
              </w:rPr>
            </w:r>
            <w:r>
              <w:rPr>
                <w:noProof/>
                <w:webHidden/>
              </w:rPr>
              <w:fldChar w:fldCharType="separate"/>
            </w:r>
            <w:r>
              <w:rPr>
                <w:noProof/>
                <w:webHidden/>
              </w:rPr>
              <w:t>18</w:t>
            </w:r>
            <w:r>
              <w:rPr>
                <w:noProof/>
                <w:webHidden/>
              </w:rPr>
              <w:fldChar w:fldCharType="end"/>
            </w:r>
            <w:r w:rsidRPr="00831DE6">
              <w:rPr>
                <w:rStyle w:val="Hyperlink"/>
                <w:noProof/>
              </w:rPr>
              <w:fldChar w:fldCharType="end"/>
            </w:r>
          </w:ins>
        </w:p>
        <w:p w14:paraId="02390F10" w14:textId="76BA9BCC" w:rsidR="008E186F" w:rsidRDefault="008E186F">
          <w:pPr>
            <w:pStyle w:val="Sumrio3"/>
            <w:tabs>
              <w:tab w:val="right" w:leader="dot" w:pos="9066"/>
            </w:tabs>
            <w:rPr>
              <w:ins w:id="13" w:author="Bernardo Sachet Braga" w:date="2026-09-08T18:29:00Z" w16du:dateUtc="2026-09-08T21:29:00Z"/>
              <w:noProof/>
            </w:rPr>
          </w:pPr>
          <w:ins w:id="1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"_Toc239784566"</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1.1.3 Justificativa</w:t>
            </w:r>
            <w:r>
              <w:rPr>
                <w:noProof/>
                <w:webHidden/>
              </w:rPr>
              <w:tab/>
            </w:r>
            <w:r>
              <w:rPr>
                <w:noProof/>
                <w:webHidden/>
              </w:rPr>
              <w:fldChar w:fldCharType="begin"/>
            </w:r>
            <w:r>
              <w:rPr>
                <w:noProof/>
                <w:webHidden/>
              </w:rPr>
              <w:instrText xml:space="preserve"> PAGEREF _Toc239784566 \h </w:instrText>
            </w:r>
            <w:r>
              <w:rPr>
                <w:noProof/>
                <w:webHidden/>
              </w:rPr>
            </w:r>
            <w:r>
              <w:rPr>
                <w:noProof/>
                <w:webHidden/>
              </w:rPr>
              <w:fldChar w:fldCharType="separate"/>
            </w:r>
            <w:r>
              <w:rPr>
                <w:noProof/>
                <w:webHidden/>
              </w:rPr>
              <w:t>19</w:t>
            </w:r>
            <w:r>
              <w:rPr>
                <w:noProof/>
                <w:webHidden/>
              </w:rPr>
              <w:fldChar w:fldCharType="end"/>
            </w:r>
            <w:r w:rsidRPr="00831DE6">
              <w:rPr>
                <w:rStyle w:val="Hyperlink"/>
                <w:noProof/>
              </w:rPr>
              <w:fldChar w:fldCharType="end"/>
            </w:r>
          </w:ins>
        </w:p>
        <w:p w14:paraId="62037A87" w14:textId="13CDA8EA" w:rsidR="008E186F" w:rsidRDefault="008E186F">
          <w:pPr>
            <w:pStyle w:val="Sumrio2"/>
            <w:tabs>
              <w:tab w:val="right" w:leader="dot" w:pos="9066"/>
            </w:tabs>
            <w:rPr>
              <w:ins w:id="15" w:author="Bernardo Sachet Braga" w:date="2026-09-08T18:29:00Z" w16du:dateUtc="2026-09-08T21:29:00Z"/>
              <w:noProof/>
            </w:rPr>
          </w:pPr>
          <w:ins w:id="1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"_Toc239784567"</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1.2 OBJETIVOS</w:t>
            </w:r>
            <w:r>
              <w:rPr>
                <w:noProof/>
                <w:webHidden/>
              </w:rPr>
              <w:tab/>
            </w:r>
            <w:r>
              <w:rPr>
                <w:noProof/>
                <w:webHidden/>
              </w:rPr>
              <w:fldChar w:fldCharType="begin"/>
            </w:r>
            <w:r>
              <w:rPr>
                <w:noProof/>
                <w:webHidden/>
              </w:rPr>
              <w:instrText xml:space="preserve"> PAGEREF _Toc239784567 \h </w:instrText>
            </w:r>
            <w:r>
              <w:rPr>
                <w:noProof/>
                <w:webHidden/>
              </w:rPr>
            </w:r>
            <w:r>
              <w:rPr>
                <w:noProof/>
                <w:webHidden/>
              </w:rPr>
              <w:fldChar w:fldCharType="separate"/>
            </w:r>
            <w:r>
              <w:rPr>
                <w:noProof/>
                <w:webHidden/>
              </w:rPr>
              <w:t>23</w:t>
            </w:r>
            <w:r>
              <w:rPr>
                <w:noProof/>
                <w:webHidden/>
              </w:rPr>
              <w:fldChar w:fldCharType="end"/>
            </w:r>
            <w:r w:rsidRPr="00831DE6">
              <w:rPr>
                <w:rStyle w:val="Hyperlink"/>
                <w:noProof/>
              </w:rPr>
              <w:fldChar w:fldCharType="end"/>
            </w:r>
          </w:ins>
        </w:p>
        <w:p w14:paraId="3A808335" w14:textId="4B660A7A" w:rsidR="008E186F" w:rsidRDefault="008E186F">
          <w:pPr>
            <w:pStyle w:val="Sumrio3"/>
            <w:tabs>
              <w:tab w:val="right" w:leader="dot" w:pos="9066"/>
            </w:tabs>
            <w:rPr>
              <w:ins w:id="17" w:author="Bernardo Sachet Braga" w:date="2026-09-08T18:29:00Z" w16du:dateUtc="2026-09-08T21:29:00Z"/>
              <w:noProof/>
            </w:rPr>
          </w:pPr>
          <w:ins w:id="1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"_Toc239784568"</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1.2.1 Objetivo Geral</w:t>
            </w:r>
            <w:r>
              <w:rPr>
                <w:noProof/>
                <w:webHidden/>
              </w:rPr>
              <w:tab/>
            </w:r>
            <w:r>
              <w:rPr>
                <w:noProof/>
                <w:webHidden/>
              </w:rPr>
              <w:fldChar w:fldCharType="begin"/>
            </w:r>
            <w:r>
              <w:rPr>
                <w:noProof/>
                <w:webHidden/>
              </w:rPr>
              <w:instrText xml:space="preserve"> PAGEREF _Toc239784568 \h </w:instrText>
            </w:r>
            <w:r>
              <w:rPr>
                <w:noProof/>
                <w:webHidden/>
              </w:rPr>
            </w:r>
            <w:r>
              <w:rPr>
                <w:noProof/>
                <w:webHidden/>
              </w:rPr>
              <w:fldChar w:fldCharType="separate"/>
            </w:r>
            <w:r>
              <w:rPr>
                <w:noProof/>
                <w:webHidden/>
              </w:rPr>
              <w:t>24</w:t>
            </w:r>
            <w:r>
              <w:rPr>
                <w:noProof/>
                <w:webHidden/>
              </w:rPr>
              <w:fldChar w:fldCharType="end"/>
            </w:r>
            <w:r w:rsidRPr="00831DE6">
              <w:rPr>
                <w:rStyle w:val="Hyperlink"/>
                <w:noProof/>
              </w:rPr>
              <w:fldChar w:fldCharType="end"/>
            </w:r>
          </w:ins>
        </w:p>
        <w:p w14:paraId="6F3663E3" w14:textId="156C4DDC" w:rsidR="008E186F" w:rsidRDefault="008E186F">
          <w:pPr>
            <w:pStyle w:val="Sumrio3"/>
            <w:tabs>
              <w:tab w:val="right" w:leader="dot" w:pos="9066"/>
            </w:tabs>
            <w:rPr>
              <w:ins w:id="19" w:author="Bernardo Sachet Braga" w:date="2026-09-08T18:29:00Z" w16du:dateUtc="2026-09-08T21:29:00Z"/>
              <w:noProof/>
            </w:rPr>
          </w:pPr>
          <w:ins w:id="2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"_Toc239784569"</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1.2.2 Objetivos Específicos</w:t>
            </w:r>
            <w:r>
              <w:rPr>
                <w:noProof/>
                <w:webHidden/>
              </w:rPr>
              <w:tab/>
            </w:r>
            <w:r>
              <w:rPr>
                <w:noProof/>
                <w:webHidden/>
              </w:rPr>
              <w:fldChar w:fldCharType="begin"/>
            </w:r>
            <w:r>
              <w:rPr>
                <w:noProof/>
                <w:webHidden/>
              </w:rPr>
              <w:instrText xml:space="preserve"> PAGEREF _Toc239784569 \h </w:instrText>
            </w:r>
            <w:r>
              <w:rPr>
                <w:noProof/>
                <w:webHidden/>
              </w:rPr>
            </w:r>
            <w:r>
              <w:rPr>
                <w:noProof/>
                <w:webHidden/>
              </w:rPr>
              <w:fldChar w:fldCharType="separate"/>
            </w:r>
            <w:r>
              <w:rPr>
                <w:noProof/>
                <w:webHidden/>
              </w:rPr>
              <w:t>24</w:t>
            </w:r>
            <w:r>
              <w:rPr>
                <w:noProof/>
                <w:webHidden/>
              </w:rPr>
              <w:fldChar w:fldCharType="end"/>
            </w:r>
            <w:r w:rsidRPr="00831DE6">
              <w:rPr>
                <w:rStyle w:val="Hyperlink"/>
                <w:noProof/>
              </w:rPr>
              <w:fldChar w:fldCharType="end"/>
            </w:r>
          </w:ins>
        </w:p>
        <w:p w14:paraId="14A3014A" w14:textId="7CC5A569" w:rsidR="008E186F" w:rsidRDefault="008E186F">
          <w:pPr>
            <w:pStyle w:val="Sumrio2"/>
            <w:tabs>
              <w:tab w:val="right" w:leader="dot" w:pos="9066"/>
            </w:tabs>
            <w:rPr>
              <w:ins w:id="21" w:author="Bernardo Sachet Braga" w:date="2026-09-08T18:29:00Z" w16du:dateUtc="2026-09-08T21:29:00Z"/>
              <w:noProof/>
            </w:rPr>
          </w:pPr>
          <w:ins w:id="2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"_Toc239784570"</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1.3 METODOLOGIA</w:t>
            </w:r>
            <w:r>
              <w:rPr>
                <w:noProof/>
                <w:webHidden/>
              </w:rPr>
              <w:tab/>
            </w:r>
            <w:r>
              <w:rPr>
                <w:noProof/>
                <w:webHidden/>
              </w:rPr>
              <w:fldChar w:fldCharType="begin"/>
            </w:r>
            <w:r>
              <w:rPr>
                <w:noProof/>
                <w:webHidden/>
              </w:rPr>
              <w:instrText xml:space="preserve"> PAGEREF _Toc239784570 \h </w:instrText>
            </w:r>
            <w:r>
              <w:rPr>
                <w:noProof/>
                <w:webHidden/>
              </w:rPr>
            </w:r>
            <w:r>
              <w:rPr>
                <w:noProof/>
                <w:webHidden/>
              </w:rPr>
              <w:fldChar w:fldCharType="separate"/>
            </w:r>
            <w:r>
              <w:rPr>
                <w:noProof/>
                <w:webHidden/>
              </w:rPr>
              <w:t>24</w:t>
            </w:r>
            <w:r>
              <w:rPr>
                <w:noProof/>
                <w:webHidden/>
              </w:rPr>
              <w:fldChar w:fldCharType="end"/>
            </w:r>
            <w:r w:rsidRPr="00831DE6">
              <w:rPr>
                <w:rStyle w:val="Hyperlink"/>
                <w:noProof/>
              </w:rPr>
              <w:fldChar w:fldCharType="end"/>
            </w:r>
          </w:ins>
        </w:p>
        <w:p w14:paraId="4C75373E" w14:textId="36ED7002" w:rsidR="008E186F" w:rsidRDefault="008E186F">
          <w:pPr>
            <w:pStyle w:val="Sumrio3"/>
            <w:tabs>
              <w:tab w:val="right" w:leader="dot" w:pos="9066"/>
            </w:tabs>
            <w:rPr>
              <w:ins w:id="23" w:author="Bernardo Sachet Braga" w:date="2026-09-08T18:29:00Z" w16du:dateUtc="2026-09-08T21:29:00Z"/>
              <w:noProof/>
            </w:rPr>
          </w:pPr>
          <w:ins w:id="2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"_Toc239784571"</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1.3.1 Metodologia de Pesquisa</w:t>
            </w:r>
            <w:r>
              <w:rPr>
                <w:noProof/>
                <w:webHidden/>
              </w:rPr>
              <w:tab/>
            </w:r>
            <w:r>
              <w:rPr>
                <w:noProof/>
                <w:webHidden/>
              </w:rPr>
              <w:fldChar w:fldCharType="begin"/>
            </w:r>
            <w:r>
              <w:rPr>
                <w:noProof/>
                <w:webHidden/>
              </w:rPr>
              <w:instrText xml:space="preserve"> PAGEREF _Toc239784571 \h </w:instrText>
            </w:r>
            <w:r>
              <w:rPr>
                <w:noProof/>
                <w:webHidden/>
              </w:rPr>
            </w:r>
            <w:r>
              <w:rPr>
                <w:noProof/>
                <w:webHidden/>
              </w:rPr>
              <w:fldChar w:fldCharType="separate"/>
            </w:r>
            <w:r>
              <w:rPr>
                <w:noProof/>
                <w:webHidden/>
              </w:rPr>
              <w:t>24</w:t>
            </w:r>
            <w:r>
              <w:rPr>
                <w:noProof/>
                <w:webHidden/>
              </w:rPr>
              <w:fldChar w:fldCharType="end"/>
            </w:r>
            <w:r w:rsidRPr="00831DE6">
              <w:rPr>
                <w:rStyle w:val="Hyperlink"/>
                <w:noProof/>
              </w:rPr>
              <w:fldChar w:fldCharType="end"/>
            </w:r>
          </w:ins>
        </w:p>
        <w:p w14:paraId="47D52AAD" w14:textId="5E9BEAFE" w:rsidR="008E186F" w:rsidRDefault="008E186F">
          <w:pPr>
            <w:pStyle w:val="Sumrio3"/>
            <w:tabs>
              <w:tab w:val="right" w:leader="dot" w:pos="9066"/>
            </w:tabs>
            <w:rPr>
              <w:ins w:id="25" w:author="Bernardo Sachet Braga" w:date="2026-09-08T18:29:00Z" w16du:dateUtc="2026-09-08T21:29:00Z"/>
              <w:noProof/>
            </w:rPr>
          </w:pPr>
          <w:ins w:id="2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"_Toc239784572"</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1.3.2 Procedimentos Metodológicos</w:t>
            </w:r>
            <w:r>
              <w:rPr>
                <w:noProof/>
                <w:webHidden/>
              </w:rPr>
              <w:tab/>
            </w:r>
            <w:r>
              <w:rPr>
                <w:noProof/>
                <w:webHidden/>
              </w:rPr>
              <w:fldChar w:fldCharType="begin"/>
            </w:r>
            <w:r>
              <w:rPr>
                <w:noProof/>
                <w:webHidden/>
              </w:rPr>
              <w:instrText xml:space="preserve"> PAGEREF _Toc239784572 \h </w:instrText>
            </w:r>
            <w:r>
              <w:rPr>
                <w:noProof/>
                <w:webHidden/>
              </w:rPr>
            </w:r>
            <w:r>
              <w:rPr>
                <w:noProof/>
                <w:webHidden/>
              </w:rPr>
              <w:fldChar w:fldCharType="separate"/>
            </w:r>
            <w:r>
              <w:rPr>
                <w:noProof/>
                <w:webHidden/>
              </w:rPr>
              <w:t>25</w:t>
            </w:r>
            <w:r>
              <w:rPr>
                <w:noProof/>
                <w:webHidden/>
              </w:rPr>
              <w:fldChar w:fldCharType="end"/>
            </w:r>
            <w:r w:rsidRPr="00831DE6">
              <w:rPr>
                <w:rStyle w:val="Hyperlink"/>
                <w:noProof/>
              </w:rPr>
              <w:fldChar w:fldCharType="end"/>
            </w:r>
          </w:ins>
        </w:p>
        <w:p w14:paraId="57D310ED" w14:textId="087E236C" w:rsidR="008E186F" w:rsidRDefault="008E186F">
          <w:pPr>
            <w:pStyle w:val="Sumrio1"/>
            <w:tabs>
              <w:tab w:val="right" w:leader="dot" w:pos="9066"/>
            </w:tabs>
            <w:rPr>
              <w:ins w:id="27" w:author="Bernardo Sachet Braga" w:date="2026-09-08T18:29:00Z" w16du:dateUtc="2026-09-08T21:29:00Z"/>
              <w:noProof/>
            </w:rPr>
          </w:pPr>
          <w:ins w:id="2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"_Toc239784573"</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2 FUNDAMENTAÇÃO TEÓRICA</w:t>
            </w:r>
            <w:r>
              <w:rPr>
                <w:noProof/>
                <w:webHidden/>
              </w:rPr>
              <w:tab/>
            </w:r>
            <w:r>
              <w:rPr>
                <w:noProof/>
                <w:webHidden/>
              </w:rPr>
              <w:fldChar w:fldCharType="begin"/>
            </w:r>
            <w:r>
              <w:rPr>
                <w:noProof/>
                <w:webHidden/>
              </w:rPr>
              <w:instrText xml:space="preserve"> PAGEREF _Toc239784573 \h </w:instrText>
            </w:r>
            <w:r>
              <w:rPr>
                <w:noProof/>
                <w:webHidden/>
              </w:rPr>
            </w:r>
            <w:r>
              <w:rPr>
                <w:noProof/>
                <w:webHidden/>
              </w:rPr>
              <w:fldChar w:fldCharType="separate"/>
            </w:r>
            <w:r>
              <w:rPr>
                <w:noProof/>
                <w:webHidden/>
              </w:rPr>
              <w:t>30</w:t>
            </w:r>
            <w:r>
              <w:rPr>
                <w:noProof/>
                <w:webHidden/>
              </w:rPr>
              <w:fldChar w:fldCharType="end"/>
            </w:r>
            <w:r w:rsidRPr="00831DE6">
              <w:rPr>
                <w:rStyle w:val="Hyperlink"/>
                <w:noProof/>
              </w:rPr>
              <w:fldChar w:fldCharType="end"/>
            </w:r>
          </w:ins>
        </w:p>
        <w:p w14:paraId="573D4B62" w14:textId="2699C6B6" w:rsidR="008E186F" w:rsidRDefault="008E186F">
          <w:pPr>
            <w:pStyle w:val="Sumrio2"/>
            <w:tabs>
              <w:tab w:val="right" w:leader="dot" w:pos="9066"/>
            </w:tabs>
            <w:rPr>
              <w:ins w:id="29" w:author="Bernardo Sachet Braga" w:date="2026-09-08T18:29:00Z" w16du:dateUtc="2026-09-08T21:29:00Z"/>
              <w:noProof/>
            </w:rPr>
          </w:pPr>
          <w:ins w:id="3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"_Toc239784574"</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2.1 Gerenciamento de Serviços de TI (ITSM)</w:t>
            </w:r>
            <w:r>
              <w:rPr>
                <w:noProof/>
                <w:webHidden/>
              </w:rPr>
              <w:tab/>
            </w:r>
            <w:r>
              <w:rPr>
                <w:noProof/>
                <w:webHidden/>
              </w:rPr>
              <w:fldChar w:fldCharType="begin"/>
            </w:r>
            <w:r>
              <w:rPr>
                <w:noProof/>
                <w:webHidden/>
              </w:rPr>
              <w:instrText xml:space="preserve"> PAGEREF _Toc239784574 \h </w:instrText>
            </w:r>
            <w:r>
              <w:rPr>
                <w:noProof/>
                <w:webHidden/>
              </w:rPr>
            </w:r>
            <w:r>
              <w:rPr>
                <w:noProof/>
                <w:webHidden/>
              </w:rPr>
              <w:fldChar w:fldCharType="separate"/>
            </w:r>
            <w:r>
              <w:rPr>
                <w:noProof/>
                <w:webHidden/>
              </w:rPr>
              <w:t>30</w:t>
            </w:r>
            <w:r>
              <w:rPr>
                <w:noProof/>
                <w:webHidden/>
              </w:rPr>
              <w:fldChar w:fldCharType="end"/>
            </w:r>
            <w:r w:rsidRPr="00831DE6">
              <w:rPr>
                <w:rStyle w:val="Hyperlink"/>
                <w:noProof/>
              </w:rPr>
              <w:fldChar w:fldCharType="end"/>
            </w:r>
          </w:ins>
        </w:p>
        <w:p w14:paraId="6581CF08" w14:textId="7CF025AE" w:rsidR="008E186F" w:rsidRDefault="008E186F">
          <w:pPr>
            <w:pStyle w:val="Sumrio3"/>
            <w:tabs>
              <w:tab w:val="right" w:leader="dot" w:pos="9066"/>
            </w:tabs>
            <w:rPr>
              <w:ins w:id="31" w:author="Bernardo Sachet Braga" w:date="2026-09-08T18:29:00Z" w16du:dateUtc="2026-09-08T21:29:00Z"/>
              <w:noProof/>
            </w:rPr>
          </w:pPr>
          <w:ins w:id="3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"_Toc239784575"</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2.1.1 Definição de Gerenciamento de Serviços de TI (ITSM)</w:t>
            </w:r>
            <w:r>
              <w:rPr>
                <w:noProof/>
                <w:webHidden/>
              </w:rPr>
              <w:tab/>
            </w:r>
            <w:r>
              <w:rPr>
                <w:noProof/>
                <w:webHidden/>
              </w:rPr>
              <w:fldChar w:fldCharType="begin"/>
            </w:r>
            <w:r>
              <w:rPr>
                <w:noProof/>
                <w:webHidden/>
              </w:rPr>
              <w:instrText xml:space="preserve"> PAGEREF _Toc239784575 \h </w:instrText>
            </w:r>
            <w:r>
              <w:rPr>
                <w:noProof/>
                <w:webHidden/>
              </w:rPr>
            </w:r>
            <w:r>
              <w:rPr>
                <w:noProof/>
                <w:webHidden/>
              </w:rPr>
              <w:fldChar w:fldCharType="separate"/>
            </w:r>
            <w:r>
              <w:rPr>
                <w:noProof/>
                <w:webHidden/>
              </w:rPr>
              <w:t>30</w:t>
            </w:r>
            <w:r>
              <w:rPr>
                <w:noProof/>
                <w:webHidden/>
              </w:rPr>
              <w:fldChar w:fldCharType="end"/>
            </w:r>
            <w:r w:rsidRPr="00831DE6">
              <w:rPr>
                <w:rStyle w:val="Hyperlink"/>
                <w:noProof/>
              </w:rPr>
              <w:fldChar w:fldCharType="end"/>
            </w:r>
          </w:ins>
        </w:p>
        <w:p w14:paraId="3FF05D58" w14:textId="45D6130C" w:rsidR="008E186F" w:rsidRDefault="008E186F">
          <w:pPr>
            <w:pStyle w:val="Sumrio4"/>
            <w:tabs>
              <w:tab w:val="right" w:leader="dot" w:pos="9066"/>
            </w:tabs>
            <w:rPr>
              <w:ins w:id="33" w:author="Bernardo Sachet Braga" w:date="2026-09-08T18:29:00Z" w16du:dateUtc="2026-09-08T21:29:00Z"/>
              <w:noProof/>
            </w:rPr>
          </w:pPr>
          <w:ins w:id="3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"_Toc239784576"</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2.1.2 Contexto de ITIL</w:t>
            </w:r>
            <w:r>
              <w:rPr>
                <w:noProof/>
                <w:webHidden/>
              </w:rPr>
              <w:tab/>
            </w:r>
            <w:r>
              <w:rPr>
                <w:noProof/>
                <w:webHidden/>
              </w:rPr>
              <w:fldChar w:fldCharType="begin"/>
            </w:r>
            <w:r>
              <w:rPr>
                <w:noProof/>
                <w:webHidden/>
              </w:rPr>
              <w:instrText xml:space="preserve"> PAGEREF _Toc239784576 \h </w:instrText>
            </w:r>
            <w:r>
              <w:rPr>
                <w:noProof/>
                <w:webHidden/>
              </w:rPr>
            </w:r>
            <w:r>
              <w:rPr>
                <w:noProof/>
                <w:webHidden/>
              </w:rPr>
              <w:fldChar w:fldCharType="separate"/>
            </w:r>
            <w:r>
              <w:rPr>
                <w:noProof/>
                <w:webHidden/>
              </w:rPr>
              <w:t>30</w:t>
            </w:r>
            <w:r>
              <w:rPr>
                <w:noProof/>
                <w:webHidden/>
              </w:rPr>
              <w:fldChar w:fldCharType="end"/>
            </w:r>
            <w:r w:rsidRPr="00831DE6">
              <w:rPr>
                <w:rStyle w:val="Hyperlink"/>
                <w:noProof/>
              </w:rPr>
              <w:fldChar w:fldCharType="end"/>
            </w:r>
          </w:ins>
        </w:p>
        <w:p w14:paraId="0339C0FB" w14:textId="27946CD1" w:rsidR="008E186F" w:rsidRDefault="008E186F">
          <w:pPr>
            <w:pStyle w:val="Sumrio4"/>
            <w:tabs>
              <w:tab w:val="right" w:leader="dot" w:pos="9066"/>
            </w:tabs>
            <w:rPr>
              <w:ins w:id="35" w:author="Bernardo Sachet Braga" w:date="2026-09-08T18:29:00Z" w16du:dateUtc="2026-09-08T21:29:00Z"/>
              <w:noProof/>
            </w:rPr>
          </w:pPr>
          <w:ins w:id="3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"_Toc239784577"</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2.1.3 A Gestão de Estratégia na ITIL v4</w:t>
            </w:r>
            <w:r>
              <w:rPr>
                <w:noProof/>
                <w:webHidden/>
              </w:rPr>
              <w:tab/>
            </w:r>
            <w:r>
              <w:rPr>
                <w:noProof/>
                <w:webHidden/>
              </w:rPr>
              <w:fldChar w:fldCharType="begin"/>
            </w:r>
            <w:r>
              <w:rPr>
                <w:noProof/>
                <w:webHidden/>
              </w:rPr>
              <w:instrText xml:space="preserve"> PAGEREF _Toc239784577 \h </w:instrText>
            </w:r>
            <w:r>
              <w:rPr>
                <w:noProof/>
                <w:webHidden/>
              </w:rPr>
            </w:r>
            <w:r>
              <w:rPr>
                <w:noProof/>
                <w:webHidden/>
              </w:rPr>
              <w:fldChar w:fldCharType="separate"/>
            </w:r>
            <w:r>
              <w:rPr>
                <w:noProof/>
                <w:webHidden/>
              </w:rPr>
              <w:t>32</w:t>
            </w:r>
            <w:r>
              <w:rPr>
                <w:noProof/>
                <w:webHidden/>
              </w:rPr>
              <w:fldChar w:fldCharType="end"/>
            </w:r>
            <w:r w:rsidRPr="00831DE6">
              <w:rPr>
                <w:rStyle w:val="Hyperlink"/>
                <w:noProof/>
              </w:rPr>
              <w:fldChar w:fldCharType="end"/>
            </w:r>
          </w:ins>
        </w:p>
        <w:p w14:paraId="59ACFFA6" w14:textId="417E172A" w:rsidR="008E186F" w:rsidRDefault="008E186F">
          <w:pPr>
            <w:pStyle w:val="Sumrio4"/>
            <w:tabs>
              <w:tab w:val="right" w:leader="dot" w:pos="9066"/>
            </w:tabs>
            <w:rPr>
              <w:ins w:id="37" w:author="Bernardo Sachet Braga" w:date="2026-09-08T18:29:00Z" w16du:dateUtc="2026-09-08T21:29:00Z"/>
              <w:noProof/>
            </w:rPr>
          </w:pPr>
          <w:ins w:id="3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"_Toc239784578"</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2.1.4 Design Instrucional</w:t>
            </w:r>
            <w:r>
              <w:rPr>
                <w:noProof/>
                <w:webHidden/>
              </w:rPr>
              <w:tab/>
            </w:r>
            <w:r>
              <w:rPr>
                <w:noProof/>
                <w:webHidden/>
              </w:rPr>
              <w:fldChar w:fldCharType="begin"/>
            </w:r>
            <w:r>
              <w:rPr>
                <w:noProof/>
                <w:webHidden/>
              </w:rPr>
              <w:instrText xml:space="preserve"> PAGEREF _Toc239784578 \h </w:instrText>
            </w:r>
            <w:r>
              <w:rPr>
                <w:noProof/>
                <w:webHidden/>
              </w:rPr>
            </w:r>
            <w:r>
              <w:rPr>
                <w:noProof/>
                <w:webHidden/>
              </w:rPr>
              <w:fldChar w:fldCharType="separate"/>
            </w:r>
            <w:r>
              <w:rPr>
                <w:noProof/>
                <w:webHidden/>
              </w:rPr>
              <w:t>35</w:t>
            </w:r>
            <w:r>
              <w:rPr>
                <w:noProof/>
                <w:webHidden/>
              </w:rPr>
              <w:fldChar w:fldCharType="end"/>
            </w:r>
            <w:r w:rsidRPr="00831DE6">
              <w:rPr>
                <w:rStyle w:val="Hyperlink"/>
                <w:noProof/>
              </w:rPr>
              <w:fldChar w:fldCharType="end"/>
            </w:r>
          </w:ins>
        </w:p>
        <w:p w14:paraId="5CD8726D" w14:textId="728147A4" w:rsidR="008E186F" w:rsidRDefault="008E186F">
          <w:pPr>
            <w:pStyle w:val="Sumrio3"/>
            <w:tabs>
              <w:tab w:val="right" w:leader="dot" w:pos="9066"/>
            </w:tabs>
            <w:rPr>
              <w:ins w:id="39" w:author="Bernardo Sachet Braga" w:date="2026-09-08T18:29:00Z" w16du:dateUtc="2026-09-08T21:29:00Z"/>
              <w:noProof/>
            </w:rPr>
          </w:pPr>
          <w:ins w:id="4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"_Toc239784579"</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2.2 Capacitação em ITIL</w:t>
            </w:r>
            <w:r>
              <w:rPr>
                <w:noProof/>
                <w:webHidden/>
              </w:rPr>
              <w:tab/>
            </w:r>
            <w:r>
              <w:rPr>
                <w:noProof/>
                <w:webHidden/>
              </w:rPr>
              <w:fldChar w:fldCharType="begin"/>
            </w:r>
            <w:r>
              <w:rPr>
                <w:noProof/>
                <w:webHidden/>
              </w:rPr>
              <w:instrText xml:space="preserve"> PAGEREF _Toc239784579 \h </w:instrText>
            </w:r>
            <w:r>
              <w:rPr>
                <w:noProof/>
                <w:webHidden/>
              </w:rPr>
            </w:r>
            <w:r>
              <w:rPr>
                <w:noProof/>
                <w:webHidden/>
              </w:rPr>
              <w:fldChar w:fldCharType="separate"/>
            </w:r>
            <w:r>
              <w:rPr>
                <w:noProof/>
                <w:webHidden/>
              </w:rPr>
              <w:t>37</w:t>
            </w:r>
            <w:r>
              <w:rPr>
                <w:noProof/>
                <w:webHidden/>
              </w:rPr>
              <w:fldChar w:fldCharType="end"/>
            </w:r>
            <w:r w:rsidRPr="00831DE6">
              <w:rPr>
                <w:rStyle w:val="Hyperlink"/>
                <w:noProof/>
              </w:rPr>
              <w:fldChar w:fldCharType="end"/>
            </w:r>
          </w:ins>
        </w:p>
        <w:p w14:paraId="76AA9862" w14:textId="5D91D033" w:rsidR="008E186F" w:rsidRDefault="008E186F">
          <w:pPr>
            <w:pStyle w:val="Sumrio3"/>
            <w:tabs>
              <w:tab w:val="right" w:leader="dot" w:pos="9066"/>
            </w:tabs>
            <w:rPr>
              <w:ins w:id="41" w:author="Bernardo Sachet Braga" w:date="2026-09-08T18:29:00Z" w16du:dateUtc="2026-09-08T21:29:00Z"/>
              <w:noProof/>
            </w:rPr>
          </w:pPr>
          <w:ins w:id="4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"_Toc239784580"</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2.3 Ferramentas Educacionais</w:t>
            </w:r>
            <w:r>
              <w:rPr>
                <w:noProof/>
                <w:webHidden/>
              </w:rPr>
              <w:tab/>
            </w:r>
            <w:r>
              <w:rPr>
                <w:noProof/>
                <w:webHidden/>
              </w:rPr>
              <w:fldChar w:fldCharType="begin"/>
            </w:r>
            <w:r>
              <w:rPr>
                <w:noProof/>
                <w:webHidden/>
              </w:rPr>
              <w:instrText xml:space="preserve"> PAGEREF _Toc239784580 \h </w:instrText>
            </w:r>
            <w:r>
              <w:rPr>
                <w:noProof/>
                <w:webHidden/>
              </w:rPr>
            </w:r>
            <w:r>
              <w:rPr>
                <w:noProof/>
                <w:webHidden/>
              </w:rPr>
              <w:fldChar w:fldCharType="separate"/>
            </w:r>
            <w:r>
              <w:rPr>
                <w:noProof/>
                <w:webHidden/>
              </w:rPr>
              <w:t>39</w:t>
            </w:r>
            <w:r>
              <w:rPr>
                <w:noProof/>
                <w:webHidden/>
              </w:rPr>
              <w:fldChar w:fldCharType="end"/>
            </w:r>
            <w:r w:rsidRPr="00831DE6">
              <w:rPr>
                <w:rStyle w:val="Hyperlink"/>
                <w:noProof/>
              </w:rPr>
              <w:fldChar w:fldCharType="end"/>
            </w:r>
          </w:ins>
        </w:p>
        <w:p w14:paraId="09A4F12C" w14:textId="499DA5B5" w:rsidR="008E186F" w:rsidRDefault="008E186F">
          <w:pPr>
            <w:pStyle w:val="Sumrio1"/>
            <w:tabs>
              <w:tab w:val="right" w:leader="dot" w:pos="9066"/>
            </w:tabs>
            <w:rPr>
              <w:ins w:id="43" w:author="Bernardo Sachet Braga" w:date="2026-09-08T18:29:00Z" w16du:dateUtc="2026-09-08T21:29:00Z"/>
              <w:noProof/>
            </w:rPr>
          </w:pPr>
          <w:ins w:id="4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"_Toc239784581"</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3 TRABALHOS RELACIONADOS</w:t>
            </w:r>
            <w:r>
              <w:rPr>
                <w:noProof/>
                <w:webHidden/>
              </w:rPr>
              <w:tab/>
            </w:r>
            <w:r>
              <w:rPr>
                <w:noProof/>
                <w:webHidden/>
              </w:rPr>
              <w:fldChar w:fldCharType="begin"/>
            </w:r>
            <w:r>
              <w:rPr>
                <w:noProof/>
                <w:webHidden/>
              </w:rPr>
              <w:instrText xml:space="preserve"> PAGEREF _Toc239784581 \h </w:instrText>
            </w:r>
            <w:r>
              <w:rPr>
                <w:noProof/>
                <w:webHidden/>
              </w:rPr>
            </w:r>
            <w:r>
              <w:rPr>
                <w:noProof/>
                <w:webHidden/>
              </w:rPr>
              <w:fldChar w:fldCharType="separate"/>
            </w:r>
            <w:r>
              <w:rPr>
                <w:noProof/>
                <w:webHidden/>
              </w:rPr>
              <w:t>40</w:t>
            </w:r>
            <w:r>
              <w:rPr>
                <w:noProof/>
                <w:webHidden/>
              </w:rPr>
              <w:fldChar w:fldCharType="end"/>
            </w:r>
            <w:r w:rsidRPr="00831DE6">
              <w:rPr>
                <w:rStyle w:val="Hyperlink"/>
                <w:noProof/>
              </w:rPr>
              <w:fldChar w:fldCharType="end"/>
            </w:r>
          </w:ins>
        </w:p>
        <w:p w14:paraId="17C4EB58" w14:textId="3552D711" w:rsidR="008E186F" w:rsidRDefault="008E186F">
          <w:pPr>
            <w:pStyle w:val="Sumrio2"/>
            <w:tabs>
              <w:tab w:val="right" w:leader="dot" w:pos="9066"/>
            </w:tabs>
            <w:rPr>
              <w:ins w:id="45" w:author="Bernardo Sachet Braga" w:date="2026-09-08T18:29:00Z" w16du:dateUtc="2026-09-08T21:29:00Z"/>
              <w:noProof/>
            </w:rPr>
          </w:pPr>
          <w:ins w:id="4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"_Toc239784582"</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3.1 Objetivo da Pesquisa dos Trabalhos Correlatos</w:t>
            </w:r>
            <w:r>
              <w:rPr>
                <w:noProof/>
                <w:webHidden/>
              </w:rPr>
              <w:tab/>
            </w:r>
            <w:r>
              <w:rPr>
                <w:noProof/>
                <w:webHidden/>
              </w:rPr>
              <w:fldChar w:fldCharType="begin"/>
            </w:r>
            <w:r>
              <w:rPr>
                <w:noProof/>
                <w:webHidden/>
              </w:rPr>
              <w:instrText xml:space="preserve"> PAGEREF _Toc239784582 \h </w:instrText>
            </w:r>
            <w:r>
              <w:rPr>
                <w:noProof/>
                <w:webHidden/>
              </w:rPr>
            </w:r>
            <w:r>
              <w:rPr>
                <w:noProof/>
                <w:webHidden/>
              </w:rPr>
              <w:fldChar w:fldCharType="separate"/>
            </w:r>
            <w:r>
              <w:rPr>
                <w:noProof/>
                <w:webHidden/>
              </w:rPr>
              <w:t>40</w:t>
            </w:r>
            <w:r>
              <w:rPr>
                <w:noProof/>
                <w:webHidden/>
              </w:rPr>
              <w:fldChar w:fldCharType="end"/>
            </w:r>
            <w:r w:rsidRPr="00831DE6">
              <w:rPr>
                <w:rStyle w:val="Hyperlink"/>
                <w:noProof/>
              </w:rPr>
              <w:fldChar w:fldCharType="end"/>
            </w:r>
          </w:ins>
        </w:p>
        <w:p w14:paraId="788557F2" w14:textId="29E558BD" w:rsidR="008E186F" w:rsidRDefault="008E186F">
          <w:pPr>
            <w:pStyle w:val="Sumrio2"/>
            <w:tabs>
              <w:tab w:val="right" w:leader="dot" w:pos="9066"/>
            </w:tabs>
            <w:rPr>
              <w:ins w:id="47" w:author="Bernardo Sachet Braga" w:date="2026-09-08T18:29:00Z" w16du:dateUtc="2026-09-08T21:29:00Z"/>
              <w:noProof/>
            </w:rPr>
          </w:pPr>
          <w:ins w:id="4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"_Toc239784583"</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3.2 PROCESSO DE BUSCA DOS TRABALHOS CORRELATOS</w:t>
            </w:r>
            <w:r>
              <w:rPr>
                <w:noProof/>
                <w:webHidden/>
              </w:rPr>
              <w:tab/>
            </w:r>
            <w:r>
              <w:rPr>
                <w:noProof/>
                <w:webHidden/>
              </w:rPr>
              <w:fldChar w:fldCharType="begin"/>
            </w:r>
            <w:r>
              <w:rPr>
                <w:noProof/>
                <w:webHidden/>
              </w:rPr>
              <w:instrText xml:space="preserve"> PAGEREF _Toc239784583 \h </w:instrText>
            </w:r>
            <w:r>
              <w:rPr>
                <w:noProof/>
                <w:webHidden/>
              </w:rPr>
            </w:r>
            <w:r>
              <w:rPr>
                <w:noProof/>
                <w:webHidden/>
              </w:rPr>
              <w:fldChar w:fldCharType="separate"/>
            </w:r>
            <w:r>
              <w:rPr>
                <w:noProof/>
                <w:webHidden/>
              </w:rPr>
              <w:t>42</w:t>
            </w:r>
            <w:r>
              <w:rPr>
                <w:noProof/>
                <w:webHidden/>
              </w:rPr>
              <w:fldChar w:fldCharType="end"/>
            </w:r>
            <w:r w:rsidRPr="00831DE6">
              <w:rPr>
                <w:rStyle w:val="Hyperlink"/>
                <w:noProof/>
              </w:rPr>
              <w:fldChar w:fldCharType="end"/>
            </w:r>
          </w:ins>
        </w:p>
        <w:p w14:paraId="2E8BDBF9" w14:textId="701528CE" w:rsidR="008E186F" w:rsidRDefault="008E186F">
          <w:pPr>
            <w:pStyle w:val="Sumrio2"/>
            <w:tabs>
              <w:tab w:val="right" w:leader="dot" w:pos="9066"/>
            </w:tabs>
            <w:rPr>
              <w:ins w:id="49" w:author="Bernardo Sachet Braga" w:date="2026-09-08T18:29:00Z" w16du:dateUtc="2026-09-08T21:29:00Z"/>
              <w:noProof/>
            </w:rPr>
          </w:pPr>
          <w:ins w:id="5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"_Toc239784584"</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3.3 The Impact of Cloud Computing on ITIL Service Strategy Processes</w:t>
            </w:r>
            <w:r>
              <w:rPr>
                <w:noProof/>
                <w:webHidden/>
              </w:rPr>
              <w:tab/>
            </w:r>
            <w:r>
              <w:rPr>
                <w:noProof/>
                <w:webHidden/>
              </w:rPr>
              <w:fldChar w:fldCharType="begin"/>
            </w:r>
            <w:r>
              <w:rPr>
                <w:noProof/>
                <w:webHidden/>
              </w:rPr>
              <w:instrText xml:space="preserve"> PAGEREF _Toc239784584 \h </w:instrText>
            </w:r>
            <w:r>
              <w:rPr>
                <w:noProof/>
                <w:webHidden/>
              </w:rPr>
            </w:r>
            <w:r>
              <w:rPr>
                <w:noProof/>
                <w:webHidden/>
              </w:rPr>
              <w:fldChar w:fldCharType="separate"/>
            </w:r>
            <w:r>
              <w:rPr>
                <w:noProof/>
                <w:webHidden/>
              </w:rPr>
              <w:t>46</w:t>
            </w:r>
            <w:r>
              <w:rPr>
                <w:noProof/>
                <w:webHidden/>
              </w:rPr>
              <w:fldChar w:fldCharType="end"/>
            </w:r>
            <w:r w:rsidRPr="00831DE6">
              <w:rPr>
                <w:rStyle w:val="Hyperlink"/>
                <w:noProof/>
              </w:rPr>
              <w:fldChar w:fldCharType="end"/>
            </w:r>
          </w:ins>
        </w:p>
        <w:p w14:paraId="46829914" w14:textId="72906FB9" w:rsidR="008E186F" w:rsidRDefault="008E186F">
          <w:pPr>
            <w:pStyle w:val="Sumrio2"/>
            <w:tabs>
              <w:tab w:val="right" w:leader="dot" w:pos="9066"/>
            </w:tabs>
            <w:rPr>
              <w:ins w:id="51" w:author="Bernardo Sachet Braga" w:date="2026-09-08T18:29:00Z" w16du:dateUtc="2026-09-08T21:29:00Z"/>
              <w:noProof/>
            </w:rPr>
          </w:pPr>
          <w:ins w:id="5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"_Toc239784585"</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3.4 Analysis of ITIL V3 and 4, Exploring the Impacts on ITSM of Implementing the New Version</w:t>
            </w:r>
            <w:r>
              <w:rPr>
                <w:noProof/>
                <w:webHidden/>
              </w:rPr>
              <w:tab/>
            </w:r>
            <w:r>
              <w:rPr>
                <w:noProof/>
                <w:webHidden/>
              </w:rPr>
              <w:fldChar w:fldCharType="begin"/>
            </w:r>
            <w:r>
              <w:rPr>
                <w:noProof/>
                <w:webHidden/>
              </w:rPr>
              <w:instrText xml:space="preserve"> PAGEREF _Toc239784585 \h </w:instrText>
            </w:r>
            <w:r>
              <w:rPr>
                <w:noProof/>
                <w:webHidden/>
              </w:rPr>
            </w:r>
            <w:r>
              <w:rPr>
                <w:noProof/>
                <w:webHidden/>
              </w:rPr>
              <w:fldChar w:fldCharType="separate"/>
            </w:r>
            <w:r>
              <w:rPr>
                <w:noProof/>
                <w:webHidden/>
              </w:rPr>
              <w:t>47</w:t>
            </w:r>
            <w:r>
              <w:rPr>
                <w:noProof/>
                <w:webHidden/>
              </w:rPr>
              <w:fldChar w:fldCharType="end"/>
            </w:r>
            <w:r w:rsidRPr="00831DE6">
              <w:rPr>
                <w:rStyle w:val="Hyperlink"/>
                <w:noProof/>
              </w:rPr>
              <w:fldChar w:fldCharType="end"/>
            </w:r>
          </w:ins>
        </w:p>
        <w:p w14:paraId="1B3761E5" w14:textId="6709144F" w:rsidR="008E186F" w:rsidRDefault="008E186F">
          <w:pPr>
            <w:pStyle w:val="Sumrio2"/>
            <w:tabs>
              <w:tab w:val="right" w:leader="dot" w:pos="9066"/>
            </w:tabs>
            <w:rPr>
              <w:ins w:id="53" w:author="Bernardo Sachet Braga" w:date="2026-09-08T18:29:00Z" w16du:dateUtc="2026-09-08T21:29:00Z"/>
              <w:noProof/>
            </w:rPr>
          </w:pPr>
          <w:ins w:id="5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"_Toc239784586"</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3.5 Analysis of Methods for IT Service Management Processes Implementation in Higher Education Institutions</w:t>
            </w:r>
            <w:r>
              <w:rPr>
                <w:noProof/>
                <w:webHidden/>
              </w:rPr>
              <w:tab/>
            </w:r>
            <w:r>
              <w:rPr>
                <w:noProof/>
                <w:webHidden/>
              </w:rPr>
              <w:fldChar w:fldCharType="begin"/>
            </w:r>
            <w:r>
              <w:rPr>
                <w:noProof/>
                <w:webHidden/>
              </w:rPr>
              <w:instrText xml:space="preserve"> PAGEREF _Toc239784586 \h </w:instrText>
            </w:r>
            <w:r>
              <w:rPr>
                <w:noProof/>
                <w:webHidden/>
              </w:rPr>
            </w:r>
            <w:r>
              <w:rPr>
                <w:noProof/>
                <w:webHidden/>
              </w:rPr>
              <w:fldChar w:fldCharType="separate"/>
            </w:r>
            <w:r>
              <w:rPr>
                <w:noProof/>
                <w:webHidden/>
              </w:rPr>
              <w:t>48</w:t>
            </w:r>
            <w:r>
              <w:rPr>
                <w:noProof/>
                <w:webHidden/>
              </w:rPr>
              <w:fldChar w:fldCharType="end"/>
            </w:r>
            <w:r w:rsidRPr="00831DE6">
              <w:rPr>
                <w:rStyle w:val="Hyperlink"/>
                <w:noProof/>
              </w:rPr>
              <w:fldChar w:fldCharType="end"/>
            </w:r>
          </w:ins>
        </w:p>
        <w:p w14:paraId="36B34890" w14:textId="25712909" w:rsidR="008E186F" w:rsidRDefault="008E186F">
          <w:pPr>
            <w:pStyle w:val="Sumrio2"/>
            <w:tabs>
              <w:tab w:val="right" w:leader="dot" w:pos="9066"/>
            </w:tabs>
            <w:rPr>
              <w:ins w:id="55" w:author="Bernardo Sachet Braga" w:date="2026-09-08T18:29:00Z" w16du:dateUtc="2026-09-08T21:29:00Z"/>
              <w:noProof/>
            </w:rPr>
          </w:pPr>
          <w:ins w:id="5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"_Toc239784587"</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3.6 An IT Service Management Literature Review: Challenges, Benefits, Opportunities and Implementation Practices</w:t>
            </w:r>
            <w:r>
              <w:rPr>
                <w:noProof/>
                <w:webHidden/>
              </w:rPr>
              <w:tab/>
            </w:r>
            <w:r>
              <w:rPr>
                <w:noProof/>
                <w:webHidden/>
              </w:rPr>
              <w:fldChar w:fldCharType="begin"/>
            </w:r>
            <w:r>
              <w:rPr>
                <w:noProof/>
                <w:webHidden/>
              </w:rPr>
              <w:instrText xml:space="preserve"> PAGEREF _Toc239784587 \h </w:instrText>
            </w:r>
            <w:r>
              <w:rPr>
                <w:noProof/>
                <w:webHidden/>
              </w:rPr>
            </w:r>
            <w:r>
              <w:rPr>
                <w:noProof/>
                <w:webHidden/>
              </w:rPr>
              <w:fldChar w:fldCharType="separate"/>
            </w:r>
            <w:r>
              <w:rPr>
                <w:noProof/>
                <w:webHidden/>
              </w:rPr>
              <w:t>48</w:t>
            </w:r>
            <w:r>
              <w:rPr>
                <w:noProof/>
                <w:webHidden/>
              </w:rPr>
              <w:fldChar w:fldCharType="end"/>
            </w:r>
            <w:r w:rsidRPr="00831DE6">
              <w:rPr>
                <w:rStyle w:val="Hyperlink"/>
                <w:noProof/>
              </w:rPr>
              <w:fldChar w:fldCharType="end"/>
            </w:r>
          </w:ins>
        </w:p>
        <w:p w14:paraId="16F382E6" w14:textId="117CAC45" w:rsidR="008E186F" w:rsidRDefault="008E186F">
          <w:pPr>
            <w:pStyle w:val="Sumrio2"/>
            <w:tabs>
              <w:tab w:val="right" w:leader="dot" w:pos="9066"/>
            </w:tabs>
            <w:rPr>
              <w:ins w:id="57" w:author="Bernardo Sachet Braga" w:date="2026-09-08T18:29:00Z" w16du:dateUtc="2026-09-08T21:29:00Z"/>
              <w:noProof/>
            </w:rPr>
          </w:pPr>
          <w:ins w:id="5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"_Toc239784588"</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3.7 Gamifying IT Service Management Education for Future IT.</w:t>
            </w:r>
            <w:r>
              <w:rPr>
                <w:noProof/>
                <w:webHidden/>
              </w:rPr>
              <w:tab/>
            </w:r>
            <w:r>
              <w:rPr>
                <w:noProof/>
                <w:webHidden/>
              </w:rPr>
              <w:fldChar w:fldCharType="begin"/>
            </w:r>
            <w:r>
              <w:rPr>
                <w:noProof/>
                <w:webHidden/>
              </w:rPr>
              <w:instrText xml:space="preserve"> PAGEREF _Toc239784588 \h </w:instrText>
            </w:r>
            <w:r>
              <w:rPr>
                <w:noProof/>
                <w:webHidden/>
              </w:rPr>
            </w:r>
            <w:r>
              <w:rPr>
                <w:noProof/>
                <w:webHidden/>
              </w:rPr>
              <w:fldChar w:fldCharType="separate"/>
            </w:r>
            <w:r>
              <w:rPr>
                <w:noProof/>
                <w:webHidden/>
              </w:rPr>
              <w:t>49</w:t>
            </w:r>
            <w:r>
              <w:rPr>
                <w:noProof/>
                <w:webHidden/>
              </w:rPr>
              <w:fldChar w:fldCharType="end"/>
            </w:r>
            <w:r w:rsidRPr="00831DE6">
              <w:rPr>
                <w:rStyle w:val="Hyperlink"/>
                <w:noProof/>
              </w:rPr>
              <w:fldChar w:fldCharType="end"/>
            </w:r>
          </w:ins>
        </w:p>
        <w:p w14:paraId="16F16914" w14:textId="7B7BD5E5" w:rsidR="008E186F" w:rsidRDefault="008E186F">
          <w:pPr>
            <w:pStyle w:val="Sumrio2"/>
            <w:tabs>
              <w:tab w:val="right" w:leader="dot" w:pos="9066"/>
            </w:tabs>
            <w:rPr>
              <w:ins w:id="59" w:author="Bernardo Sachet Braga" w:date="2026-09-08T18:29:00Z" w16du:dateUtc="2026-09-08T21:29:00Z"/>
              <w:noProof/>
            </w:rPr>
          </w:pPr>
          <w:ins w:id="6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"_Toc239784589"</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3.8 Gamification in IT Service Management: A Systematic Mapping Study</w:t>
            </w:r>
            <w:r>
              <w:rPr>
                <w:noProof/>
                <w:webHidden/>
              </w:rPr>
              <w:tab/>
            </w:r>
            <w:r>
              <w:rPr>
                <w:noProof/>
                <w:webHidden/>
              </w:rPr>
              <w:fldChar w:fldCharType="begin"/>
            </w:r>
            <w:r>
              <w:rPr>
                <w:noProof/>
                <w:webHidden/>
              </w:rPr>
              <w:instrText xml:space="preserve"> PAGEREF _Toc239784589 \h </w:instrText>
            </w:r>
            <w:r>
              <w:rPr>
                <w:noProof/>
                <w:webHidden/>
              </w:rPr>
            </w:r>
            <w:r>
              <w:rPr>
                <w:noProof/>
                <w:webHidden/>
              </w:rPr>
              <w:fldChar w:fldCharType="separate"/>
            </w:r>
            <w:r>
              <w:rPr>
                <w:noProof/>
                <w:webHidden/>
              </w:rPr>
              <w:t>50</w:t>
            </w:r>
            <w:r>
              <w:rPr>
                <w:noProof/>
                <w:webHidden/>
              </w:rPr>
              <w:fldChar w:fldCharType="end"/>
            </w:r>
            <w:r w:rsidRPr="00831DE6">
              <w:rPr>
                <w:rStyle w:val="Hyperlink"/>
                <w:noProof/>
              </w:rPr>
              <w:fldChar w:fldCharType="end"/>
            </w:r>
          </w:ins>
        </w:p>
        <w:p w14:paraId="4658EE98" w14:textId="4AF073E8" w:rsidR="008E186F" w:rsidRDefault="008E186F">
          <w:pPr>
            <w:pStyle w:val="Sumrio2"/>
            <w:tabs>
              <w:tab w:val="right" w:leader="dot" w:pos="9066"/>
            </w:tabs>
            <w:rPr>
              <w:ins w:id="61" w:author="Bernardo Sachet Braga" w:date="2026-09-08T18:29:00Z" w16du:dateUtc="2026-09-08T21:29:00Z"/>
              <w:noProof/>
            </w:rPr>
          </w:pPr>
          <w:ins w:id="6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"_Toc239784590"</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3.9 Information Systems Planning for IT Service Management of Higher Education Institution</w:t>
            </w:r>
            <w:r>
              <w:rPr>
                <w:noProof/>
                <w:webHidden/>
              </w:rPr>
              <w:tab/>
            </w:r>
            <w:r>
              <w:rPr>
                <w:noProof/>
                <w:webHidden/>
              </w:rPr>
              <w:fldChar w:fldCharType="begin"/>
            </w:r>
            <w:r>
              <w:rPr>
                <w:noProof/>
                <w:webHidden/>
              </w:rPr>
              <w:instrText xml:space="preserve"> PAGEREF _Toc239784590 \h </w:instrText>
            </w:r>
            <w:r>
              <w:rPr>
                <w:noProof/>
                <w:webHidden/>
              </w:rPr>
            </w:r>
            <w:r>
              <w:rPr>
                <w:noProof/>
                <w:webHidden/>
              </w:rPr>
              <w:fldChar w:fldCharType="separate"/>
            </w:r>
            <w:r>
              <w:rPr>
                <w:noProof/>
                <w:webHidden/>
              </w:rPr>
              <w:t>51</w:t>
            </w:r>
            <w:r>
              <w:rPr>
                <w:noProof/>
                <w:webHidden/>
              </w:rPr>
              <w:fldChar w:fldCharType="end"/>
            </w:r>
            <w:r w:rsidRPr="00831DE6">
              <w:rPr>
                <w:rStyle w:val="Hyperlink"/>
                <w:noProof/>
              </w:rPr>
              <w:fldChar w:fldCharType="end"/>
            </w:r>
          </w:ins>
        </w:p>
        <w:p w14:paraId="5CC61E40" w14:textId="358607CE" w:rsidR="008E186F" w:rsidRDefault="008E186F">
          <w:pPr>
            <w:pStyle w:val="Sumrio2"/>
            <w:tabs>
              <w:tab w:val="right" w:leader="dot" w:pos="9066"/>
            </w:tabs>
            <w:rPr>
              <w:ins w:id="63" w:author="Bernardo Sachet Braga" w:date="2026-09-08T18:29:00Z" w16du:dateUtc="2026-09-08T21:29:00Z"/>
              <w:noProof/>
            </w:rPr>
          </w:pPr>
          <w:ins w:id="6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"_Toc239784591"</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3.10 Exploration of the Gap Between Computer Science Curriculum and Industrial I.T Skills Requirements</w:t>
            </w:r>
            <w:r>
              <w:rPr>
                <w:noProof/>
                <w:webHidden/>
              </w:rPr>
              <w:tab/>
            </w:r>
            <w:r>
              <w:rPr>
                <w:noProof/>
                <w:webHidden/>
              </w:rPr>
              <w:fldChar w:fldCharType="begin"/>
            </w:r>
            <w:r>
              <w:rPr>
                <w:noProof/>
                <w:webHidden/>
              </w:rPr>
              <w:instrText xml:space="preserve"> PAGEREF _Toc239784591 \h </w:instrText>
            </w:r>
            <w:r>
              <w:rPr>
                <w:noProof/>
                <w:webHidden/>
              </w:rPr>
            </w:r>
            <w:r>
              <w:rPr>
                <w:noProof/>
                <w:webHidden/>
              </w:rPr>
              <w:fldChar w:fldCharType="separate"/>
            </w:r>
            <w:r>
              <w:rPr>
                <w:noProof/>
                <w:webHidden/>
              </w:rPr>
              <w:t>52</w:t>
            </w:r>
            <w:r>
              <w:rPr>
                <w:noProof/>
                <w:webHidden/>
              </w:rPr>
              <w:fldChar w:fldCharType="end"/>
            </w:r>
            <w:r w:rsidRPr="00831DE6">
              <w:rPr>
                <w:rStyle w:val="Hyperlink"/>
                <w:noProof/>
              </w:rPr>
              <w:fldChar w:fldCharType="end"/>
            </w:r>
          </w:ins>
        </w:p>
        <w:p w14:paraId="37835FB5" w14:textId="290FBD69" w:rsidR="008E186F" w:rsidRDefault="008E186F">
          <w:pPr>
            <w:pStyle w:val="Sumrio2"/>
            <w:tabs>
              <w:tab w:val="right" w:leader="dot" w:pos="9066"/>
            </w:tabs>
            <w:rPr>
              <w:ins w:id="65" w:author="Bernardo Sachet Braga" w:date="2026-09-08T18:29:00Z" w16du:dateUtc="2026-09-08T21:29:00Z"/>
              <w:noProof/>
            </w:rPr>
          </w:pPr>
          <w:ins w:id="6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"_Toc239784592"</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3.11 IT Skills Gap: A Survey of IT Students' Knowledge in 4 Key Domains</w:t>
            </w:r>
            <w:r>
              <w:rPr>
                <w:noProof/>
                <w:webHidden/>
              </w:rPr>
              <w:tab/>
            </w:r>
            <w:r>
              <w:rPr>
                <w:noProof/>
                <w:webHidden/>
              </w:rPr>
              <w:fldChar w:fldCharType="begin"/>
            </w:r>
            <w:r>
              <w:rPr>
                <w:noProof/>
                <w:webHidden/>
              </w:rPr>
              <w:instrText xml:space="preserve"> PAGEREF _Toc239784592 \h </w:instrText>
            </w:r>
            <w:r>
              <w:rPr>
                <w:noProof/>
                <w:webHidden/>
              </w:rPr>
            </w:r>
            <w:r>
              <w:rPr>
                <w:noProof/>
                <w:webHidden/>
              </w:rPr>
              <w:fldChar w:fldCharType="separate"/>
            </w:r>
            <w:r>
              <w:rPr>
                <w:noProof/>
                <w:webHidden/>
              </w:rPr>
              <w:t>53</w:t>
            </w:r>
            <w:r>
              <w:rPr>
                <w:noProof/>
                <w:webHidden/>
              </w:rPr>
              <w:fldChar w:fldCharType="end"/>
            </w:r>
            <w:r w:rsidRPr="00831DE6">
              <w:rPr>
                <w:rStyle w:val="Hyperlink"/>
                <w:noProof/>
              </w:rPr>
              <w:fldChar w:fldCharType="end"/>
            </w:r>
          </w:ins>
        </w:p>
        <w:p w14:paraId="45FB7028" w14:textId="0EF6797C" w:rsidR="008E186F" w:rsidRDefault="008E186F">
          <w:pPr>
            <w:pStyle w:val="Sumrio2"/>
            <w:tabs>
              <w:tab w:val="right" w:leader="dot" w:pos="9066"/>
            </w:tabs>
            <w:rPr>
              <w:ins w:id="67" w:author="Bernardo Sachet Braga" w:date="2026-09-08T18:29:00Z" w16du:dateUtc="2026-09-08T21:29:00Z"/>
              <w:noProof/>
            </w:rPr>
          </w:pPr>
          <w:ins w:id="6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"_Toc239784593"</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3.12 Atualização do Framework: O Lançamento da ITIL 5</w:t>
            </w:r>
            <w:r>
              <w:rPr>
                <w:noProof/>
                <w:webHidden/>
              </w:rPr>
              <w:tab/>
            </w:r>
            <w:r>
              <w:rPr>
                <w:noProof/>
                <w:webHidden/>
              </w:rPr>
              <w:fldChar w:fldCharType="begin"/>
            </w:r>
            <w:r>
              <w:rPr>
                <w:noProof/>
                <w:webHidden/>
              </w:rPr>
              <w:instrText xml:space="preserve"> PAGEREF _Toc239784593 \h </w:instrText>
            </w:r>
            <w:r>
              <w:rPr>
                <w:noProof/>
                <w:webHidden/>
              </w:rPr>
            </w:r>
            <w:r>
              <w:rPr>
                <w:noProof/>
                <w:webHidden/>
              </w:rPr>
              <w:fldChar w:fldCharType="separate"/>
            </w:r>
            <w:r>
              <w:rPr>
                <w:noProof/>
                <w:webHidden/>
              </w:rPr>
              <w:t>53</w:t>
            </w:r>
            <w:r>
              <w:rPr>
                <w:noProof/>
                <w:webHidden/>
              </w:rPr>
              <w:fldChar w:fldCharType="end"/>
            </w:r>
            <w:r w:rsidRPr="00831DE6">
              <w:rPr>
                <w:rStyle w:val="Hyperlink"/>
                <w:noProof/>
              </w:rPr>
              <w:fldChar w:fldCharType="end"/>
            </w:r>
          </w:ins>
        </w:p>
        <w:p w14:paraId="5A0A7A5B" w14:textId="18C00714" w:rsidR="008E186F" w:rsidRDefault="008E186F">
          <w:pPr>
            <w:pStyle w:val="Sumrio2"/>
            <w:tabs>
              <w:tab w:val="right" w:leader="dot" w:pos="9066"/>
            </w:tabs>
            <w:rPr>
              <w:ins w:id="69" w:author="Bernardo Sachet Braga" w:date="2026-09-08T18:29:00Z" w16du:dateUtc="2026-09-08T21:29:00Z"/>
              <w:noProof/>
            </w:rPr>
          </w:pPr>
          <w:ins w:id="7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"_Toc239784594"</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3.13 ANÁLISE COMPARATIVA</w:t>
            </w:r>
            <w:r>
              <w:rPr>
                <w:noProof/>
                <w:webHidden/>
              </w:rPr>
              <w:tab/>
            </w:r>
            <w:r>
              <w:rPr>
                <w:noProof/>
                <w:webHidden/>
              </w:rPr>
              <w:fldChar w:fldCharType="begin"/>
            </w:r>
            <w:r>
              <w:rPr>
                <w:noProof/>
                <w:webHidden/>
              </w:rPr>
              <w:instrText xml:space="preserve"> PAGEREF _Toc239784594 \h </w:instrText>
            </w:r>
            <w:r>
              <w:rPr>
                <w:noProof/>
                <w:webHidden/>
              </w:rPr>
            </w:r>
            <w:r>
              <w:rPr>
                <w:noProof/>
                <w:webHidden/>
              </w:rPr>
              <w:fldChar w:fldCharType="separate"/>
            </w:r>
            <w:r>
              <w:rPr>
                <w:noProof/>
                <w:webHidden/>
              </w:rPr>
              <w:t>54</w:t>
            </w:r>
            <w:r>
              <w:rPr>
                <w:noProof/>
                <w:webHidden/>
              </w:rPr>
              <w:fldChar w:fldCharType="end"/>
            </w:r>
            <w:r w:rsidRPr="00831DE6">
              <w:rPr>
                <w:rStyle w:val="Hyperlink"/>
                <w:noProof/>
              </w:rPr>
              <w:fldChar w:fldCharType="end"/>
            </w:r>
          </w:ins>
        </w:p>
        <w:p w14:paraId="5F04EE5E" w14:textId="31E02C32" w:rsidR="008E186F" w:rsidRDefault="008E186F">
          <w:pPr>
            <w:pStyle w:val="Sumrio1"/>
            <w:tabs>
              <w:tab w:val="right" w:leader="dot" w:pos="9066"/>
            </w:tabs>
            <w:rPr>
              <w:ins w:id="71" w:author="Bernardo Sachet Braga" w:date="2026-09-08T18:29:00Z" w16du:dateUtc="2026-09-08T21:29:00Z"/>
              <w:noProof/>
            </w:rPr>
          </w:pPr>
          <w:ins w:id="7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"_Toc239784595"</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4 PROJETO</w:t>
            </w:r>
            <w:r>
              <w:rPr>
                <w:noProof/>
                <w:webHidden/>
              </w:rPr>
              <w:tab/>
            </w:r>
            <w:r>
              <w:rPr>
                <w:noProof/>
                <w:webHidden/>
              </w:rPr>
              <w:fldChar w:fldCharType="begin"/>
            </w:r>
            <w:r>
              <w:rPr>
                <w:noProof/>
                <w:webHidden/>
              </w:rPr>
              <w:instrText xml:space="preserve"> PAGEREF _Toc239784595 \h </w:instrText>
            </w:r>
            <w:r>
              <w:rPr>
                <w:noProof/>
                <w:webHidden/>
              </w:rPr>
            </w:r>
            <w:r>
              <w:rPr>
                <w:noProof/>
                <w:webHidden/>
              </w:rPr>
              <w:fldChar w:fldCharType="separate"/>
            </w:r>
            <w:r>
              <w:rPr>
                <w:noProof/>
                <w:webHidden/>
              </w:rPr>
              <w:t>57</w:t>
            </w:r>
            <w:r>
              <w:rPr>
                <w:noProof/>
                <w:webHidden/>
              </w:rPr>
              <w:fldChar w:fldCharType="end"/>
            </w:r>
            <w:r w:rsidRPr="00831DE6">
              <w:rPr>
                <w:rStyle w:val="Hyperlink"/>
                <w:noProof/>
              </w:rPr>
              <w:fldChar w:fldCharType="end"/>
            </w:r>
          </w:ins>
        </w:p>
        <w:p w14:paraId="5B3968E9" w14:textId="729B0C12" w:rsidR="008E186F" w:rsidRDefault="008E186F">
          <w:pPr>
            <w:pStyle w:val="Sumrio2"/>
            <w:tabs>
              <w:tab w:val="right" w:leader="dot" w:pos="9066"/>
            </w:tabs>
            <w:rPr>
              <w:ins w:id="73" w:author="Bernardo Sachet Braga" w:date="2026-09-08T18:29:00Z" w16du:dateUtc="2026-09-08T21:29:00Z"/>
              <w:noProof/>
            </w:rPr>
          </w:pPr>
          <w:ins w:id="7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"_Toc239784596"</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4.1 Visão Geral</w:t>
            </w:r>
            <w:r>
              <w:rPr>
                <w:noProof/>
                <w:webHidden/>
              </w:rPr>
              <w:tab/>
            </w:r>
            <w:r>
              <w:rPr>
                <w:noProof/>
                <w:webHidden/>
              </w:rPr>
              <w:fldChar w:fldCharType="begin"/>
            </w:r>
            <w:r>
              <w:rPr>
                <w:noProof/>
                <w:webHidden/>
              </w:rPr>
              <w:instrText xml:space="preserve"> PAGEREF _Toc239784596 \h </w:instrText>
            </w:r>
            <w:r>
              <w:rPr>
                <w:noProof/>
                <w:webHidden/>
              </w:rPr>
            </w:r>
            <w:r>
              <w:rPr>
                <w:noProof/>
                <w:webHidden/>
              </w:rPr>
              <w:fldChar w:fldCharType="separate"/>
            </w:r>
            <w:r>
              <w:rPr>
                <w:noProof/>
                <w:webHidden/>
              </w:rPr>
              <w:t>57</w:t>
            </w:r>
            <w:r>
              <w:rPr>
                <w:noProof/>
                <w:webHidden/>
              </w:rPr>
              <w:fldChar w:fldCharType="end"/>
            </w:r>
            <w:r w:rsidRPr="00831DE6">
              <w:rPr>
                <w:rStyle w:val="Hyperlink"/>
                <w:noProof/>
              </w:rPr>
              <w:fldChar w:fldCharType="end"/>
            </w:r>
          </w:ins>
        </w:p>
        <w:p w14:paraId="447A878A" w14:textId="27E7DC31" w:rsidR="008E186F" w:rsidRDefault="008E186F">
          <w:pPr>
            <w:pStyle w:val="Sumrio2"/>
            <w:tabs>
              <w:tab w:val="right" w:leader="dot" w:pos="9066"/>
            </w:tabs>
            <w:rPr>
              <w:ins w:id="75" w:author="Bernardo Sachet Braga" w:date="2026-09-08T18:29:00Z" w16du:dateUtc="2026-09-08T21:29:00Z"/>
              <w:noProof/>
            </w:rPr>
          </w:pPr>
          <w:ins w:id="7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"_Toc239784597"</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4.2 Fase de Análise (ADDIE)</w:t>
            </w:r>
            <w:r>
              <w:rPr>
                <w:noProof/>
                <w:webHidden/>
              </w:rPr>
              <w:tab/>
            </w:r>
            <w:r>
              <w:rPr>
                <w:noProof/>
                <w:webHidden/>
              </w:rPr>
              <w:fldChar w:fldCharType="begin"/>
            </w:r>
            <w:r>
              <w:rPr>
                <w:noProof/>
                <w:webHidden/>
              </w:rPr>
              <w:instrText xml:space="preserve"> PAGEREF _Toc239784597 \h </w:instrText>
            </w:r>
            <w:r>
              <w:rPr>
                <w:noProof/>
                <w:webHidden/>
              </w:rPr>
            </w:r>
            <w:r>
              <w:rPr>
                <w:noProof/>
                <w:webHidden/>
              </w:rPr>
              <w:fldChar w:fldCharType="separate"/>
            </w:r>
            <w:r>
              <w:rPr>
                <w:noProof/>
                <w:webHidden/>
              </w:rPr>
              <w:t>58</w:t>
            </w:r>
            <w:r>
              <w:rPr>
                <w:noProof/>
                <w:webHidden/>
              </w:rPr>
              <w:fldChar w:fldCharType="end"/>
            </w:r>
            <w:r w:rsidRPr="00831DE6">
              <w:rPr>
                <w:rStyle w:val="Hyperlink"/>
                <w:noProof/>
              </w:rPr>
              <w:fldChar w:fldCharType="end"/>
            </w:r>
          </w:ins>
        </w:p>
        <w:p w14:paraId="2BAE8B41" w14:textId="12F1BF87" w:rsidR="008E186F" w:rsidRDefault="008E186F">
          <w:pPr>
            <w:pStyle w:val="Sumrio2"/>
            <w:tabs>
              <w:tab w:val="right" w:leader="dot" w:pos="9066"/>
            </w:tabs>
            <w:rPr>
              <w:ins w:id="77" w:author="Bernardo Sachet Braga" w:date="2026-09-08T18:29:00Z" w16du:dateUtc="2026-09-08T21:29:00Z"/>
              <w:noProof/>
            </w:rPr>
          </w:pPr>
          <w:ins w:id="7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"_Toc239784598"</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4.3 Fase de Design (ADDIE)</w:t>
            </w:r>
            <w:r>
              <w:rPr>
                <w:noProof/>
                <w:webHidden/>
              </w:rPr>
              <w:tab/>
            </w:r>
            <w:r>
              <w:rPr>
                <w:noProof/>
                <w:webHidden/>
              </w:rPr>
              <w:fldChar w:fldCharType="begin"/>
            </w:r>
            <w:r>
              <w:rPr>
                <w:noProof/>
                <w:webHidden/>
              </w:rPr>
              <w:instrText xml:space="preserve"> PAGEREF _Toc239784598 \h </w:instrText>
            </w:r>
            <w:r>
              <w:rPr>
                <w:noProof/>
                <w:webHidden/>
              </w:rPr>
            </w:r>
            <w:r>
              <w:rPr>
                <w:noProof/>
                <w:webHidden/>
              </w:rPr>
              <w:fldChar w:fldCharType="separate"/>
            </w:r>
            <w:r>
              <w:rPr>
                <w:noProof/>
                <w:webHidden/>
              </w:rPr>
              <w:t>59</w:t>
            </w:r>
            <w:r>
              <w:rPr>
                <w:noProof/>
                <w:webHidden/>
              </w:rPr>
              <w:fldChar w:fldCharType="end"/>
            </w:r>
            <w:r w:rsidRPr="00831DE6">
              <w:rPr>
                <w:rStyle w:val="Hyperlink"/>
                <w:noProof/>
              </w:rPr>
              <w:fldChar w:fldCharType="end"/>
            </w:r>
          </w:ins>
        </w:p>
        <w:p w14:paraId="62211973" w14:textId="33C1928D" w:rsidR="008E186F" w:rsidRDefault="008E186F">
          <w:pPr>
            <w:pStyle w:val="Sumrio3"/>
            <w:tabs>
              <w:tab w:val="right" w:leader="dot" w:pos="9066"/>
            </w:tabs>
            <w:rPr>
              <w:ins w:id="79" w:author="Bernardo Sachet Braga" w:date="2026-09-08T18:29:00Z" w16du:dateUtc="2026-09-08T21:29:00Z"/>
              <w:noProof/>
            </w:rPr>
          </w:pPr>
          <w:ins w:id="8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"_Toc239784599"</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4.3.1 Conteúdo Programático</w:t>
            </w:r>
            <w:r>
              <w:rPr>
                <w:noProof/>
                <w:webHidden/>
              </w:rPr>
              <w:tab/>
            </w:r>
            <w:r>
              <w:rPr>
                <w:noProof/>
                <w:webHidden/>
              </w:rPr>
              <w:fldChar w:fldCharType="begin"/>
            </w:r>
            <w:r>
              <w:rPr>
                <w:noProof/>
                <w:webHidden/>
              </w:rPr>
              <w:instrText xml:space="preserve"> PAGEREF _Toc239784599 \h </w:instrText>
            </w:r>
            <w:r>
              <w:rPr>
                <w:noProof/>
                <w:webHidden/>
              </w:rPr>
            </w:r>
            <w:r>
              <w:rPr>
                <w:noProof/>
                <w:webHidden/>
              </w:rPr>
              <w:fldChar w:fldCharType="separate"/>
            </w:r>
            <w:r>
              <w:rPr>
                <w:noProof/>
                <w:webHidden/>
              </w:rPr>
              <w:t>59</w:t>
            </w:r>
            <w:r>
              <w:rPr>
                <w:noProof/>
                <w:webHidden/>
              </w:rPr>
              <w:fldChar w:fldCharType="end"/>
            </w:r>
            <w:r w:rsidRPr="00831DE6">
              <w:rPr>
                <w:rStyle w:val="Hyperlink"/>
                <w:noProof/>
              </w:rPr>
              <w:fldChar w:fldCharType="end"/>
            </w:r>
          </w:ins>
        </w:p>
        <w:p w14:paraId="2ADA2CA4" w14:textId="792D427A" w:rsidR="008E186F" w:rsidRDefault="008E186F">
          <w:pPr>
            <w:pStyle w:val="Sumrio3"/>
            <w:tabs>
              <w:tab w:val="right" w:leader="dot" w:pos="9066"/>
            </w:tabs>
            <w:rPr>
              <w:ins w:id="81" w:author="Bernardo Sachet Braga" w:date="2026-09-08T18:29:00Z" w16du:dateUtc="2026-09-08T21:29:00Z"/>
              <w:noProof/>
            </w:rPr>
          </w:pPr>
          <w:ins w:id="8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"_Toc239784600"</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4.3.2 Estratégias de Ensino</w:t>
            </w:r>
            <w:r>
              <w:rPr>
                <w:noProof/>
                <w:webHidden/>
              </w:rPr>
              <w:tab/>
            </w:r>
            <w:r>
              <w:rPr>
                <w:noProof/>
                <w:webHidden/>
              </w:rPr>
              <w:fldChar w:fldCharType="begin"/>
            </w:r>
            <w:r>
              <w:rPr>
                <w:noProof/>
                <w:webHidden/>
              </w:rPr>
              <w:instrText xml:space="preserve"> PAGEREF _Toc239784600 \h </w:instrText>
            </w:r>
            <w:r>
              <w:rPr>
                <w:noProof/>
                <w:webHidden/>
              </w:rPr>
            </w:r>
            <w:r>
              <w:rPr>
                <w:noProof/>
                <w:webHidden/>
              </w:rPr>
              <w:fldChar w:fldCharType="separate"/>
            </w:r>
            <w:r>
              <w:rPr>
                <w:noProof/>
                <w:webHidden/>
              </w:rPr>
              <w:t>60</w:t>
            </w:r>
            <w:r>
              <w:rPr>
                <w:noProof/>
                <w:webHidden/>
              </w:rPr>
              <w:fldChar w:fldCharType="end"/>
            </w:r>
            <w:r w:rsidRPr="00831DE6">
              <w:rPr>
                <w:rStyle w:val="Hyperlink"/>
                <w:noProof/>
              </w:rPr>
              <w:fldChar w:fldCharType="end"/>
            </w:r>
          </w:ins>
        </w:p>
        <w:p w14:paraId="0EEF5D95" w14:textId="6406DC28" w:rsidR="008E186F" w:rsidRDefault="008E186F">
          <w:pPr>
            <w:pStyle w:val="Sumrio3"/>
            <w:tabs>
              <w:tab w:val="right" w:leader="dot" w:pos="9066"/>
            </w:tabs>
            <w:rPr>
              <w:ins w:id="83" w:author="Bernardo Sachet Braga" w:date="2026-09-08T18:29:00Z" w16du:dateUtc="2026-09-08T21:29:00Z"/>
              <w:noProof/>
            </w:rPr>
          </w:pPr>
          <w:ins w:id="8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"_Toc239784601"</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4.3.3 Materiais Necessários</w:t>
            </w:r>
            <w:r>
              <w:rPr>
                <w:noProof/>
                <w:webHidden/>
              </w:rPr>
              <w:tab/>
            </w:r>
            <w:r>
              <w:rPr>
                <w:noProof/>
                <w:webHidden/>
              </w:rPr>
              <w:fldChar w:fldCharType="begin"/>
            </w:r>
            <w:r>
              <w:rPr>
                <w:noProof/>
                <w:webHidden/>
              </w:rPr>
              <w:instrText xml:space="preserve"> PAGEREF _Toc239784601 \h </w:instrText>
            </w:r>
            <w:r>
              <w:rPr>
                <w:noProof/>
                <w:webHidden/>
              </w:rPr>
            </w:r>
            <w:r>
              <w:rPr>
                <w:noProof/>
                <w:webHidden/>
              </w:rPr>
              <w:fldChar w:fldCharType="separate"/>
            </w:r>
            <w:r>
              <w:rPr>
                <w:noProof/>
                <w:webHidden/>
              </w:rPr>
              <w:t>60</w:t>
            </w:r>
            <w:r>
              <w:rPr>
                <w:noProof/>
                <w:webHidden/>
              </w:rPr>
              <w:fldChar w:fldCharType="end"/>
            </w:r>
            <w:r w:rsidRPr="00831DE6">
              <w:rPr>
                <w:rStyle w:val="Hyperlink"/>
                <w:noProof/>
              </w:rPr>
              <w:fldChar w:fldCharType="end"/>
            </w:r>
          </w:ins>
        </w:p>
        <w:p w14:paraId="0FE5D3FB" w14:textId="7B4DDC9F" w:rsidR="008E186F" w:rsidRDefault="008E186F">
          <w:pPr>
            <w:pStyle w:val="Sumrio3"/>
            <w:tabs>
              <w:tab w:val="right" w:leader="dot" w:pos="9066"/>
            </w:tabs>
            <w:rPr>
              <w:ins w:id="85" w:author="Bernardo Sachet Braga" w:date="2026-09-08T18:29:00Z" w16du:dateUtc="2026-09-08T21:29:00Z"/>
              <w:noProof/>
            </w:rPr>
          </w:pPr>
          <w:ins w:id="8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"_Toc239784602"</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4.3.4 Avaliação da Aprendizagem</w:t>
            </w:r>
            <w:r>
              <w:rPr>
                <w:noProof/>
                <w:webHidden/>
              </w:rPr>
              <w:tab/>
            </w:r>
            <w:r>
              <w:rPr>
                <w:noProof/>
                <w:webHidden/>
              </w:rPr>
              <w:fldChar w:fldCharType="begin"/>
            </w:r>
            <w:r>
              <w:rPr>
                <w:noProof/>
                <w:webHidden/>
              </w:rPr>
              <w:instrText xml:space="preserve"> PAGEREF _Toc239784602 \h </w:instrText>
            </w:r>
            <w:r>
              <w:rPr>
                <w:noProof/>
                <w:webHidden/>
              </w:rPr>
            </w:r>
            <w:r>
              <w:rPr>
                <w:noProof/>
                <w:webHidden/>
              </w:rPr>
              <w:fldChar w:fldCharType="separate"/>
            </w:r>
            <w:r>
              <w:rPr>
                <w:noProof/>
                <w:webHidden/>
              </w:rPr>
              <w:t>61</w:t>
            </w:r>
            <w:r>
              <w:rPr>
                <w:noProof/>
                <w:webHidden/>
              </w:rPr>
              <w:fldChar w:fldCharType="end"/>
            </w:r>
            <w:r w:rsidRPr="00831DE6">
              <w:rPr>
                <w:rStyle w:val="Hyperlink"/>
                <w:noProof/>
              </w:rPr>
              <w:fldChar w:fldCharType="end"/>
            </w:r>
          </w:ins>
        </w:p>
        <w:p w14:paraId="7F01F628" w14:textId="5AD4A21E" w:rsidR="008E186F" w:rsidRDefault="008E186F">
          <w:pPr>
            <w:pStyle w:val="Sumrio3"/>
            <w:tabs>
              <w:tab w:val="right" w:leader="dot" w:pos="9066"/>
            </w:tabs>
            <w:rPr>
              <w:ins w:id="87" w:author="Bernardo Sachet Braga" w:date="2026-09-08T18:29:00Z" w16du:dateUtc="2026-09-08T21:29:00Z"/>
              <w:noProof/>
            </w:rPr>
          </w:pPr>
          <w:ins w:id="8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"_Toc239784603"</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4.3.5 Ferramentas de ITSM de Apoio</w:t>
            </w:r>
            <w:r>
              <w:rPr>
                <w:noProof/>
                <w:webHidden/>
              </w:rPr>
              <w:tab/>
            </w:r>
            <w:r>
              <w:rPr>
                <w:noProof/>
                <w:webHidden/>
              </w:rPr>
              <w:fldChar w:fldCharType="begin"/>
            </w:r>
            <w:r>
              <w:rPr>
                <w:noProof/>
                <w:webHidden/>
              </w:rPr>
              <w:instrText xml:space="preserve"> PAGEREF _Toc239784603 \h </w:instrText>
            </w:r>
            <w:r>
              <w:rPr>
                <w:noProof/>
                <w:webHidden/>
              </w:rPr>
            </w:r>
            <w:r>
              <w:rPr>
                <w:noProof/>
                <w:webHidden/>
              </w:rPr>
              <w:fldChar w:fldCharType="separate"/>
            </w:r>
            <w:r>
              <w:rPr>
                <w:noProof/>
                <w:webHidden/>
              </w:rPr>
              <w:t>62</w:t>
            </w:r>
            <w:r>
              <w:rPr>
                <w:noProof/>
                <w:webHidden/>
              </w:rPr>
              <w:fldChar w:fldCharType="end"/>
            </w:r>
            <w:r w:rsidRPr="00831DE6">
              <w:rPr>
                <w:rStyle w:val="Hyperlink"/>
                <w:noProof/>
              </w:rPr>
              <w:fldChar w:fldCharType="end"/>
            </w:r>
          </w:ins>
        </w:p>
        <w:p w14:paraId="094D62A8" w14:textId="32745BE5" w:rsidR="008E186F" w:rsidRDefault="008E186F">
          <w:pPr>
            <w:pStyle w:val="Sumrio4"/>
            <w:tabs>
              <w:tab w:val="right" w:leader="dot" w:pos="9066"/>
            </w:tabs>
            <w:rPr>
              <w:ins w:id="89" w:author="Bernardo Sachet Braga" w:date="2026-09-08T18:29:00Z" w16du:dateUtc="2026-09-08T21:29:00Z"/>
              <w:noProof/>
            </w:rPr>
          </w:pPr>
          <w:ins w:id="9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"_Toc239784604"</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4.3.5.1 Ferramentas mais populares nos trabalhos correlatos</w:t>
            </w:r>
            <w:r>
              <w:rPr>
                <w:noProof/>
                <w:webHidden/>
              </w:rPr>
              <w:tab/>
            </w:r>
            <w:r>
              <w:rPr>
                <w:noProof/>
                <w:webHidden/>
              </w:rPr>
              <w:fldChar w:fldCharType="begin"/>
            </w:r>
            <w:r>
              <w:rPr>
                <w:noProof/>
                <w:webHidden/>
              </w:rPr>
              <w:instrText xml:space="preserve"> PAGEREF _Toc239784604 \h </w:instrText>
            </w:r>
            <w:r>
              <w:rPr>
                <w:noProof/>
                <w:webHidden/>
              </w:rPr>
            </w:r>
            <w:r>
              <w:rPr>
                <w:noProof/>
                <w:webHidden/>
              </w:rPr>
              <w:fldChar w:fldCharType="separate"/>
            </w:r>
            <w:r>
              <w:rPr>
                <w:noProof/>
                <w:webHidden/>
              </w:rPr>
              <w:t>62</w:t>
            </w:r>
            <w:r>
              <w:rPr>
                <w:noProof/>
                <w:webHidden/>
              </w:rPr>
              <w:fldChar w:fldCharType="end"/>
            </w:r>
            <w:r w:rsidRPr="00831DE6">
              <w:rPr>
                <w:rStyle w:val="Hyperlink"/>
                <w:noProof/>
              </w:rPr>
              <w:fldChar w:fldCharType="end"/>
            </w:r>
          </w:ins>
        </w:p>
        <w:p w14:paraId="78CE7FE6" w14:textId="65A7105E" w:rsidR="008E186F" w:rsidRDefault="008E186F">
          <w:pPr>
            <w:pStyle w:val="Sumrio4"/>
            <w:tabs>
              <w:tab w:val="right" w:leader="dot" w:pos="9066"/>
            </w:tabs>
            <w:rPr>
              <w:ins w:id="91" w:author="Bernardo Sachet Braga" w:date="2026-09-08T18:29:00Z" w16du:dateUtc="2026-09-08T21:29:00Z"/>
              <w:noProof/>
            </w:rPr>
          </w:pPr>
          <w:ins w:id="9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"_Toc239784605"</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4.3.5.2 Critérios de Seleção das Ferramentas</w:t>
            </w:r>
            <w:r>
              <w:rPr>
                <w:noProof/>
                <w:webHidden/>
              </w:rPr>
              <w:tab/>
            </w:r>
            <w:r>
              <w:rPr>
                <w:noProof/>
                <w:webHidden/>
              </w:rPr>
              <w:fldChar w:fldCharType="begin"/>
            </w:r>
            <w:r>
              <w:rPr>
                <w:noProof/>
                <w:webHidden/>
              </w:rPr>
              <w:instrText xml:space="preserve"> PAGEREF _Toc239784605 \h </w:instrText>
            </w:r>
            <w:r>
              <w:rPr>
                <w:noProof/>
                <w:webHidden/>
              </w:rPr>
            </w:r>
            <w:r>
              <w:rPr>
                <w:noProof/>
                <w:webHidden/>
              </w:rPr>
              <w:fldChar w:fldCharType="separate"/>
            </w:r>
            <w:r>
              <w:rPr>
                <w:noProof/>
                <w:webHidden/>
              </w:rPr>
              <w:t>62</w:t>
            </w:r>
            <w:r>
              <w:rPr>
                <w:noProof/>
                <w:webHidden/>
              </w:rPr>
              <w:fldChar w:fldCharType="end"/>
            </w:r>
            <w:r w:rsidRPr="00831DE6">
              <w:rPr>
                <w:rStyle w:val="Hyperlink"/>
                <w:noProof/>
              </w:rPr>
              <w:fldChar w:fldCharType="end"/>
            </w:r>
          </w:ins>
        </w:p>
        <w:p w14:paraId="250D9597" w14:textId="0F39A77E" w:rsidR="008E186F" w:rsidRDefault="008E186F">
          <w:pPr>
            <w:pStyle w:val="Sumrio4"/>
            <w:tabs>
              <w:tab w:val="right" w:leader="dot" w:pos="9066"/>
            </w:tabs>
            <w:rPr>
              <w:ins w:id="93" w:author="Bernardo Sachet Braga" w:date="2026-09-08T18:29:00Z" w16du:dateUtc="2026-09-08T21:29:00Z"/>
              <w:noProof/>
            </w:rPr>
          </w:pPr>
          <w:ins w:id="9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"_Toc239784606"</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4.3.5.3 Requisitos Funcionais Esperados</w:t>
            </w:r>
            <w:r>
              <w:rPr>
                <w:noProof/>
                <w:webHidden/>
              </w:rPr>
              <w:tab/>
            </w:r>
            <w:r>
              <w:rPr>
                <w:noProof/>
                <w:webHidden/>
              </w:rPr>
              <w:fldChar w:fldCharType="begin"/>
            </w:r>
            <w:r>
              <w:rPr>
                <w:noProof/>
                <w:webHidden/>
              </w:rPr>
              <w:instrText xml:space="preserve"> PAGEREF _Toc239784606 \h </w:instrText>
            </w:r>
            <w:r>
              <w:rPr>
                <w:noProof/>
                <w:webHidden/>
              </w:rPr>
            </w:r>
            <w:r>
              <w:rPr>
                <w:noProof/>
                <w:webHidden/>
              </w:rPr>
              <w:fldChar w:fldCharType="separate"/>
            </w:r>
            <w:r>
              <w:rPr>
                <w:noProof/>
                <w:webHidden/>
              </w:rPr>
              <w:t>63</w:t>
            </w:r>
            <w:r>
              <w:rPr>
                <w:noProof/>
                <w:webHidden/>
              </w:rPr>
              <w:fldChar w:fldCharType="end"/>
            </w:r>
            <w:r w:rsidRPr="00831DE6">
              <w:rPr>
                <w:rStyle w:val="Hyperlink"/>
                <w:noProof/>
              </w:rPr>
              <w:fldChar w:fldCharType="end"/>
            </w:r>
          </w:ins>
        </w:p>
        <w:p w14:paraId="15307F3A" w14:textId="448A19EC" w:rsidR="008E186F" w:rsidRDefault="008E186F">
          <w:pPr>
            <w:pStyle w:val="Sumrio4"/>
            <w:tabs>
              <w:tab w:val="right" w:leader="dot" w:pos="9066"/>
            </w:tabs>
            <w:rPr>
              <w:ins w:id="95" w:author="Bernardo Sachet Braga" w:date="2026-09-08T18:29:00Z" w16du:dateUtc="2026-09-08T21:29:00Z"/>
              <w:noProof/>
            </w:rPr>
          </w:pPr>
          <w:ins w:id="9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"_Toc239784607"</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4.3.5.4 Avaliação Preliminar das Ferramentas</w:t>
            </w:r>
            <w:r>
              <w:rPr>
                <w:noProof/>
                <w:webHidden/>
              </w:rPr>
              <w:tab/>
            </w:r>
            <w:r>
              <w:rPr>
                <w:noProof/>
                <w:webHidden/>
              </w:rPr>
              <w:fldChar w:fldCharType="begin"/>
            </w:r>
            <w:r>
              <w:rPr>
                <w:noProof/>
                <w:webHidden/>
              </w:rPr>
              <w:instrText xml:space="preserve"> PAGEREF _Toc239784607 \h </w:instrText>
            </w:r>
            <w:r>
              <w:rPr>
                <w:noProof/>
                <w:webHidden/>
              </w:rPr>
            </w:r>
            <w:r>
              <w:rPr>
                <w:noProof/>
                <w:webHidden/>
              </w:rPr>
              <w:fldChar w:fldCharType="separate"/>
            </w:r>
            <w:r>
              <w:rPr>
                <w:noProof/>
                <w:webHidden/>
              </w:rPr>
              <w:t>65</w:t>
            </w:r>
            <w:r>
              <w:rPr>
                <w:noProof/>
                <w:webHidden/>
              </w:rPr>
              <w:fldChar w:fldCharType="end"/>
            </w:r>
            <w:r w:rsidRPr="00831DE6">
              <w:rPr>
                <w:rStyle w:val="Hyperlink"/>
                <w:noProof/>
              </w:rPr>
              <w:fldChar w:fldCharType="end"/>
            </w:r>
          </w:ins>
        </w:p>
        <w:p w14:paraId="008D7E7C" w14:textId="0CFBD460" w:rsidR="008E186F" w:rsidRDefault="008E186F">
          <w:pPr>
            <w:pStyle w:val="Sumrio4"/>
            <w:tabs>
              <w:tab w:val="right" w:leader="dot" w:pos="9066"/>
            </w:tabs>
            <w:rPr>
              <w:ins w:id="97" w:author="Bernardo Sachet Braga" w:date="2026-09-08T18:29:00Z" w16du:dateUtc="2026-09-08T21:29:00Z"/>
              <w:noProof/>
            </w:rPr>
          </w:pPr>
          <w:ins w:id="9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"_Toc239784608"</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4.3.5.5 Exemplo Prático de Preenchimento Estratégico</w:t>
            </w:r>
            <w:r>
              <w:rPr>
                <w:noProof/>
                <w:webHidden/>
              </w:rPr>
              <w:tab/>
            </w:r>
            <w:r>
              <w:rPr>
                <w:noProof/>
                <w:webHidden/>
              </w:rPr>
              <w:fldChar w:fldCharType="begin"/>
            </w:r>
            <w:r>
              <w:rPr>
                <w:noProof/>
                <w:webHidden/>
              </w:rPr>
              <w:instrText xml:space="preserve"> PAGEREF _Toc239784608 \h </w:instrText>
            </w:r>
            <w:r>
              <w:rPr>
                <w:noProof/>
                <w:webHidden/>
              </w:rPr>
            </w:r>
            <w:r>
              <w:rPr>
                <w:noProof/>
                <w:webHidden/>
              </w:rPr>
              <w:fldChar w:fldCharType="separate"/>
            </w:r>
            <w:r>
              <w:rPr>
                <w:noProof/>
                <w:webHidden/>
              </w:rPr>
              <w:t>68</w:t>
            </w:r>
            <w:r>
              <w:rPr>
                <w:noProof/>
                <w:webHidden/>
              </w:rPr>
              <w:fldChar w:fldCharType="end"/>
            </w:r>
            <w:r w:rsidRPr="00831DE6">
              <w:rPr>
                <w:rStyle w:val="Hyperlink"/>
                <w:noProof/>
              </w:rPr>
              <w:fldChar w:fldCharType="end"/>
            </w:r>
          </w:ins>
        </w:p>
        <w:p w14:paraId="4F3A072E" w14:textId="425BCCE7" w:rsidR="008E186F" w:rsidRDefault="008E186F">
          <w:pPr>
            <w:pStyle w:val="Sumrio2"/>
            <w:tabs>
              <w:tab w:val="right" w:leader="dot" w:pos="9066"/>
            </w:tabs>
            <w:rPr>
              <w:ins w:id="99" w:author="Bernardo Sachet Braga" w:date="2026-09-08T18:29:00Z" w16du:dateUtc="2026-09-08T21:29:00Z"/>
              <w:noProof/>
            </w:rPr>
          </w:pPr>
          <w:ins w:id="10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"_Toc239784609"</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 Projeto da Ferramenta Educacional</w:t>
            </w:r>
            <w:r>
              <w:rPr>
                <w:noProof/>
                <w:webHidden/>
              </w:rPr>
              <w:tab/>
            </w:r>
            <w:r>
              <w:rPr>
                <w:noProof/>
                <w:webHidden/>
              </w:rPr>
              <w:fldChar w:fldCharType="begin"/>
            </w:r>
            <w:r>
              <w:rPr>
                <w:noProof/>
                <w:webHidden/>
              </w:rPr>
              <w:instrText xml:space="preserve"> PAGEREF _Toc239784609 \h </w:instrText>
            </w:r>
            <w:r>
              <w:rPr>
                <w:noProof/>
                <w:webHidden/>
              </w:rPr>
            </w:r>
            <w:r>
              <w:rPr>
                <w:noProof/>
                <w:webHidden/>
              </w:rPr>
              <w:fldChar w:fldCharType="separate"/>
            </w:r>
            <w:r>
              <w:rPr>
                <w:noProof/>
                <w:webHidden/>
              </w:rPr>
              <w:t>70</w:t>
            </w:r>
            <w:r>
              <w:rPr>
                <w:noProof/>
                <w:webHidden/>
              </w:rPr>
              <w:fldChar w:fldCharType="end"/>
            </w:r>
            <w:r w:rsidRPr="00831DE6">
              <w:rPr>
                <w:rStyle w:val="Hyperlink"/>
                <w:noProof/>
              </w:rPr>
              <w:fldChar w:fldCharType="end"/>
            </w:r>
          </w:ins>
        </w:p>
        <w:p w14:paraId="00324908" w14:textId="1C130BFE" w:rsidR="008E186F" w:rsidRDefault="008E186F">
          <w:pPr>
            <w:pStyle w:val="Sumrio3"/>
            <w:tabs>
              <w:tab w:val="right" w:leader="dot" w:pos="9066"/>
            </w:tabs>
            <w:rPr>
              <w:ins w:id="101" w:author="Bernardo Sachet Braga" w:date="2026-09-08T18:29:00Z" w16du:dateUtc="2026-09-08T21:29:00Z"/>
              <w:noProof/>
            </w:rPr>
          </w:pPr>
          <w:ins w:id="10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"_Toc239784610"</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4.4.1 Visão Geral da Ferramenta</w:t>
            </w:r>
            <w:r>
              <w:rPr>
                <w:noProof/>
                <w:webHidden/>
              </w:rPr>
              <w:tab/>
            </w:r>
            <w:r>
              <w:rPr>
                <w:noProof/>
                <w:webHidden/>
              </w:rPr>
              <w:fldChar w:fldCharType="begin"/>
            </w:r>
            <w:r>
              <w:rPr>
                <w:noProof/>
                <w:webHidden/>
              </w:rPr>
              <w:instrText xml:space="preserve"> PAGEREF _Toc239784610 \h </w:instrText>
            </w:r>
            <w:r>
              <w:rPr>
                <w:noProof/>
                <w:webHidden/>
              </w:rPr>
            </w:r>
            <w:r>
              <w:rPr>
                <w:noProof/>
                <w:webHidden/>
              </w:rPr>
              <w:fldChar w:fldCharType="separate"/>
            </w:r>
            <w:r>
              <w:rPr>
                <w:noProof/>
                <w:webHidden/>
              </w:rPr>
              <w:t>71</w:t>
            </w:r>
            <w:r>
              <w:rPr>
                <w:noProof/>
                <w:webHidden/>
              </w:rPr>
              <w:fldChar w:fldCharType="end"/>
            </w:r>
            <w:r w:rsidRPr="00831DE6">
              <w:rPr>
                <w:rStyle w:val="Hyperlink"/>
                <w:noProof/>
              </w:rPr>
              <w:fldChar w:fldCharType="end"/>
            </w:r>
          </w:ins>
        </w:p>
        <w:p w14:paraId="24286444" w14:textId="573FB329" w:rsidR="008E186F" w:rsidRDefault="008E186F">
          <w:pPr>
            <w:pStyle w:val="Sumrio3"/>
            <w:tabs>
              <w:tab w:val="right" w:leader="dot" w:pos="9066"/>
            </w:tabs>
            <w:rPr>
              <w:ins w:id="103" w:author="Bernardo Sachet Braga" w:date="2026-09-08T18:29:00Z" w16du:dateUtc="2026-09-08T21:29:00Z"/>
              <w:noProof/>
            </w:rPr>
          </w:pPr>
          <w:ins w:id="10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"_Toc239784611"</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4.4.2 Requisitos Funcionais Complementares</w:t>
            </w:r>
            <w:r>
              <w:rPr>
                <w:noProof/>
                <w:webHidden/>
              </w:rPr>
              <w:tab/>
            </w:r>
            <w:r>
              <w:rPr>
                <w:noProof/>
                <w:webHidden/>
              </w:rPr>
              <w:fldChar w:fldCharType="begin"/>
            </w:r>
            <w:r>
              <w:rPr>
                <w:noProof/>
                <w:webHidden/>
              </w:rPr>
              <w:instrText xml:space="preserve"> PAGEREF _Toc239784611 \h </w:instrText>
            </w:r>
            <w:r>
              <w:rPr>
                <w:noProof/>
                <w:webHidden/>
              </w:rPr>
            </w:r>
            <w:r>
              <w:rPr>
                <w:noProof/>
                <w:webHidden/>
              </w:rPr>
              <w:fldChar w:fldCharType="separate"/>
            </w:r>
            <w:r>
              <w:rPr>
                <w:noProof/>
                <w:webHidden/>
              </w:rPr>
              <w:t>72</w:t>
            </w:r>
            <w:r>
              <w:rPr>
                <w:noProof/>
                <w:webHidden/>
              </w:rPr>
              <w:fldChar w:fldCharType="end"/>
            </w:r>
            <w:r w:rsidRPr="00831DE6">
              <w:rPr>
                <w:rStyle w:val="Hyperlink"/>
                <w:noProof/>
              </w:rPr>
              <w:fldChar w:fldCharType="end"/>
            </w:r>
          </w:ins>
        </w:p>
        <w:p w14:paraId="3C9B4C90" w14:textId="571358CC" w:rsidR="008E186F" w:rsidRDefault="008E186F">
          <w:pPr>
            <w:pStyle w:val="Sumrio3"/>
            <w:tabs>
              <w:tab w:val="right" w:leader="dot" w:pos="9066"/>
            </w:tabs>
            <w:rPr>
              <w:ins w:id="105" w:author="Bernardo Sachet Braga" w:date="2026-09-08T18:29:00Z" w16du:dateUtc="2026-09-08T21:29:00Z"/>
              <w:noProof/>
            </w:rPr>
          </w:pPr>
          <w:ins w:id="10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"_Toc239784612"</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4.4.3 Requisitos Não Funcionais</w:t>
            </w:r>
            <w:r>
              <w:rPr>
                <w:noProof/>
                <w:webHidden/>
              </w:rPr>
              <w:tab/>
            </w:r>
            <w:r>
              <w:rPr>
                <w:noProof/>
                <w:webHidden/>
              </w:rPr>
              <w:fldChar w:fldCharType="begin"/>
            </w:r>
            <w:r>
              <w:rPr>
                <w:noProof/>
                <w:webHidden/>
              </w:rPr>
              <w:instrText xml:space="preserve"> PAGEREF _Toc239784612 \h </w:instrText>
            </w:r>
            <w:r>
              <w:rPr>
                <w:noProof/>
                <w:webHidden/>
              </w:rPr>
            </w:r>
            <w:r>
              <w:rPr>
                <w:noProof/>
                <w:webHidden/>
              </w:rPr>
              <w:fldChar w:fldCharType="separate"/>
            </w:r>
            <w:r>
              <w:rPr>
                <w:noProof/>
                <w:webHidden/>
              </w:rPr>
              <w:t>73</w:t>
            </w:r>
            <w:r>
              <w:rPr>
                <w:noProof/>
                <w:webHidden/>
              </w:rPr>
              <w:fldChar w:fldCharType="end"/>
            </w:r>
            <w:r w:rsidRPr="00831DE6">
              <w:rPr>
                <w:rStyle w:val="Hyperlink"/>
                <w:noProof/>
              </w:rPr>
              <w:fldChar w:fldCharType="end"/>
            </w:r>
          </w:ins>
        </w:p>
        <w:p w14:paraId="2CD4F998" w14:textId="3AE168DD" w:rsidR="008E186F" w:rsidRDefault="008E186F">
          <w:pPr>
            <w:pStyle w:val="Sumrio3"/>
            <w:tabs>
              <w:tab w:val="right" w:leader="dot" w:pos="9066"/>
            </w:tabs>
            <w:rPr>
              <w:ins w:id="107" w:author="Bernardo Sachet Braga" w:date="2026-09-08T18:29:00Z" w16du:dateUtc="2026-09-08T21:29:00Z"/>
              <w:noProof/>
            </w:rPr>
          </w:pPr>
          <w:ins w:id="10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"_Toc239784613"</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4.4.4 Regras de Negócio</w:t>
            </w:r>
            <w:r>
              <w:rPr>
                <w:noProof/>
                <w:webHidden/>
              </w:rPr>
              <w:tab/>
            </w:r>
            <w:r>
              <w:rPr>
                <w:noProof/>
                <w:webHidden/>
              </w:rPr>
              <w:fldChar w:fldCharType="begin"/>
            </w:r>
            <w:r>
              <w:rPr>
                <w:noProof/>
                <w:webHidden/>
              </w:rPr>
              <w:instrText xml:space="preserve"> PAGEREF _Toc239784613 \h </w:instrText>
            </w:r>
            <w:r>
              <w:rPr>
                <w:noProof/>
                <w:webHidden/>
              </w:rPr>
            </w:r>
            <w:r>
              <w:rPr>
                <w:noProof/>
                <w:webHidden/>
              </w:rPr>
              <w:fldChar w:fldCharType="separate"/>
            </w:r>
            <w:r>
              <w:rPr>
                <w:noProof/>
                <w:webHidden/>
              </w:rPr>
              <w:t>75</w:t>
            </w:r>
            <w:r>
              <w:rPr>
                <w:noProof/>
                <w:webHidden/>
              </w:rPr>
              <w:fldChar w:fldCharType="end"/>
            </w:r>
            <w:r w:rsidRPr="00831DE6">
              <w:rPr>
                <w:rStyle w:val="Hyperlink"/>
                <w:noProof/>
              </w:rPr>
              <w:fldChar w:fldCharType="end"/>
            </w:r>
          </w:ins>
        </w:p>
        <w:p w14:paraId="0178086D" w14:textId="0818772A" w:rsidR="008E186F" w:rsidRDefault="008E186F">
          <w:pPr>
            <w:pStyle w:val="Sumrio3"/>
            <w:tabs>
              <w:tab w:val="right" w:leader="dot" w:pos="9066"/>
            </w:tabs>
            <w:rPr>
              <w:ins w:id="109" w:author="Bernardo Sachet Braga" w:date="2026-09-08T18:29:00Z" w16du:dateUtc="2026-09-08T21:29:00Z"/>
              <w:noProof/>
            </w:rPr>
          </w:pPr>
          <w:ins w:id="11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"_Toc239784614"</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4.4.5 Diagrama de Casos de Uso</w:t>
            </w:r>
            <w:r>
              <w:rPr>
                <w:noProof/>
                <w:webHidden/>
              </w:rPr>
              <w:tab/>
            </w:r>
            <w:r>
              <w:rPr>
                <w:noProof/>
                <w:webHidden/>
              </w:rPr>
              <w:fldChar w:fldCharType="begin"/>
            </w:r>
            <w:r>
              <w:rPr>
                <w:noProof/>
                <w:webHidden/>
              </w:rPr>
              <w:instrText xml:space="preserve"> PAGEREF _Toc239784614 \h </w:instrText>
            </w:r>
            <w:r>
              <w:rPr>
                <w:noProof/>
                <w:webHidden/>
              </w:rPr>
            </w:r>
            <w:r>
              <w:rPr>
                <w:noProof/>
                <w:webHidden/>
              </w:rPr>
              <w:fldChar w:fldCharType="separate"/>
            </w:r>
            <w:r>
              <w:rPr>
                <w:noProof/>
                <w:webHidden/>
              </w:rPr>
              <w:t>76</w:t>
            </w:r>
            <w:r>
              <w:rPr>
                <w:noProof/>
                <w:webHidden/>
              </w:rPr>
              <w:fldChar w:fldCharType="end"/>
            </w:r>
            <w:r w:rsidRPr="00831DE6">
              <w:rPr>
                <w:rStyle w:val="Hyperlink"/>
                <w:noProof/>
              </w:rPr>
              <w:fldChar w:fldCharType="end"/>
            </w:r>
          </w:ins>
        </w:p>
        <w:p w14:paraId="74E7E6A8" w14:textId="79911369" w:rsidR="008E186F" w:rsidRDefault="008E186F">
          <w:pPr>
            <w:pStyle w:val="Sumrio3"/>
            <w:tabs>
              <w:tab w:val="right" w:leader="dot" w:pos="9066"/>
            </w:tabs>
            <w:rPr>
              <w:ins w:id="111" w:author="Bernardo Sachet Braga" w:date="2026-09-08T18:29:00Z" w16du:dateUtc="2026-09-08T21:29:00Z"/>
              <w:noProof/>
            </w:rPr>
          </w:pPr>
          <w:ins w:id="11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"_Toc239784615"</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4.4.6 Descrição dos Casos de Uso</w:t>
            </w:r>
            <w:r>
              <w:rPr>
                <w:noProof/>
                <w:webHidden/>
              </w:rPr>
              <w:tab/>
            </w:r>
            <w:r>
              <w:rPr>
                <w:noProof/>
                <w:webHidden/>
              </w:rPr>
              <w:fldChar w:fldCharType="begin"/>
            </w:r>
            <w:r>
              <w:rPr>
                <w:noProof/>
                <w:webHidden/>
              </w:rPr>
              <w:instrText xml:space="preserve"> PAGEREF _Toc239784615 \h </w:instrText>
            </w:r>
            <w:r>
              <w:rPr>
                <w:noProof/>
                <w:webHidden/>
              </w:rPr>
            </w:r>
            <w:r>
              <w:rPr>
                <w:noProof/>
                <w:webHidden/>
              </w:rPr>
              <w:fldChar w:fldCharType="separate"/>
            </w:r>
            <w:r>
              <w:rPr>
                <w:noProof/>
                <w:webHidden/>
              </w:rPr>
              <w:t>78</w:t>
            </w:r>
            <w:r>
              <w:rPr>
                <w:noProof/>
                <w:webHidden/>
              </w:rPr>
              <w:fldChar w:fldCharType="end"/>
            </w:r>
            <w:r w:rsidRPr="00831DE6">
              <w:rPr>
                <w:rStyle w:val="Hyperlink"/>
                <w:noProof/>
              </w:rPr>
              <w:fldChar w:fldCharType="end"/>
            </w:r>
          </w:ins>
        </w:p>
        <w:p w14:paraId="7F88A98C" w14:textId="7219ADD2" w:rsidR="008E186F" w:rsidRDefault="008E186F">
          <w:pPr>
            <w:pStyle w:val="Sumrio3"/>
            <w:tabs>
              <w:tab w:val="right" w:leader="dot" w:pos="9066"/>
            </w:tabs>
            <w:rPr>
              <w:ins w:id="113" w:author="Bernardo Sachet Braga" w:date="2026-09-08T18:29:00Z" w16du:dateUtc="2026-09-08T21:29:00Z"/>
              <w:noProof/>
            </w:rPr>
          </w:pPr>
          <w:ins w:id="11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"_Toc239784616"</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4.4.7 Diagrama de Atividade do Ciclo Contínuo da Estratégia</w:t>
            </w:r>
            <w:r>
              <w:rPr>
                <w:noProof/>
                <w:webHidden/>
              </w:rPr>
              <w:tab/>
            </w:r>
            <w:r>
              <w:rPr>
                <w:noProof/>
                <w:webHidden/>
              </w:rPr>
              <w:fldChar w:fldCharType="begin"/>
            </w:r>
            <w:r>
              <w:rPr>
                <w:noProof/>
                <w:webHidden/>
              </w:rPr>
              <w:instrText xml:space="preserve"> PAGEREF _Toc239784616 \h </w:instrText>
            </w:r>
            <w:r>
              <w:rPr>
                <w:noProof/>
                <w:webHidden/>
              </w:rPr>
            </w:r>
            <w:r>
              <w:rPr>
                <w:noProof/>
                <w:webHidden/>
              </w:rPr>
              <w:fldChar w:fldCharType="separate"/>
            </w:r>
            <w:r>
              <w:rPr>
                <w:noProof/>
                <w:webHidden/>
              </w:rPr>
              <w:t>85</w:t>
            </w:r>
            <w:r>
              <w:rPr>
                <w:noProof/>
                <w:webHidden/>
              </w:rPr>
              <w:fldChar w:fldCharType="end"/>
            </w:r>
            <w:r w:rsidRPr="00831DE6">
              <w:rPr>
                <w:rStyle w:val="Hyperlink"/>
                <w:noProof/>
              </w:rPr>
              <w:fldChar w:fldCharType="end"/>
            </w:r>
          </w:ins>
        </w:p>
        <w:p w14:paraId="38DD689B" w14:textId="2E9DA71D" w:rsidR="008E186F" w:rsidRDefault="008E186F">
          <w:pPr>
            <w:pStyle w:val="Sumrio3"/>
            <w:tabs>
              <w:tab w:val="right" w:leader="dot" w:pos="9066"/>
            </w:tabs>
            <w:rPr>
              <w:ins w:id="115" w:author="Bernardo Sachet Braga" w:date="2026-09-08T18:29:00Z" w16du:dateUtc="2026-09-08T21:29:00Z"/>
              <w:noProof/>
            </w:rPr>
          </w:pPr>
          <w:ins w:id="11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"_Toc239784617"</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4.4.8 Diagrama de Classes</w:t>
            </w:r>
            <w:r>
              <w:rPr>
                <w:noProof/>
                <w:webHidden/>
              </w:rPr>
              <w:tab/>
            </w:r>
            <w:r>
              <w:rPr>
                <w:noProof/>
                <w:webHidden/>
              </w:rPr>
              <w:fldChar w:fldCharType="begin"/>
            </w:r>
            <w:r>
              <w:rPr>
                <w:noProof/>
                <w:webHidden/>
              </w:rPr>
              <w:instrText xml:space="preserve"> PAGEREF _Toc239784617 \h </w:instrText>
            </w:r>
            <w:r>
              <w:rPr>
                <w:noProof/>
                <w:webHidden/>
              </w:rPr>
            </w:r>
            <w:r>
              <w:rPr>
                <w:noProof/>
                <w:webHidden/>
              </w:rPr>
              <w:fldChar w:fldCharType="separate"/>
            </w:r>
            <w:r>
              <w:rPr>
                <w:noProof/>
                <w:webHidden/>
              </w:rPr>
              <w:t>87</w:t>
            </w:r>
            <w:r>
              <w:rPr>
                <w:noProof/>
                <w:webHidden/>
              </w:rPr>
              <w:fldChar w:fldCharType="end"/>
            </w:r>
            <w:r w:rsidRPr="00831DE6">
              <w:rPr>
                <w:rStyle w:val="Hyperlink"/>
                <w:noProof/>
              </w:rPr>
              <w:fldChar w:fldCharType="end"/>
            </w:r>
          </w:ins>
        </w:p>
        <w:p w14:paraId="2102C8D1" w14:textId="15779670" w:rsidR="008E186F" w:rsidRDefault="008E186F">
          <w:pPr>
            <w:pStyle w:val="Sumrio3"/>
            <w:tabs>
              <w:tab w:val="right" w:leader="dot" w:pos="9066"/>
            </w:tabs>
            <w:rPr>
              <w:ins w:id="117" w:author="Bernardo Sachet Braga" w:date="2026-09-08T18:29:00Z" w16du:dateUtc="2026-09-08T21:29:00Z"/>
              <w:noProof/>
            </w:rPr>
          </w:pPr>
          <w:ins w:id="11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"_Toc239784618"</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4.4.9 Diagramas de Sequência</w:t>
            </w:r>
            <w:r>
              <w:rPr>
                <w:noProof/>
                <w:webHidden/>
              </w:rPr>
              <w:tab/>
            </w:r>
            <w:r>
              <w:rPr>
                <w:noProof/>
                <w:webHidden/>
              </w:rPr>
              <w:fldChar w:fldCharType="begin"/>
            </w:r>
            <w:r>
              <w:rPr>
                <w:noProof/>
                <w:webHidden/>
              </w:rPr>
              <w:instrText xml:space="preserve"> PAGEREF _Toc239784618 \h </w:instrText>
            </w:r>
            <w:r>
              <w:rPr>
                <w:noProof/>
                <w:webHidden/>
              </w:rPr>
            </w:r>
            <w:r>
              <w:rPr>
                <w:noProof/>
                <w:webHidden/>
              </w:rPr>
              <w:fldChar w:fldCharType="separate"/>
            </w:r>
            <w:r>
              <w:rPr>
                <w:noProof/>
                <w:webHidden/>
              </w:rPr>
              <w:t>88</w:t>
            </w:r>
            <w:r>
              <w:rPr>
                <w:noProof/>
                <w:webHidden/>
              </w:rPr>
              <w:fldChar w:fldCharType="end"/>
            </w:r>
            <w:r w:rsidRPr="00831DE6">
              <w:rPr>
                <w:rStyle w:val="Hyperlink"/>
                <w:noProof/>
              </w:rPr>
              <w:fldChar w:fldCharType="end"/>
            </w:r>
          </w:ins>
        </w:p>
        <w:p w14:paraId="02DED0D9" w14:textId="644CA97F" w:rsidR="008E186F" w:rsidRDefault="008E186F">
          <w:pPr>
            <w:pStyle w:val="Sumrio3"/>
            <w:tabs>
              <w:tab w:val="right" w:leader="dot" w:pos="9066"/>
            </w:tabs>
            <w:rPr>
              <w:ins w:id="119" w:author="Bernardo Sachet Braga" w:date="2026-09-08T18:29:00Z" w16du:dateUtc="2026-09-08T21:29:00Z"/>
              <w:noProof/>
            </w:rPr>
          </w:pPr>
          <w:ins w:id="12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"_Toc239784619"</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4.4.10 Modelo de Dados</w:t>
            </w:r>
            <w:r>
              <w:rPr>
                <w:noProof/>
                <w:webHidden/>
              </w:rPr>
              <w:tab/>
            </w:r>
            <w:r>
              <w:rPr>
                <w:noProof/>
                <w:webHidden/>
              </w:rPr>
              <w:fldChar w:fldCharType="begin"/>
            </w:r>
            <w:r>
              <w:rPr>
                <w:noProof/>
                <w:webHidden/>
              </w:rPr>
              <w:instrText xml:space="preserve"> PAGEREF _Toc239784619 \h </w:instrText>
            </w:r>
            <w:r>
              <w:rPr>
                <w:noProof/>
                <w:webHidden/>
              </w:rPr>
            </w:r>
            <w:r>
              <w:rPr>
                <w:noProof/>
                <w:webHidden/>
              </w:rPr>
              <w:fldChar w:fldCharType="separate"/>
            </w:r>
            <w:r>
              <w:rPr>
                <w:noProof/>
                <w:webHidden/>
              </w:rPr>
              <w:t>90</w:t>
            </w:r>
            <w:r>
              <w:rPr>
                <w:noProof/>
                <w:webHidden/>
              </w:rPr>
              <w:fldChar w:fldCharType="end"/>
            </w:r>
            <w:r w:rsidRPr="00831DE6">
              <w:rPr>
                <w:rStyle w:val="Hyperlink"/>
                <w:noProof/>
              </w:rPr>
              <w:fldChar w:fldCharType="end"/>
            </w:r>
          </w:ins>
        </w:p>
        <w:p w14:paraId="38FEBCEB" w14:textId="23E016F0" w:rsidR="008E186F" w:rsidRDefault="008E186F">
          <w:pPr>
            <w:pStyle w:val="Sumrio3"/>
            <w:tabs>
              <w:tab w:val="right" w:leader="dot" w:pos="9066"/>
            </w:tabs>
            <w:rPr>
              <w:ins w:id="121" w:author="Bernardo Sachet Braga" w:date="2026-09-08T18:29:00Z" w16du:dateUtc="2026-09-08T21:29:00Z"/>
              <w:noProof/>
            </w:rPr>
          </w:pPr>
          <w:ins w:id="12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"_Toc239784620"</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4.4.11 Arquitetura da Solução</w:t>
            </w:r>
            <w:r>
              <w:rPr>
                <w:noProof/>
                <w:webHidden/>
              </w:rPr>
              <w:tab/>
            </w:r>
            <w:r>
              <w:rPr>
                <w:noProof/>
                <w:webHidden/>
              </w:rPr>
              <w:fldChar w:fldCharType="begin"/>
            </w:r>
            <w:r>
              <w:rPr>
                <w:noProof/>
                <w:webHidden/>
              </w:rPr>
              <w:instrText xml:space="preserve"> PAGEREF _Toc239784620 \h </w:instrText>
            </w:r>
            <w:r>
              <w:rPr>
                <w:noProof/>
                <w:webHidden/>
              </w:rPr>
            </w:r>
            <w:r>
              <w:rPr>
                <w:noProof/>
                <w:webHidden/>
              </w:rPr>
              <w:fldChar w:fldCharType="separate"/>
            </w:r>
            <w:r>
              <w:rPr>
                <w:noProof/>
                <w:webHidden/>
              </w:rPr>
              <w:t>93</w:t>
            </w:r>
            <w:r>
              <w:rPr>
                <w:noProof/>
                <w:webHidden/>
              </w:rPr>
              <w:fldChar w:fldCharType="end"/>
            </w:r>
            <w:r w:rsidRPr="00831DE6">
              <w:rPr>
                <w:rStyle w:val="Hyperlink"/>
                <w:noProof/>
              </w:rPr>
              <w:fldChar w:fldCharType="end"/>
            </w:r>
          </w:ins>
        </w:p>
        <w:p w14:paraId="1FA26409" w14:textId="3EBD1FB3" w:rsidR="008E186F" w:rsidRDefault="008E186F">
          <w:pPr>
            <w:pStyle w:val="Sumrio3"/>
            <w:tabs>
              <w:tab w:val="right" w:leader="dot" w:pos="9066"/>
            </w:tabs>
            <w:rPr>
              <w:ins w:id="123" w:author="Bernardo Sachet Braga" w:date="2026-09-08T18:29:00Z" w16du:dateUtc="2026-09-08T21:29:00Z"/>
              <w:noProof/>
            </w:rPr>
          </w:pPr>
          <w:ins w:id="12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"_Toc239784621"</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4.4.12 Protótipo de Interface</w:t>
            </w:r>
            <w:r>
              <w:rPr>
                <w:noProof/>
                <w:webHidden/>
              </w:rPr>
              <w:tab/>
            </w:r>
            <w:r>
              <w:rPr>
                <w:noProof/>
                <w:webHidden/>
              </w:rPr>
              <w:fldChar w:fldCharType="begin"/>
            </w:r>
            <w:r>
              <w:rPr>
                <w:noProof/>
                <w:webHidden/>
              </w:rPr>
              <w:instrText xml:space="preserve"> PAGEREF _Toc239784621 \h </w:instrText>
            </w:r>
            <w:r>
              <w:rPr>
                <w:noProof/>
                <w:webHidden/>
              </w:rPr>
            </w:r>
            <w:r>
              <w:rPr>
                <w:noProof/>
                <w:webHidden/>
              </w:rPr>
              <w:fldChar w:fldCharType="separate"/>
            </w:r>
            <w:r>
              <w:rPr>
                <w:noProof/>
                <w:webHidden/>
              </w:rPr>
              <w:t>96</w:t>
            </w:r>
            <w:r>
              <w:rPr>
                <w:noProof/>
                <w:webHidden/>
              </w:rPr>
              <w:fldChar w:fldCharType="end"/>
            </w:r>
            <w:r w:rsidRPr="00831DE6">
              <w:rPr>
                <w:rStyle w:val="Hyperlink"/>
                <w:noProof/>
              </w:rPr>
              <w:fldChar w:fldCharType="end"/>
            </w:r>
          </w:ins>
        </w:p>
        <w:p w14:paraId="33E45D86" w14:textId="5F9CA807" w:rsidR="008E186F" w:rsidRDefault="008E186F">
          <w:pPr>
            <w:pStyle w:val="Sumrio3"/>
            <w:tabs>
              <w:tab w:val="right" w:leader="dot" w:pos="9066"/>
            </w:tabs>
            <w:rPr>
              <w:ins w:id="125" w:author="Bernardo Sachet Braga" w:date="2026-09-08T18:29:00Z" w16du:dateUtc="2026-09-08T21:29:00Z"/>
              <w:noProof/>
            </w:rPr>
          </w:pPr>
          <w:ins w:id="12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"_Toc239784622"</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4.4.13 Rastreabilidade dos Requisitos</w:t>
            </w:r>
            <w:r>
              <w:rPr>
                <w:noProof/>
                <w:webHidden/>
              </w:rPr>
              <w:tab/>
            </w:r>
            <w:r>
              <w:rPr>
                <w:noProof/>
                <w:webHidden/>
              </w:rPr>
              <w:fldChar w:fldCharType="begin"/>
            </w:r>
            <w:r>
              <w:rPr>
                <w:noProof/>
                <w:webHidden/>
              </w:rPr>
              <w:instrText xml:space="preserve"> PAGEREF _Toc239784622 \h </w:instrText>
            </w:r>
            <w:r>
              <w:rPr>
                <w:noProof/>
                <w:webHidden/>
              </w:rPr>
            </w:r>
            <w:r>
              <w:rPr>
                <w:noProof/>
                <w:webHidden/>
              </w:rPr>
              <w:fldChar w:fldCharType="separate"/>
            </w:r>
            <w:r>
              <w:rPr>
                <w:noProof/>
                <w:webHidden/>
              </w:rPr>
              <w:t>100</w:t>
            </w:r>
            <w:r>
              <w:rPr>
                <w:noProof/>
                <w:webHidden/>
              </w:rPr>
              <w:fldChar w:fldCharType="end"/>
            </w:r>
            <w:r w:rsidRPr="00831DE6">
              <w:rPr>
                <w:rStyle w:val="Hyperlink"/>
                <w:noProof/>
              </w:rPr>
              <w:fldChar w:fldCharType="end"/>
            </w:r>
          </w:ins>
        </w:p>
        <w:p w14:paraId="5AE4B69E" w14:textId="10D57CF8" w:rsidR="008E186F" w:rsidRDefault="008E186F">
          <w:pPr>
            <w:pStyle w:val="Sumrio3"/>
            <w:tabs>
              <w:tab w:val="right" w:leader="dot" w:pos="9066"/>
            </w:tabs>
            <w:rPr>
              <w:ins w:id="127" w:author="Bernardo Sachet Braga" w:date="2026-09-08T18:29:00Z" w16du:dateUtc="2026-09-08T21:29:00Z"/>
              <w:noProof/>
            </w:rPr>
          </w:pPr>
          <w:ins w:id="12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"_Toc239784623"</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4.4.14 Plano de Testes</w:t>
            </w:r>
            <w:r>
              <w:rPr>
                <w:noProof/>
                <w:webHidden/>
              </w:rPr>
              <w:tab/>
            </w:r>
            <w:r>
              <w:rPr>
                <w:noProof/>
                <w:webHidden/>
              </w:rPr>
              <w:fldChar w:fldCharType="begin"/>
            </w:r>
            <w:r>
              <w:rPr>
                <w:noProof/>
                <w:webHidden/>
              </w:rPr>
              <w:instrText xml:space="preserve"> PAGEREF _Toc239784623 \h </w:instrText>
            </w:r>
            <w:r>
              <w:rPr>
                <w:noProof/>
                <w:webHidden/>
              </w:rPr>
            </w:r>
            <w:r>
              <w:rPr>
                <w:noProof/>
                <w:webHidden/>
              </w:rPr>
              <w:fldChar w:fldCharType="separate"/>
            </w:r>
            <w:r>
              <w:rPr>
                <w:noProof/>
                <w:webHidden/>
              </w:rPr>
              <w:t>102</w:t>
            </w:r>
            <w:r>
              <w:rPr>
                <w:noProof/>
                <w:webHidden/>
              </w:rPr>
              <w:fldChar w:fldCharType="end"/>
            </w:r>
            <w:r w:rsidRPr="00831DE6">
              <w:rPr>
                <w:rStyle w:val="Hyperlink"/>
                <w:noProof/>
              </w:rPr>
              <w:fldChar w:fldCharType="end"/>
            </w:r>
          </w:ins>
        </w:p>
        <w:p w14:paraId="133EBC8B" w14:textId="3994AA98" w:rsidR="008E186F" w:rsidRDefault="008E186F">
          <w:pPr>
            <w:pStyle w:val="Sumrio3"/>
            <w:tabs>
              <w:tab w:val="right" w:leader="dot" w:pos="9066"/>
            </w:tabs>
            <w:rPr>
              <w:ins w:id="129" w:author="Bernardo Sachet Braga" w:date="2026-09-08T18:29:00Z" w16du:dateUtc="2026-09-08T21:29:00Z"/>
              <w:noProof/>
            </w:rPr>
          </w:pPr>
          <w:ins w:id="13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"_Toc239784624"</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4.4.15 Estado Atual da Implementação</w:t>
            </w:r>
            <w:r>
              <w:rPr>
                <w:noProof/>
                <w:webHidden/>
              </w:rPr>
              <w:tab/>
            </w:r>
            <w:r>
              <w:rPr>
                <w:noProof/>
                <w:webHidden/>
              </w:rPr>
              <w:fldChar w:fldCharType="begin"/>
            </w:r>
            <w:r>
              <w:rPr>
                <w:noProof/>
                <w:webHidden/>
              </w:rPr>
              <w:instrText xml:space="preserve"> PAGEREF _Toc239784624 \h </w:instrText>
            </w:r>
            <w:r>
              <w:rPr>
                <w:noProof/>
                <w:webHidden/>
              </w:rPr>
            </w:r>
            <w:r>
              <w:rPr>
                <w:noProof/>
                <w:webHidden/>
              </w:rPr>
              <w:fldChar w:fldCharType="separate"/>
            </w:r>
            <w:r>
              <w:rPr>
                <w:noProof/>
                <w:webHidden/>
              </w:rPr>
              <w:t>105</w:t>
            </w:r>
            <w:r>
              <w:rPr>
                <w:noProof/>
                <w:webHidden/>
              </w:rPr>
              <w:fldChar w:fldCharType="end"/>
            </w:r>
            <w:r w:rsidRPr="00831DE6">
              <w:rPr>
                <w:rStyle w:val="Hyperlink"/>
                <w:noProof/>
              </w:rPr>
              <w:fldChar w:fldCharType="end"/>
            </w:r>
          </w:ins>
        </w:p>
        <w:p w14:paraId="68D3DE9C" w14:textId="0C3F1DDA" w:rsidR="008E186F" w:rsidRDefault="008E186F">
          <w:pPr>
            <w:pStyle w:val="Sumrio2"/>
            <w:tabs>
              <w:tab w:val="right" w:leader="dot" w:pos="9066"/>
            </w:tabs>
            <w:rPr>
              <w:ins w:id="131" w:author="Bernardo Sachet Braga" w:date="2026-09-08T18:29:00Z" w16du:dateUtc="2026-09-08T21:29:00Z"/>
              <w:noProof/>
            </w:rPr>
          </w:pPr>
          <w:ins w:id="13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"_Toc239784625"</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4.5 Resumo do Projeto</w:t>
            </w:r>
            <w:r>
              <w:rPr>
                <w:noProof/>
                <w:webHidden/>
              </w:rPr>
              <w:tab/>
            </w:r>
            <w:r>
              <w:rPr>
                <w:noProof/>
                <w:webHidden/>
              </w:rPr>
              <w:fldChar w:fldCharType="begin"/>
            </w:r>
            <w:r>
              <w:rPr>
                <w:noProof/>
                <w:webHidden/>
              </w:rPr>
              <w:instrText xml:space="preserve"> PAGEREF _Toc239784625 \h </w:instrText>
            </w:r>
            <w:r>
              <w:rPr>
                <w:noProof/>
                <w:webHidden/>
              </w:rPr>
            </w:r>
            <w:r>
              <w:rPr>
                <w:noProof/>
                <w:webHidden/>
              </w:rPr>
              <w:fldChar w:fldCharType="separate"/>
            </w:r>
            <w:r>
              <w:rPr>
                <w:noProof/>
                <w:webHidden/>
              </w:rPr>
              <w:t>106</w:t>
            </w:r>
            <w:r>
              <w:rPr>
                <w:noProof/>
                <w:webHidden/>
              </w:rPr>
              <w:fldChar w:fldCharType="end"/>
            </w:r>
            <w:r w:rsidRPr="00831DE6">
              <w:rPr>
                <w:rStyle w:val="Hyperlink"/>
                <w:noProof/>
              </w:rPr>
              <w:fldChar w:fldCharType="end"/>
            </w:r>
          </w:ins>
        </w:p>
        <w:p w14:paraId="230FF6C4" w14:textId="0FC040D5" w:rsidR="008E186F" w:rsidRDefault="008E186F">
          <w:pPr>
            <w:pStyle w:val="Sumrio2"/>
            <w:tabs>
              <w:tab w:val="right" w:leader="dot" w:pos="9066"/>
            </w:tabs>
            <w:rPr>
              <w:ins w:id="133" w:author="Bernardo Sachet Braga" w:date="2026-09-08T18:29:00Z" w16du:dateUtc="2026-09-08T21:29:00Z"/>
              <w:noProof/>
            </w:rPr>
          </w:pPr>
          <w:ins w:id="13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"_Toc239784626"</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4.6 Plano de Ensino</w:t>
            </w:r>
            <w:r>
              <w:rPr>
                <w:noProof/>
                <w:webHidden/>
              </w:rPr>
              <w:tab/>
            </w:r>
            <w:r>
              <w:rPr>
                <w:noProof/>
                <w:webHidden/>
              </w:rPr>
              <w:fldChar w:fldCharType="begin"/>
            </w:r>
            <w:r>
              <w:rPr>
                <w:noProof/>
                <w:webHidden/>
              </w:rPr>
              <w:instrText xml:space="preserve"> PAGEREF _Toc239784626 \h </w:instrText>
            </w:r>
            <w:r>
              <w:rPr>
                <w:noProof/>
                <w:webHidden/>
              </w:rPr>
            </w:r>
            <w:r>
              <w:rPr>
                <w:noProof/>
                <w:webHidden/>
              </w:rPr>
              <w:fldChar w:fldCharType="separate"/>
            </w:r>
            <w:r>
              <w:rPr>
                <w:noProof/>
                <w:webHidden/>
              </w:rPr>
              <w:t>106</w:t>
            </w:r>
            <w:r>
              <w:rPr>
                <w:noProof/>
                <w:webHidden/>
              </w:rPr>
              <w:fldChar w:fldCharType="end"/>
            </w:r>
            <w:r w:rsidRPr="00831DE6">
              <w:rPr>
                <w:rStyle w:val="Hyperlink"/>
                <w:noProof/>
              </w:rPr>
              <w:fldChar w:fldCharType="end"/>
            </w:r>
          </w:ins>
        </w:p>
        <w:p w14:paraId="367A8CDA" w14:textId="2759C59C" w:rsidR="008E186F" w:rsidRDefault="008E186F">
          <w:pPr>
            <w:pStyle w:val="Sumrio3"/>
            <w:tabs>
              <w:tab w:val="right" w:leader="dot" w:pos="9066"/>
            </w:tabs>
            <w:rPr>
              <w:ins w:id="135" w:author="Bernardo Sachet Braga" w:date="2026-09-08T18:29:00Z" w16du:dateUtc="2026-09-08T21:29:00Z"/>
              <w:noProof/>
            </w:rPr>
          </w:pPr>
          <w:ins w:id="13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"_Toc239784627"</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4.6.1 Dados Gerais</w:t>
            </w:r>
            <w:r>
              <w:rPr>
                <w:noProof/>
                <w:webHidden/>
              </w:rPr>
              <w:tab/>
            </w:r>
            <w:r>
              <w:rPr>
                <w:noProof/>
                <w:webHidden/>
              </w:rPr>
              <w:fldChar w:fldCharType="begin"/>
            </w:r>
            <w:r>
              <w:rPr>
                <w:noProof/>
                <w:webHidden/>
              </w:rPr>
              <w:instrText xml:space="preserve"> PAGEREF _Toc239784627 \h </w:instrText>
            </w:r>
            <w:r>
              <w:rPr>
                <w:noProof/>
                <w:webHidden/>
              </w:rPr>
            </w:r>
            <w:r>
              <w:rPr>
                <w:noProof/>
                <w:webHidden/>
              </w:rPr>
              <w:fldChar w:fldCharType="separate"/>
            </w:r>
            <w:r>
              <w:rPr>
                <w:noProof/>
                <w:webHidden/>
              </w:rPr>
              <w:t>107</w:t>
            </w:r>
            <w:r>
              <w:rPr>
                <w:noProof/>
                <w:webHidden/>
              </w:rPr>
              <w:fldChar w:fldCharType="end"/>
            </w:r>
            <w:r w:rsidRPr="00831DE6">
              <w:rPr>
                <w:rStyle w:val="Hyperlink"/>
                <w:noProof/>
              </w:rPr>
              <w:fldChar w:fldCharType="end"/>
            </w:r>
          </w:ins>
        </w:p>
        <w:p w14:paraId="167A6442" w14:textId="7EB5738D" w:rsidR="008E186F" w:rsidRDefault="008E186F">
          <w:pPr>
            <w:pStyle w:val="Sumrio3"/>
            <w:tabs>
              <w:tab w:val="right" w:leader="dot" w:pos="9066"/>
            </w:tabs>
            <w:rPr>
              <w:ins w:id="137" w:author="Bernardo Sachet Braga" w:date="2026-09-08T18:29:00Z" w16du:dateUtc="2026-09-08T21:29:00Z"/>
              <w:noProof/>
            </w:rPr>
          </w:pPr>
          <w:ins w:id="13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"_Toc239784628"</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4.6.2 Objetivo Geral da Unidade</w:t>
            </w:r>
            <w:r>
              <w:rPr>
                <w:noProof/>
                <w:webHidden/>
              </w:rPr>
              <w:tab/>
            </w:r>
            <w:r>
              <w:rPr>
                <w:noProof/>
                <w:webHidden/>
              </w:rPr>
              <w:fldChar w:fldCharType="begin"/>
            </w:r>
            <w:r>
              <w:rPr>
                <w:noProof/>
                <w:webHidden/>
              </w:rPr>
              <w:instrText xml:space="preserve"> PAGEREF _Toc239784628 \h </w:instrText>
            </w:r>
            <w:r>
              <w:rPr>
                <w:noProof/>
                <w:webHidden/>
              </w:rPr>
            </w:r>
            <w:r>
              <w:rPr>
                <w:noProof/>
                <w:webHidden/>
              </w:rPr>
              <w:fldChar w:fldCharType="separate"/>
            </w:r>
            <w:r>
              <w:rPr>
                <w:noProof/>
                <w:webHidden/>
              </w:rPr>
              <w:t>108</w:t>
            </w:r>
            <w:r>
              <w:rPr>
                <w:noProof/>
                <w:webHidden/>
              </w:rPr>
              <w:fldChar w:fldCharType="end"/>
            </w:r>
            <w:r w:rsidRPr="00831DE6">
              <w:rPr>
                <w:rStyle w:val="Hyperlink"/>
                <w:noProof/>
              </w:rPr>
              <w:fldChar w:fldCharType="end"/>
            </w:r>
          </w:ins>
        </w:p>
        <w:p w14:paraId="70650261" w14:textId="47236B35" w:rsidR="008E186F" w:rsidRDefault="008E186F">
          <w:pPr>
            <w:pStyle w:val="Sumrio3"/>
            <w:tabs>
              <w:tab w:val="right" w:leader="dot" w:pos="9066"/>
            </w:tabs>
            <w:rPr>
              <w:ins w:id="139" w:author="Bernardo Sachet Braga" w:date="2026-09-08T18:29:00Z" w16du:dateUtc="2026-09-08T21:29:00Z"/>
              <w:noProof/>
            </w:rPr>
          </w:pPr>
          <w:ins w:id="14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"_Toc239784629"</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4.6.3 Objetivos Específicos</w:t>
            </w:r>
            <w:r>
              <w:rPr>
                <w:noProof/>
                <w:webHidden/>
              </w:rPr>
              <w:tab/>
            </w:r>
            <w:r>
              <w:rPr>
                <w:noProof/>
                <w:webHidden/>
              </w:rPr>
              <w:fldChar w:fldCharType="begin"/>
            </w:r>
            <w:r>
              <w:rPr>
                <w:noProof/>
                <w:webHidden/>
              </w:rPr>
              <w:instrText xml:space="preserve"> PAGEREF _Toc239784629 \h </w:instrText>
            </w:r>
            <w:r>
              <w:rPr>
                <w:noProof/>
                <w:webHidden/>
              </w:rPr>
            </w:r>
            <w:r>
              <w:rPr>
                <w:noProof/>
                <w:webHidden/>
              </w:rPr>
              <w:fldChar w:fldCharType="separate"/>
            </w:r>
            <w:r>
              <w:rPr>
                <w:noProof/>
                <w:webHidden/>
              </w:rPr>
              <w:t>108</w:t>
            </w:r>
            <w:r>
              <w:rPr>
                <w:noProof/>
                <w:webHidden/>
              </w:rPr>
              <w:fldChar w:fldCharType="end"/>
            </w:r>
            <w:r w:rsidRPr="00831DE6">
              <w:rPr>
                <w:rStyle w:val="Hyperlink"/>
                <w:noProof/>
              </w:rPr>
              <w:fldChar w:fldCharType="end"/>
            </w:r>
          </w:ins>
        </w:p>
        <w:p w14:paraId="6E192B3C" w14:textId="5C045E1B" w:rsidR="008E186F" w:rsidRDefault="008E186F">
          <w:pPr>
            <w:pStyle w:val="Sumrio3"/>
            <w:tabs>
              <w:tab w:val="right" w:leader="dot" w:pos="9066"/>
            </w:tabs>
            <w:rPr>
              <w:ins w:id="141" w:author="Bernardo Sachet Braga" w:date="2026-09-08T18:29:00Z" w16du:dateUtc="2026-09-08T21:29:00Z"/>
              <w:noProof/>
            </w:rPr>
          </w:pPr>
          <w:ins w:id="14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"_Toc239784630"</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4.6.4 Entregas do Projeto</w:t>
            </w:r>
            <w:r>
              <w:rPr>
                <w:noProof/>
                <w:webHidden/>
              </w:rPr>
              <w:tab/>
            </w:r>
            <w:r>
              <w:rPr>
                <w:noProof/>
                <w:webHidden/>
              </w:rPr>
              <w:fldChar w:fldCharType="begin"/>
            </w:r>
            <w:r>
              <w:rPr>
                <w:noProof/>
                <w:webHidden/>
              </w:rPr>
              <w:instrText xml:space="preserve"> PAGEREF _Toc239784630 \h </w:instrText>
            </w:r>
            <w:r>
              <w:rPr>
                <w:noProof/>
                <w:webHidden/>
              </w:rPr>
            </w:r>
            <w:r>
              <w:rPr>
                <w:noProof/>
                <w:webHidden/>
              </w:rPr>
              <w:fldChar w:fldCharType="separate"/>
            </w:r>
            <w:r>
              <w:rPr>
                <w:noProof/>
                <w:webHidden/>
              </w:rPr>
              <w:t>108</w:t>
            </w:r>
            <w:r>
              <w:rPr>
                <w:noProof/>
                <w:webHidden/>
              </w:rPr>
              <w:fldChar w:fldCharType="end"/>
            </w:r>
            <w:r w:rsidRPr="00831DE6">
              <w:rPr>
                <w:rStyle w:val="Hyperlink"/>
                <w:noProof/>
              </w:rPr>
              <w:fldChar w:fldCharType="end"/>
            </w:r>
          </w:ins>
        </w:p>
        <w:p w14:paraId="569CA17E" w14:textId="1128624B" w:rsidR="008E186F" w:rsidRDefault="008E186F">
          <w:pPr>
            <w:pStyle w:val="Sumrio3"/>
            <w:tabs>
              <w:tab w:val="right" w:leader="dot" w:pos="9066"/>
            </w:tabs>
            <w:rPr>
              <w:ins w:id="143" w:author="Bernardo Sachet Braga" w:date="2026-09-08T18:29:00Z" w16du:dateUtc="2026-09-08T21:29:00Z"/>
              <w:noProof/>
            </w:rPr>
          </w:pPr>
          <w:ins w:id="14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"_Toc239784631"</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4.6.5 Ementa da Unidade de Aprendizagem</w:t>
            </w:r>
            <w:r>
              <w:rPr>
                <w:noProof/>
                <w:webHidden/>
              </w:rPr>
              <w:tab/>
            </w:r>
            <w:r>
              <w:rPr>
                <w:noProof/>
                <w:webHidden/>
              </w:rPr>
              <w:fldChar w:fldCharType="begin"/>
            </w:r>
            <w:r>
              <w:rPr>
                <w:noProof/>
                <w:webHidden/>
              </w:rPr>
              <w:instrText xml:space="preserve"> PAGEREF _Toc239784631 \h </w:instrText>
            </w:r>
            <w:r>
              <w:rPr>
                <w:noProof/>
                <w:webHidden/>
              </w:rPr>
            </w:r>
            <w:r>
              <w:rPr>
                <w:noProof/>
                <w:webHidden/>
              </w:rPr>
              <w:fldChar w:fldCharType="separate"/>
            </w:r>
            <w:r>
              <w:rPr>
                <w:noProof/>
                <w:webHidden/>
              </w:rPr>
              <w:t>109</w:t>
            </w:r>
            <w:r>
              <w:rPr>
                <w:noProof/>
                <w:webHidden/>
              </w:rPr>
              <w:fldChar w:fldCharType="end"/>
            </w:r>
            <w:r w:rsidRPr="00831DE6">
              <w:rPr>
                <w:rStyle w:val="Hyperlink"/>
                <w:noProof/>
              </w:rPr>
              <w:fldChar w:fldCharType="end"/>
            </w:r>
          </w:ins>
        </w:p>
        <w:p w14:paraId="51EC52FD" w14:textId="68BD3F0A" w:rsidR="008E186F" w:rsidRDefault="008E186F">
          <w:pPr>
            <w:pStyle w:val="Sumrio3"/>
            <w:tabs>
              <w:tab w:val="right" w:leader="dot" w:pos="9066"/>
            </w:tabs>
            <w:rPr>
              <w:ins w:id="145" w:author="Bernardo Sachet Braga" w:date="2026-09-08T18:29:00Z" w16du:dateUtc="2026-09-08T21:29:00Z"/>
              <w:noProof/>
            </w:rPr>
          </w:pPr>
          <w:ins w:id="14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"_Toc239784632"</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4.6.6 Bibliografia Recomendada</w:t>
            </w:r>
            <w:r>
              <w:rPr>
                <w:noProof/>
                <w:webHidden/>
              </w:rPr>
              <w:tab/>
            </w:r>
            <w:r>
              <w:rPr>
                <w:noProof/>
                <w:webHidden/>
              </w:rPr>
              <w:fldChar w:fldCharType="begin"/>
            </w:r>
            <w:r>
              <w:rPr>
                <w:noProof/>
                <w:webHidden/>
              </w:rPr>
              <w:instrText xml:space="preserve"> PAGEREF _Toc239784632 \h </w:instrText>
            </w:r>
            <w:r>
              <w:rPr>
                <w:noProof/>
                <w:webHidden/>
              </w:rPr>
            </w:r>
            <w:r>
              <w:rPr>
                <w:noProof/>
                <w:webHidden/>
              </w:rPr>
              <w:fldChar w:fldCharType="separate"/>
            </w:r>
            <w:r>
              <w:rPr>
                <w:noProof/>
                <w:webHidden/>
              </w:rPr>
              <w:t>109</w:t>
            </w:r>
            <w:r>
              <w:rPr>
                <w:noProof/>
                <w:webHidden/>
              </w:rPr>
              <w:fldChar w:fldCharType="end"/>
            </w:r>
            <w:r w:rsidRPr="00831DE6">
              <w:rPr>
                <w:rStyle w:val="Hyperlink"/>
                <w:noProof/>
              </w:rPr>
              <w:fldChar w:fldCharType="end"/>
            </w:r>
          </w:ins>
        </w:p>
        <w:p w14:paraId="7238832E" w14:textId="087BFEEA" w:rsidR="008E186F" w:rsidRDefault="008E186F">
          <w:pPr>
            <w:pStyle w:val="Sumrio1"/>
            <w:tabs>
              <w:tab w:val="right" w:leader="dot" w:pos="9066"/>
            </w:tabs>
            <w:rPr>
              <w:ins w:id="147" w:author="Bernardo Sachet Braga" w:date="2026-09-08T18:29:00Z" w16du:dateUtc="2026-09-08T21:29:00Z"/>
              <w:noProof/>
            </w:rPr>
          </w:pPr>
          <w:ins w:id="148"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"_Toc239784633"</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5 CONSIDERAÇÕES FINAIS</w:t>
            </w:r>
            <w:r>
              <w:rPr>
                <w:noProof/>
                <w:webHidden/>
              </w:rPr>
              <w:tab/>
            </w:r>
            <w:r>
              <w:rPr>
                <w:noProof/>
                <w:webHidden/>
              </w:rPr>
              <w:fldChar w:fldCharType="begin"/>
            </w:r>
            <w:r>
              <w:rPr>
                <w:noProof/>
                <w:webHidden/>
              </w:rPr>
              <w:instrText xml:space="preserve"> PAGEREF _Toc239784633 \h </w:instrText>
            </w:r>
            <w:r>
              <w:rPr>
                <w:noProof/>
                <w:webHidden/>
              </w:rPr>
            </w:r>
            <w:r>
              <w:rPr>
                <w:noProof/>
                <w:webHidden/>
              </w:rPr>
              <w:fldChar w:fldCharType="separate"/>
            </w:r>
            <w:r>
              <w:rPr>
                <w:noProof/>
                <w:webHidden/>
              </w:rPr>
              <w:t>110</w:t>
            </w:r>
            <w:r>
              <w:rPr>
                <w:noProof/>
                <w:webHidden/>
              </w:rPr>
              <w:fldChar w:fldCharType="end"/>
            </w:r>
            <w:r w:rsidRPr="00831DE6">
              <w:rPr>
                <w:rStyle w:val="Hyperlink"/>
                <w:noProof/>
              </w:rPr>
              <w:fldChar w:fldCharType="end"/>
            </w:r>
          </w:ins>
        </w:p>
        <w:p w14:paraId="7D0D82A7" w14:textId="475B3543" w:rsidR="008E186F" w:rsidRDefault="008E186F">
          <w:pPr>
            <w:pStyle w:val="Sumrio2"/>
            <w:tabs>
              <w:tab w:val="right" w:leader="dot" w:pos="9066"/>
            </w:tabs>
            <w:rPr>
              <w:ins w:id="149" w:author="Bernardo Sachet Braga" w:date="2026-09-08T18:29:00Z" w16du:dateUtc="2026-09-08T21:29:00Z"/>
              <w:noProof/>
            </w:rPr>
          </w:pPr>
          <w:ins w:id="150"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"_Toc239784634"</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rPr>
              <w:t>5.1 PRÓXIMAS ETAPAS</w:t>
            </w:r>
            <w:r>
              <w:rPr>
                <w:noProof/>
                <w:webHidden/>
              </w:rPr>
              <w:tab/>
            </w:r>
            <w:r>
              <w:rPr>
                <w:noProof/>
                <w:webHidden/>
              </w:rPr>
              <w:fldChar w:fldCharType="begin"/>
            </w:r>
            <w:r>
              <w:rPr>
                <w:noProof/>
                <w:webHidden/>
              </w:rPr>
              <w:instrText xml:space="preserve"> PAGEREF _Toc239784634 \h </w:instrText>
            </w:r>
            <w:r>
              <w:rPr>
                <w:noProof/>
                <w:webHidden/>
              </w:rPr>
            </w:r>
            <w:r>
              <w:rPr>
                <w:noProof/>
                <w:webHidden/>
              </w:rPr>
              <w:fldChar w:fldCharType="separate"/>
            </w:r>
            <w:r>
              <w:rPr>
                <w:noProof/>
                <w:webHidden/>
              </w:rPr>
              <w:t>112</w:t>
            </w:r>
            <w:r>
              <w:rPr>
                <w:noProof/>
                <w:webHidden/>
              </w:rPr>
              <w:fldChar w:fldCharType="end"/>
            </w:r>
            <w:r w:rsidRPr="00831DE6">
              <w:rPr>
                <w:rStyle w:val="Hyperlink"/>
                <w:noProof/>
              </w:rPr>
              <w:fldChar w:fldCharType="end"/>
            </w:r>
          </w:ins>
        </w:p>
        <w:p w14:paraId="0A5A461E" w14:textId="4252EC5B" w:rsidR="008E186F" w:rsidRDefault="008E186F">
          <w:pPr>
            <w:pStyle w:val="Sumrio1"/>
            <w:tabs>
              <w:tab w:val="right" w:leader="dot" w:pos="9066"/>
            </w:tabs>
            <w:rPr>
              <w:ins w:id="151" w:author="Bernardo Sachet Braga" w:date="2026-09-08T18:29:00Z" w16du:dateUtc="2026-09-08T21:29:00Z"/>
              <w:noProof/>
            </w:rPr>
          </w:pPr>
          <w:ins w:id="152"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"_Toc239784635"</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highlight w:val="white"/>
                <w:lang w:val="en-US"/>
              </w:rPr>
              <w:t>REFERÊNCIAS</w:t>
            </w:r>
            <w:r>
              <w:rPr>
                <w:noProof/>
                <w:webHidden/>
              </w:rPr>
              <w:tab/>
            </w:r>
            <w:r>
              <w:rPr>
                <w:noProof/>
                <w:webHidden/>
              </w:rPr>
              <w:fldChar w:fldCharType="begin"/>
            </w:r>
            <w:r>
              <w:rPr>
                <w:noProof/>
                <w:webHidden/>
              </w:rPr>
              <w:instrText xml:space="preserve"> PAGEREF _Toc239784635 \h </w:instrText>
            </w:r>
            <w:r>
              <w:rPr>
                <w:noProof/>
                <w:webHidden/>
              </w:rPr>
            </w:r>
            <w:r>
              <w:rPr>
                <w:noProof/>
                <w:webHidden/>
              </w:rPr>
              <w:fldChar w:fldCharType="separate"/>
            </w:r>
            <w:r>
              <w:rPr>
                <w:noProof/>
                <w:webHidden/>
              </w:rPr>
              <w:t>113</w:t>
            </w:r>
            <w:r>
              <w:rPr>
                <w:noProof/>
                <w:webHidden/>
              </w:rPr>
              <w:fldChar w:fldCharType="end"/>
            </w:r>
            <w:r w:rsidRPr="00831DE6">
              <w:rPr>
                <w:rStyle w:val="Hyperlink"/>
                <w:noProof/>
              </w:rPr>
              <w:fldChar w:fldCharType="end"/>
            </w:r>
          </w:ins>
        </w:p>
        <w:p w14:paraId="4440B3B5" w14:textId="3EE45FE1" w:rsidR="008E186F" w:rsidRDefault="008E186F">
          <w:pPr>
            <w:pStyle w:val="Sumrio1"/>
            <w:tabs>
              <w:tab w:val="right" w:leader="dot" w:pos="9066"/>
            </w:tabs>
            <w:rPr>
              <w:ins w:id="153" w:author="Bernardo Sachet Braga" w:date="2026-09-08T18:29:00Z" w16du:dateUtc="2026-09-08T21:29:00Z"/>
              <w:noProof/>
            </w:rPr>
          </w:pPr>
          <w:ins w:id="154"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"_Toc239784636"</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APÊNDICE A — ENDPOINTS DA INTERFACE DE PROGRAMAÇÃO DE APLICAÇÕES</w:t>
            </w:r>
            <w:r>
              <w:rPr>
                <w:noProof/>
                <w:webHidden/>
              </w:rPr>
              <w:tab/>
            </w:r>
            <w:r>
              <w:rPr>
                <w:noProof/>
                <w:webHidden/>
              </w:rPr>
              <w:fldChar w:fldCharType="begin"/>
            </w:r>
            <w:r>
              <w:rPr>
                <w:noProof/>
                <w:webHidden/>
              </w:rPr>
              <w:instrText xml:space="preserve"> PAGEREF _Toc239784636 \h </w:instrText>
            </w:r>
            <w:r>
              <w:rPr>
                <w:noProof/>
                <w:webHidden/>
              </w:rPr>
            </w:r>
            <w:r>
              <w:rPr>
                <w:noProof/>
                <w:webHidden/>
              </w:rPr>
              <w:fldChar w:fldCharType="separate"/>
            </w:r>
            <w:r>
              <w:rPr>
                <w:noProof/>
                <w:webHidden/>
              </w:rPr>
              <w:t>115</w:t>
            </w:r>
            <w:r>
              <w:rPr>
                <w:noProof/>
                <w:webHidden/>
              </w:rPr>
              <w:fldChar w:fldCharType="end"/>
            </w:r>
            <w:r w:rsidRPr="00831DE6">
              <w:rPr>
                <w:rStyle w:val="Hyperlink"/>
                <w:noProof/>
              </w:rPr>
              <w:fldChar w:fldCharType="end"/>
            </w:r>
          </w:ins>
        </w:p>
        <w:p w14:paraId="013AF32F" w14:textId="3DD7DF0A" w:rsidR="008E186F" w:rsidRDefault="008E186F">
          <w:pPr>
            <w:pStyle w:val="Sumrio1"/>
            <w:tabs>
              <w:tab w:val="right" w:leader="dot" w:pos="9066"/>
            </w:tabs>
            <w:rPr>
              <w:ins w:id="155" w:author="Bernardo Sachet Braga" w:date="2026-09-08T18:29:00Z" w16du:dateUtc="2026-09-08T21:29:00Z"/>
              <w:noProof/>
            </w:rPr>
          </w:pPr>
          <w:ins w:id="156" w:author="Bernardo Sachet Braga" w:date="2026-09-08T18:29:00Z" w16du:dateUtc="2026-09-08T21:29:00Z">
            <w:r w:rsidRPr="00831DE6">
              <w:rPr>
                <w:rStyle w:val="Hyperlink"/>
                <w:noProof/>
              </w:rPr>
              <w:fldChar w:fldCharType="begin"/>
            </w:r>
            <w:r w:rsidRPr="00831DE6">
              <w:rPr>
                <w:rStyle w:val="Hyperlink"/>
                <w:noProof/>
              </w:rPr>
              <w:instrText xml:space="preserve"> </w:instrText>
            </w:r>
            <w:r>
              <w:rPr>
                <w:noProof/>
              </w:rPr>
              <w:instrText>HYPERLINK \l "_Toc239784637"</w:instrText>
            </w:r>
            <w:r w:rsidRPr="00831DE6">
              <w:rPr>
                <w:rStyle w:val="Hyperlink"/>
                <w:noProof/>
              </w:rPr>
              <w:instrText xml:space="preserve"> </w:instrText>
            </w:r>
            <w:r w:rsidRPr="00831DE6">
              <w:rPr>
                <w:rStyle w:val="Hyperlink"/>
                <w:noProof/>
              </w:rPr>
            </w:r>
            <w:r w:rsidRPr="00831DE6">
              <w:rPr>
                <w:rStyle w:val="Hyperlink"/>
                <w:noProof/>
              </w:rPr>
              <w:fldChar w:fldCharType="separate"/>
            </w:r>
            <w:r w:rsidRPr="00831DE6">
              <w:rPr>
                <w:rStyle w:val="Hyperlink"/>
                <w:noProof/>
              </w:rPr>
              <w:t>APÊNDICE B — ESQUEMA DE DADOS IMPLEMENTADO COM PRISMA</w:t>
            </w:r>
            <w:r>
              <w:rPr>
                <w:noProof/>
                <w:webHidden/>
              </w:rPr>
              <w:tab/>
            </w:r>
            <w:r>
              <w:rPr>
                <w:noProof/>
                <w:webHidden/>
              </w:rPr>
              <w:fldChar w:fldCharType="begin"/>
            </w:r>
            <w:r>
              <w:rPr>
                <w:noProof/>
                <w:webHidden/>
              </w:rPr>
              <w:instrText xml:space="preserve"> PAGEREF _Toc239784637 \h </w:instrText>
            </w:r>
            <w:r>
              <w:rPr>
                <w:noProof/>
                <w:webHidden/>
              </w:rPr>
            </w:r>
            <w:r>
              <w:rPr>
                <w:noProof/>
                <w:webHidden/>
              </w:rPr>
              <w:fldChar w:fldCharType="separate"/>
            </w:r>
            <w:r>
              <w:rPr>
                <w:noProof/>
                <w:webHidden/>
              </w:rPr>
              <w:t>118</w:t>
            </w:r>
            <w:r>
              <w:rPr>
                <w:noProof/>
                <w:webHidden/>
              </w:rPr>
              <w:fldChar w:fldCharType="end"/>
            </w:r>
            <w:r w:rsidRPr="00831DE6">
              <w:rPr>
                <w:rStyle w:val="Hyperlink"/>
                <w:noProof/>
              </w:rPr>
              <w:fldChar w:fldCharType="end"/>
            </w:r>
          </w:ins>
        </w:p>
        <w:p w14:paraId="5E0FFDFC" w14:textId="4D90100A" w:rsidR="00BF0C07" w:rsidDel="008E186F" w:rsidRDefault="00BF0C07">
          <w:pPr>
            <w:widowControl w:val="0"/>
            <w:tabs>
              <w:tab w:val="right" w:pos="12000"/>
            </w:tabs>
            <w:spacing w:before="60" w:after="0" w:line="240" w:lineRule="auto"/>
            <w:jc w:val="left"/>
            <w:rPr>
              <w:del w:id="157" w:author="Bernardo Sachet Braga" w:date="2026-09-08T18:29:00Z" w16du:dateUtc="2026-09-08T21:29:00Z"/>
              <w:b/>
              <w:bCs/>
              <w:noProof/>
              <w:sz w:val="22"/>
              <w:szCs w:val="22"/>
              <w:highlight w:val="white"/>
            </w:rPr>
          </w:pPr>
          <w:del w:id="158" w:author="Bernardo Sachet Braga" w:date="2026-09-08T18:29:00Z" w16du:dateUtc="2026-09-08T21:29:00Z">
            <w:r w:rsidDel="008E186F">
              <w:rPr>
                <w:b/>
                <w:bCs/>
                <w:noProof/>
                <w:highlight w:val="white"/>
              </w:rPr>
              <w:delText>1 INTRODUÇÃO</w:delText>
            </w:r>
            <w:r w:rsidDel="008E186F">
              <w:rPr>
                <w:b/>
                <w:bCs/>
                <w:noProof/>
                <w:highlight w:val="white"/>
              </w:rPr>
              <w:tab/>
              <w:delText>17</w:delText>
            </w:r>
          </w:del>
        </w:p>
        <w:p w14:paraId="268F91C7" w14:textId="097C55DB" w:rsidR="00BF0C07" w:rsidDel="008E186F" w:rsidRDefault="00BF0C07">
          <w:pPr>
            <w:widowControl w:val="0"/>
            <w:tabs>
              <w:tab w:val="right" w:pos="12000"/>
            </w:tabs>
            <w:spacing w:before="60" w:after="0" w:line="240" w:lineRule="auto"/>
            <w:ind w:left="360"/>
            <w:jc w:val="left"/>
            <w:rPr>
              <w:del w:id="159" w:author="Bernardo Sachet Braga" w:date="2026-09-08T18:29:00Z" w16du:dateUtc="2026-09-08T21:29:00Z"/>
              <w:noProof/>
              <w:sz w:val="22"/>
              <w:szCs w:val="22"/>
              <w:highlight w:val="white"/>
            </w:rPr>
          </w:pPr>
          <w:del w:id="160" w:author="Bernardo Sachet Braga" w:date="2026-09-08T18:29:00Z" w16du:dateUtc="2026-09-08T21:29:00Z">
            <w:r w:rsidDel="008E186F">
              <w:rPr>
                <w:noProof/>
                <w:highlight w:val="white"/>
              </w:rPr>
              <w:delText>1.1 PROBLEMA DE PESQUISA</w:delText>
            </w:r>
            <w:r w:rsidDel="008E186F">
              <w:rPr>
                <w:noProof/>
                <w:highlight w:val="white"/>
              </w:rPr>
              <w:tab/>
              <w:delText>19</w:delText>
            </w:r>
          </w:del>
        </w:p>
        <w:p w14:paraId="6CD841FA" w14:textId="15BC5D62" w:rsidR="00BF0C07" w:rsidDel="008E186F" w:rsidRDefault="00BF0C07">
          <w:pPr>
            <w:widowControl w:val="0"/>
            <w:tabs>
              <w:tab w:val="right" w:pos="12000"/>
            </w:tabs>
            <w:spacing w:before="60" w:after="0" w:line="240" w:lineRule="auto"/>
            <w:ind w:left="720"/>
            <w:jc w:val="left"/>
            <w:rPr>
              <w:del w:id="161" w:author="Bernardo Sachet Braga" w:date="2026-09-08T18:29:00Z" w16du:dateUtc="2026-09-08T21:29:00Z"/>
              <w:noProof/>
              <w:sz w:val="22"/>
              <w:szCs w:val="22"/>
              <w:highlight w:val="white"/>
            </w:rPr>
          </w:pPr>
          <w:del w:id="162" w:author="Bernardo Sachet Braga" w:date="2026-09-08T18:29:00Z" w16du:dateUtc="2026-09-08T21:29:00Z">
            <w:r w:rsidDel="008E186F">
              <w:rPr>
                <w:noProof/>
                <w:highlight w:val="white"/>
              </w:rPr>
              <w:delText>1.1.1 Solução Proposta</w:delText>
            </w:r>
            <w:r w:rsidDel="008E186F">
              <w:rPr>
                <w:noProof/>
                <w:highlight w:val="white"/>
              </w:rPr>
              <w:tab/>
              <w:delText>21</w:delText>
            </w:r>
          </w:del>
        </w:p>
        <w:p w14:paraId="3F6806FC" w14:textId="08F02CCD" w:rsidR="00BF0C07" w:rsidDel="008E186F" w:rsidRDefault="00BF0C07">
          <w:pPr>
            <w:widowControl w:val="0"/>
            <w:tabs>
              <w:tab w:val="right" w:pos="12000"/>
            </w:tabs>
            <w:spacing w:before="60" w:after="0" w:line="240" w:lineRule="auto"/>
            <w:ind w:left="720"/>
            <w:jc w:val="left"/>
            <w:rPr>
              <w:del w:id="163" w:author="Bernardo Sachet Braga" w:date="2026-09-08T18:29:00Z" w16du:dateUtc="2026-09-08T21:29:00Z"/>
              <w:noProof/>
              <w:sz w:val="22"/>
              <w:szCs w:val="22"/>
              <w:highlight w:val="white"/>
            </w:rPr>
          </w:pPr>
          <w:del w:id="164" w:author="Bernardo Sachet Braga" w:date="2026-09-08T18:29:00Z" w16du:dateUtc="2026-09-08T21:29:00Z">
            <w:r w:rsidDel="008E186F">
              <w:rPr>
                <w:noProof/>
                <w:sz w:val="22"/>
                <w:szCs w:val="22"/>
                <w:highlight w:val="white"/>
              </w:rPr>
              <w:delText>1.1.2 Delimitação de Escopo</w:delText>
            </w:r>
            <w:r w:rsidDel="008E186F">
              <w:rPr>
                <w:noProof/>
                <w:sz w:val="22"/>
                <w:szCs w:val="22"/>
                <w:highlight w:val="white"/>
              </w:rPr>
              <w:tab/>
              <w:delText>22</w:delText>
            </w:r>
          </w:del>
        </w:p>
        <w:p w14:paraId="14E0D26F" w14:textId="2281B150" w:rsidR="00BF0C07" w:rsidDel="008E186F" w:rsidRDefault="00BF0C07">
          <w:pPr>
            <w:widowControl w:val="0"/>
            <w:tabs>
              <w:tab w:val="right" w:pos="12000"/>
            </w:tabs>
            <w:spacing w:before="60" w:after="0" w:line="240" w:lineRule="auto"/>
            <w:ind w:left="720"/>
            <w:jc w:val="left"/>
            <w:rPr>
              <w:del w:id="165" w:author="Bernardo Sachet Braga" w:date="2026-09-08T18:29:00Z" w16du:dateUtc="2026-09-08T21:29:00Z"/>
              <w:noProof/>
              <w:sz w:val="22"/>
              <w:szCs w:val="22"/>
              <w:highlight w:val="white"/>
            </w:rPr>
          </w:pPr>
          <w:del w:id="166" w:author="Bernardo Sachet Braga" w:date="2026-09-08T18:29:00Z" w16du:dateUtc="2026-09-08T21:29:00Z">
            <w:r w:rsidDel="008E186F">
              <w:rPr>
                <w:noProof/>
                <w:highlight w:val="white"/>
              </w:rPr>
              <w:delText>1.1.3 Justificativa</w:delText>
            </w:r>
            <w:r w:rsidDel="008E186F">
              <w:rPr>
                <w:noProof/>
                <w:highlight w:val="white"/>
              </w:rPr>
              <w:tab/>
              <w:delText>23</w:delText>
            </w:r>
          </w:del>
        </w:p>
        <w:p w14:paraId="0FF59A7C" w14:textId="4480042D" w:rsidR="00BF0C07" w:rsidDel="008E186F" w:rsidRDefault="00BF0C07">
          <w:pPr>
            <w:widowControl w:val="0"/>
            <w:tabs>
              <w:tab w:val="right" w:pos="12000"/>
            </w:tabs>
            <w:spacing w:before="60" w:after="0" w:line="240" w:lineRule="auto"/>
            <w:ind w:left="360"/>
            <w:jc w:val="left"/>
            <w:rPr>
              <w:del w:id="167" w:author="Bernardo Sachet Braga" w:date="2026-09-08T18:29:00Z" w16du:dateUtc="2026-09-08T21:29:00Z"/>
              <w:noProof/>
              <w:sz w:val="22"/>
              <w:szCs w:val="22"/>
              <w:highlight w:val="white"/>
            </w:rPr>
          </w:pPr>
          <w:del w:id="168" w:author="Bernardo Sachet Braga" w:date="2026-09-08T18:29:00Z" w16du:dateUtc="2026-09-08T21:29:00Z">
            <w:r w:rsidDel="008E186F">
              <w:rPr>
                <w:noProof/>
                <w:highlight w:val="white"/>
              </w:rPr>
              <w:delText>1.2 OBJETIVOS</w:delText>
            </w:r>
            <w:r w:rsidDel="008E186F">
              <w:rPr>
                <w:noProof/>
                <w:highlight w:val="white"/>
              </w:rPr>
              <w:tab/>
              <w:delText>28</w:delText>
            </w:r>
          </w:del>
        </w:p>
        <w:p w14:paraId="5C343653" w14:textId="00DB959C" w:rsidR="00BF0C07" w:rsidDel="008E186F" w:rsidRDefault="00BF0C07">
          <w:pPr>
            <w:widowControl w:val="0"/>
            <w:tabs>
              <w:tab w:val="right" w:pos="12000"/>
            </w:tabs>
            <w:spacing w:before="60" w:after="0" w:line="240" w:lineRule="auto"/>
            <w:ind w:left="720"/>
            <w:jc w:val="left"/>
            <w:rPr>
              <w:del w:id="169" w:author="Bernardo Sachet Braga" w:date="2026-09-08T18:29:00Z" w16du:dateUtc="2026-09-08T21:29:00Z"/>
              <w:noProof/>
              <w:sz w:val="22"/>
              <w:szCs w:val="22"/>
              <w:highlight w:val="white"/>
            </w:rPr>
          </w:pPr>
          <w:del w:id="170" w:author="Bernardo Sachet Braga" w:date="2026-09-08T18:29:00Z" w16du:dateUtc="2026-09-08T21:29:00Z">
            <w:r w:rsidDel="008E186F">
              <w:rPr>
                <w:noProof/>
                <w:highlight w:val="white"/>
              </w:rPr>
              <w:delText>1.2.1 Objetivo Geral</w:delText>
            </w:r>
            <w:r w:rsidDel="008E186F">
              <w:rPr>
                <w:noProof/>
                <w:highlight w:val="white"/>
              </w:rPr>
              <w:tab/>
              <w:delText>29</w:delText>
            </w:r>
          </w:del>
        </w:p>
        <w:p w14:paraId="5A14FF98" w14:textId="04679704" w:rsidR="00BF0C07" w:rsidDel="008E186F" w:rsidRDefault="00BF0C07">
          <w:pPr>
            <w:widowControl w:val="0"/>
            <w:tabs>
              <w:tab w:val="right" w:pos="12000"/>
            </w:tabs>
            <w:spacing w:before="60" w:after="0" w:line="240" w:lineRule="auto"/>
            <w:ind w:left="720"/>
            <w:jc w:val="left"/>
            <w:rPr>
              <w:del w:id="171" w:author="Bernardo Sachet Braga" w:date="2026-09-08T18:29:00Z" w16du:dateUtc="2026-09-08T21:29:00Z"/>
              <w:noProof/>
              <w:sz w:val="22"/>
              <w:szCs w:val="22"/>
              <w:highlight w:val="white"/>
            </w:rPr>
          </w:pPr>
          <w:del w:id="172" w:author="Bernardo Sachet Braga" w:date="2026-09-08T18:29:00Z" w16du:dateUtc="2026-09-08T21:29:00Z">
            <w:r w:rsidDel="008E186F">
              <w:rPr>
                <w:noProof/>
                <w:highlight w:val="white"/>
              </w:rPr>
              <w:delText>1.2.2 Objetivos Específicos</w:delText>
            </w:r>
            <w:r w:rsidDel="008E186F">
              <w:rPr>
                <w:noProof/>
                <w:highlight w:val="white"/>
              </w:rPr>
              <w:tab/>
              <w:delText>29</w:delText>
            </w:r>
          </w:del>
        </w:p>
        <w:p w14:paraId="729E4434" w14:textId="60BAFF82" w:rsidR="00BF0C07" w:rsidDel="008E186F" w:rsidRDefault="00BF0C07">
          <w:pPr>
            <w:widowControl w:val="0"/>
            <w:tabs>
              <w:tab w:val="right" w:pos="12000"/>
            </w:tabs>
            <w:spacing w:before="60" w:after="0" w:line="240" w:lineRule="auto"/>
            <w:ind w:left="360"/>
            <w:jc w:val="left"/>
            <w:rPr>
              <w:del w:id="173" w:author="Bernardo Sachet Braga" w:date="2026-09-08T18:29:00Z" w16du:dateUtc="2026-09-08T21:29:00Z"/>
              <w:noProof/>
              <w:sz w:val="22"/>
              <w:szCs w:val="22"/>
              <w:highlight w:val="white"/>
            </w:rPr>
          </w:pPr>
          <w:del w:id="174" w:author="Bernardo Sachet Braga" w:date="2026-09-08T18:29:00Z" w16du:dateUtc="2026-09-08T21:29:00Z">
            <w:r w:rsidDel="008E186F">
              <w:rPr>
                <w:noProof/>
                <w:highlight w:val="white"/>
              </w:rPr>
              <w:delText>1.3 METODOLOGIA</w:delText>
            </w:r>
            <w:r w:rsidDel="008E186F">
              <w:rPr>
                <w:noProof/>
                <w:highlight w:val="white"/>
              </w:rPr>
              <w:tab/>
              <w:delText>29</w:delText>
            </w:r>
          </w:del>
        </w:p>
        <w:p w14:paraId="3CAB84DD" w14:textId="70AA4311" w:rsidR="00BF0C07" w:rsidDel="008E186F" w:rsidRDefault="00BF0C07">
          <w:pPr>
            <w:widowControl w:val="0"/>
            <w:tabs>
              <w:tab w:val="right" w:pos="12000"/>
            </w:tabs>
            <w:spacing w:before="60" w:after="0" w:line="240" w:lineRule="auto"/>
            <w:ind w:left="720"/>
            <w:jc w:val="left"/>
            <w:rPr>
              <w:del w:id="175" w:author="Bernardo Sachet Braga" w:date="2026-09-08T18:29:00Z" w16du:dateUtc="2026-09-08T21:29:00Z"/>
              <w:noProof/>
              <w:sz w:val="22"/>
              <w:szCs w:val="22"/>
              <w:highlight w:val="white"/>
            </w:rPr>
          </w:pPr>
          <w:del w:id="176" w:author="Bernardo Sachet Braga" w:date="2026-09-08T18:29:00Z" w16du:dateUtc="2026-09-08T21:29:00Z">
            <w:r w:rsidDel="008E186F">
              <w:rPr>
                <w:noProof/>
                <w:highlight w:val="white"/>
              </w:rPr>
              <w:delText>1.3.1 Metodologia de Pesquisa</w:delText>
            </w:r>
            <w:r w:rsidDel="008E186F">
              <w:rPr>
                <w:noProof/>
                <w:highlight w:val="white"/>
              </w:rPr>
              <w:tab/>
              <w:delText>29</w:delText>
            </w:r>
          </w:del>
        </w:p>
        <w:p w14:paraId="1B14E36F" w14:textId="4D7159A5" w:rsidR="00BF0C07" w:rsidDel="008E186F" w:rsidRDefault="00BF0C07">
          <w:pPr>
            <w:widowControl w:val="0"/>
            <w:tabs>
              <w:tab w:val="right" w:pos="12000"/>
            </w:tabs>
            <w:spacing w:before="60" w:after="0" w:line="240" w:lineRule="auto"/>
            <w:ind w:left="720"/>
            <w:jc w:val="left"/>
            <w:rPr>
              <w:del w:id="177" w:author="Bernardo Sachet Braga" w:date="2026-09-08T18:29:00Z" w16du:dateUtc="2026-09-08T21:29:00Z"/>
              <w:noProof/>
              <w:sz w:val="22"/>
              <w:szCs w:val="22"/>
              <w:highlight w:val="white"/>
            </w:rPr>
          </w:pPr>
          <w:del w:id="178" w:author="Bernardo Sachet Braga" w:date="2026-09-08T18:29:00Z" w16du:dateUtc="2026-09-08T21:29:00Z">
            <w:r w:rsidDel="008E186F">
              <w:rPr>
                <w:noProof/>
                <w:highlight w:val="white"/>
              </w:rPr>
              <w:delText>1.3.2 Procedimentos Metodológicos</w:delText>
            </w:r>
            <w:r w:rsidDel="008E186F">
              <w:rPr>
                <w:noProof/>
                <w:highlight w:val="white"/>
              </w:rPr>
              <w:tab/>
              <w:delText>30</w:delText>
            </w:r>
          </w:del>
        </w:p>
        <w:p w14:paraId="0B65E84D" w14:textId="070E4034" w:rsidR="00BF0C07" w:rsidDel="008E186F" w:rsidRDefault="00BF0C07">
          <w:pPr>
            <w:widowControl w:val="0"/>
            <w:tabs>
              <w:tab w:val="right" w:pos="12000"/>
            </w:tabs>
            <w:spacing w:before="60" w:after="0" w:line="240" w:lineRule="auto"/>
            <w:jc w:val="left"/>
            <w:rPr>
              <w:del w:id="179" w:author="Bernardo Sachet Braga" w:date="2026-09-08T18:29:00Z" w16du:dateUtc="2026-09-08T21:29:00Z"/>
              <w:b/>
              <w:bCs/>
              <w:noProof/>
              <w:sz w:val="22"/>
              <w:szCs w:val="22"/>
              <w:highlight w:val="white"/>
            </w:rPr>
          </w:pPr>
          <w:del w:id="180" w:author="Bernardo Sachet Braga" w:date="2026-09-08T18:29:00Z" w16du:dateUtc="2026-09-08T21:29:00Z">
            <w:r w:rsidDel="008E186F">
              <w:rPr>
                <w:b/>
                <w:bCs/>
                <w:noProof/>
                <w:highlight w:val="white"/>
              </w:rPr>
              <w:delText>2 FUNDAMENTAÇÃO TEÓRICA</w:delText>
            </w:r>
            <w:r w:rsidDel="008E186F">
              <w:rPr>
                <w:b/>
                <w:bCs/>
                <w:noProof/>
                <w:highlight w:val="white"/>
              </w:rPr>
              <w:tab/>
              <w:delText>33</w:delText>
            </w:r>
          </w:del>
        </w:p>
        <w:p w14:paraId="5F8D96AE" w14:textId="51F520DE" w:rsidR="00BF0C07" w:rsidDel="008E186F" w:rsidRDefault="00BF0C07">
          <w:pPr>
            <w:widowControl w:val="0"/>
            <w:tabs>
              <w:tab w:val="right" w:pos="12000"/>
            </w:tabs>
            <w:spacing w:before="60" w:after="0" w:line="240" w:lineRule="auto"/>
            <w:ind w:left="360"/>
            <w:jc w:val="left"/>
            <w:rPr>
              <w:del w:id="181" w:author="Bernardo Sachet Braga" w:date="2026-09-08T18:29:00Z" w16du:dateUtc="2026-09-08T21:29:00Z"/>
              <w:noProof/>
              <w:sz w:val="22"/>
              <w:szCs w:val="22"/>
              <w:highlight w:val="white"/>
            </w:rPr>
          </w:pPr>
          <w:del w:id="182" w:author="Bernardo Sachet Braga" w:date="2026-09-08T18:29:00Z" w16du:dateUtc="2026-09-08T21:29:00Z">
            <w:r w:rsidDel="008E186F">
              <w:rPr>
                <w:noProof/>
                <w:highlight w:val="white"/>
              </w:rPr>
              <w:delText>2.1  Gerenciamento de Serviços de TI (ITSM)</w:delText>
            </w:r>
            <w:r w:rsidDel="008E186F">
              <w:rPr>
                <w:noProof/>
                <w:highlight w:val="white"/>
              </w:rPr>
              <w:tab/>
              <w:delText>33</w:delText>
            </w:r>
          </w:del>
        </w:p>
        <w:p w14:paraId="55DA80B4" w14:textId="02E73CD3" w:rsidR="00BF0C07" w:rsidDel="008E186F" w:rsidRDefault="00BF0C07">
          <w:pPr>
            <w:widowControl w:val="0"/>
            <w:tabs>
              <w:tab w:val="right" w:pos="12000"/>
            </w:tabs>
            <w:spacing w:before="60" w:after="0" w:line="240" w:lineRule="auto"/>
            <w:ind w:left="720"/>
            <w:jc w:val="left"/>
            <w:rPr>
              <w:del w:id="183" w:author="Bernardo Sachet Braga" w:date="2026-09-08T18:29:00Z" w16du:dateUtc="2026-09-08T21:29:00Z"/>
              <w:noProof/>
              <w:sz w:val="22"/>
              <w:szCs w:val="22"/>
              <w:highlight w:val="white"/>
            </w:rPr>
          </w:pPr>
          <w:del w:id="184" w:author="Bernardo Sachet Braga" w:date="2026-09-08T18:29:00Z" w16du:dateUtc="2026-09-08T21:29:00Z">
            <w:r w:rsidDel="008E186F">
              <w:rPr>
                <w:noProof/>
                <w:highlight w:val="white"/>
              </w:rPr>
              <w:delText>2.1.1 Definição de Gerenciamento de Serviços de TI (ITSM)</w:delText>
            </w:r>
            <w:r w:rsidDel="008E186F">
              <w:rPr>
                <w:noProof/>
                <w:highlight w:val="white"/>
              </w:rPr>
              <w:tab/>
              <w:delText>33</w:delText>
            </w:r>
          </w:del>
        </w:p>
        <w:p w14:paraId="3A885E05" w14:textId="2AF0EDEB" w:rsidR="00BF0C07" w:rsidDel="008E186F" w:rsidRDefault="00BF0C07">
          <w:pPr>
            <w:widowControl w:val="0"/>
            <w:tabs>
              <w:tab w:val="right" w:pos="12000"/>
            </w:tabs>
            <w:spacing w:before="60" w:after="0" w:line="240" w:lineRule="auto"/>
            <w:ind w:left="1080"/>
            <w:jc w:val="left"/>
            <w:rPr>
              <w:del w:id="185" w:author="Bernardo Sachet Braga" w:date="2026-09-08T18:29:00Z" w16du:dateUtc="2026-09-08T21:29:00Z"/>
              <w:noProof/>
              <w:sz w:val="22"/>
              <w:szCs w:val="22"/>
              <w:highlight w:val="white"/>
            </w:rPr>
          </w:pPr>
          <w:del w:id="186" w:author="Bernardo Sachet Braga" w:date="2026-09-08T18:29:00Z" w16du:dateUtc="2026-09-08T21:29:00Z">
            <w:r w:rsidDel="008E186F">
              <w:rPr>
                <w:noProof/>
                <w:sz w:val="22"/>
                <w:szCs w:val="22"/>
                <w:highlight w:val="white"/>
              </w:rPr>
              <w:delText>2.1.2 Contexto de ITIL</w:delText>
            </w:r>
            <w:r w:rsidDel="008E186F">
              <w:rPr>
                <w:noProof/>
                <w:sz w:val="22"/>
                <w:szCs w:val="22"/>
                <w:highlight w:val="white"/>
              </w:rPr>
              <w:tab/>
              <w:delText>34</w:delText>
            </w:r>
          </w:del>
        </w:p>
        <w:p w14:paraId="1C8BBD7C" w14:textId="702A13F5" w:rsidR="00BF0C07" w:rsidDel="008E186F" w:rsidRDefault="00BF0C07">
          <w:pPr>
            <w:widowControl w:val="0"/>
            <w:tabs>
              <w:tab w:val="right" w:pos="12000"/>
            </w:tabs>
            <w:spacing w:before="60" w:after="0" w:line="240" w:lineRule="auto"/>
            <w:ind w:left="1080"/>
            <w:jc w:val="left"/>
            <w:rPr>
              <w:del w:id="187" w:author="Bernardo Sachet Braga" w:date="2026-09-08T18:29:00Z" w16du:dateUtc="2026-09-08T21:29:00Z"/>
              <w:noProof/>
              <w:sz w:val="22"/>
              <w:szCs w:val="22"/>
              <w:highlight w:val="white"/>
            </w:rPr>
          </w:pPr>
          <w:del w:id="188" w:author="Bernardo Sachet Braga" w:date="2026-09-08T18:29:00Z" w16du:dateUtc="2026-09-08T21:29:00Z">
            <w:r w:rsidDel="008E186F">
              <w:rPr>
                <w:noProof/>
                <w:sz w:val="22"/>
                <w:szCs w:val="22"/>
                <w:highlight w:val="white"/>
              </w:rPr>
              <w:delText>2.1.3 A Gestão de Estratégia na ITIL v4</w:delText>
            </w:r>
            <w:r w:rsidDel="008E186F">
              <w:rPr>
                <w:noProof/>
                <w:sz w:val="22"/>
                <w:szCs w:val="22"/>
                <w:highlight w:val="white"/>
              </w:rPr>
              <w:tab/>
              <w:delText>35</w:delText>
            </w:r>
          </w:del>
        </w:p>
        <w:p w14:paraId="37F10574" w14:textId="42B0C86F" w:rsidR="00BF0C07" w:rsidDel="008E186F" w:rsidRDefault="00BF0C07">
          <w:pPr>
            <w:widowControl w:val="0"/>
            <w:tabs>
              <w:tab w:val="right" w:pos="12000"/>
            </w:tabs>
            <w:spacing w:before="60" w:after="0" w:line="240" w:lineRule="auto"/>
            <w:ind w:left="1080"/>
            <w:jc w:val="left"/>
            <w:rPr>
              <w:del w:id="189" w:author="Bernardo Sachet Braga" w:date="2026-09-08T18:29:00Z" w16du:dateUtc="2026-09-08T21:29:00Z"/>
              <w:noProof/>
              <w:sz w:val="22"/>
              <w:szCs w:val="22"/>
              <w:highlight w:val="white"/>
            </w:rPr>
          </w:pPr>
          <w:del w:id="190" w:author="Bernardo Sachet Braga" w:date="2026-09-08T18:29:00Z" w16du:dateUtc="2026-09-08T21:29:00Z">
            <w:r w:rsidDel="008E186F">
              <w:rPr>
                <w:noProof/>
                <w:sz w:val="22"/>
                <w:szCs w:val="22"/>
                <w:highlight w:val="white"/>
              </w:rPr>
              <w:delText>2.1.4 Design Instrucional</w:delText>
            </w:r>
            <w:r w:rsidDel="008E186F">
              <w:rPr>
                <w:noProof/>
                <w:sz w:val="22"/>
                <w:szCs w:val="22"/>
                <w:highlight w:val="white"/>
              </w:rPr>
              <w:tab/>
              <w:delText>36</w:delText>
            </w:r>
          </w:del>
        </w:p>
        <w:p w14:paraId="346B10F4" w14:textId="4BE868A2" w:rsidR="00BF0C07" w:rsidDel="008E186F" w:rsidRDefault="00BF0C07">
          <w:pPr>
            <w:widowControl w:val="0"/>
            <w:tabs>
              <w:tab w:val="right" w:pos="12000"/>
            </w:tabs>
            <w:spacing w:before="60" w:after="0" w:line="240" w:lineRule="auto"/>
            <w:ind w:left="720"/>
            <w:jc w:val="left"/>
            <w:rPr>
              <w:del w:id="191" w:author="Bernardo Sachet Braga" w:date="2026-09-08T18:29:00Z" w16du:dateUtc="2026-09-08T21:29:00Z"/>
              <w:noProof/>
              <w:sz w:val="22"/>
              <w:szCs w:val="22"/>
              <w:highlight w:val="white"/>
            </w:rPr>
          </w:pPr>
          <w:del w:id="192" w:author="Bernardo Sachet Braga" w:date="2026-09-08T18:29:00Z" w16du:dateUtc="2026-09-08T21:29:00Z">
            <w:r w:rsidDel="008E186F">
              <w:rPr>
                <w:noProof/>
                <w:sz w:val="22"/>
                <w:szCs w:val="22"/>
                <w:highlight w:val="white"/>
              </w:rPr>
              <w:delText>2.2 Capacitação em ITIL</w:delText>
            </w:r>
            <w:r w:rsidDel="008E186F">
              <w:rPr>
                <w:noProof/>
                <w:sz w:val="22"/>
                <w:szCs w:val="22"/>
                <w:highlight w:val="white"/>
              </w:rPr>
              <w:tab/>
              <w:delText>37</w:delText>
            </w:r>
          </w:del>
        </w:p>
        <w:p w14:paraId="0A762401" w14:textId="405761E1" w:rsidR="00BF0C07" w:rsidDel="008E186F" w:rsidRDefault="00BF0C07">
          <w:pPr>
            <w:widowControl w:val="0"/>
            <w:tabs>
              <w:tab w:val="right" w:pos="12000"/>
            </w:tabs>
            <w:spacing w:before="60" w:after="0" w:line="240" w:lineRule="auto"/>
            <w:jc w:val="left"/>
            <w:rPr>
              <w:del w:id="193" w:author="Bernardo Sachet Braga" w:date="2026-09-08T18:29:00Z" w16du:dateUtc="2026-09-08T21:29:00Z"/>
              <w:b/>
              <w:bCs/>
              <w:noProof/>
              <w:sz w:val="22"/>
              <w:szCs w:val="22"/>
              <w:highlight w:val="white"/>
            </w:rPr>
          </w:pPr>
          <w:del w:id="194" w:author="Bernardo Sachet Braga" w:date="2026-09-08T18:29:00Z" w16du:dateUtc="2026-09-08T21:29:00Z">
            <w:r w:rsidDel="008E186F">
              <w:rPr>
                <w:b/>
                <w:bCs/>
                <w:noProof/>
                <w:highlight w:val="white"/>
              </w:rPr>
              <w:delText>3 TRABALHOS RELACIONADOS</w:delText>
            </w:r>
            <w:r w:rsidDel="008E186F">
              <w:rPr>
                <w:b/>
                <w:bCs/>
                <w:noProof/>
                <w:highlight w:val="white"/>
              </w:rPr>
              <w:tab/>
              <w:delText>39</w:delText>
            </w:r>
          </w:del>
        </w:p>
        <w:p w14:paraId="714FF927" w14:textId="6CEA03D9" w:rsidR="00BF0C07" w:rsidDel="008E186F" w:rsidRDefault="00BF0C07">
          <w:pPr>
            <w:widowControl w:val="0"/>
            <w:tabs>
              <w:tab w:val="right" w:pos="12000"/>
            </w:tabs>
            <w:spacing w:before="60" w:after="0" w:line="240" w:lineRule="auto"/>
            <w:ind w:left="360"/>
            <w:jc w:val="left"/>
            <w:rPr>
              <w:del w:id="195" w:author="Bernardo Sachet Braga" w:date="2026-09-08T18:29:00Z" w16du:dateUtc="2026-09-08T21:29:00Z"/>
              <w:noProof/>
              <w:sz w:val="22"/>
              <w:szCs w:val="22"/>
              <w:highlight w:val="white"/>
            </w:rPr>
          </w:pPr>
          <w:del w:id="196" w:author="Bernardo Sachet Braga" w:date="2026-09-08T18:29:00Z" w16du:dateUtc="2026-09-08T21:29:00Z">
            <w:r w:rsidDel="008E186F">
              <w:rPr>
                <w:noProof/>
                <w:sz w:val="22"/>
                <w:szCs w:val="22"/>
                <w:highlight w:val="white"/>
              </w:rPr>
              <w:delText>3.1 Objetivo da Pesquisa dos Trabalhos Correlatos</w:delText>
            </w:r>
            <w:r w:rsidDel="008E186F">
              <w:rPr>
                <w:noProof/>
                <w:sz w:val="22"/>
                <w:szCs w:val="22"/>
                <w:highlight w:val="white"/>
              </w:rPr>
              <w:tab/>
              <w:delText>39</w:delText>
            </w:r>
          </w:del>
        </w:p>
        <w:p w14:paraId="24162F40" w14:textId="61D3EFF4" w:rsidR="00BF0C07" w:rsidDel="008E186F" w:rsidRDefault="00BF0C07">
          <w:pPr>
            <w:widowControl w:val="0"/>
            <w:tabs>
              <w:tab w:val="right" w:pos="12000"/>
            </w:tabs>
            <w:spacing w:before="60" w:after="0" w:line="240" w:lineRule="auto"/>
            <w:ind w:left="360"/>
            <w:jc w:val="left"/>
            <w:rPr>
              <w:del w:id="197" w:author="Bernardo Sachet Braga" w:date="2026-09-08T18:29:00Z" w16du:dateUtc="2026-09-08T21:29:00Z"/>
              <w:noProof/>
              <w:sz w:val="22"/>
              <w:szCs w:val="22"/>
              <w:highlight w:val="white"/>
            </w:rPr>
          </w:pPr>
          <w:del w:id="198" w:author="Bernardo Sachet Braga" w:date="2026-09-08T18:29:00Z" w16du:dateUtc="2026-09-08T21:29:00Z">
            <w:r w:rsidDel="008E186F">
              <w:rPr>
                <w:noProof/>
                <w:highlight w:val="white"/>
              </w:rPr>
              <w:delText>3.2 PROCESSO DE BUSCA DOS TRABALHOS CORRELATOS</w:delText>
            </w:r>
            <w:r w:rsidDel="008E186F">
              <w:rPr>
                <w:noProof/>
                <w:highlight w:val="white"/>
              </w:rPr>
              <w:tab/>
              <w:delText>41</w:delText>
            </w:r>
          </w:del>
        </w:p>
        <w:p w14:paraId="021F7B40" w14:textId="1C212AFC" w:rsidR="00BF0C07" w:rsidDel="008E186F" w:rsidRDefault="00BF0C07">
          <w:pPr>
            <w:widowControl w:val="0"/>
            <w:tabs>
              <w:tab w:val="right" w:pos="12000"/>
            </w:tabs>
            <w:spacing w:before="60" w:after="0" w:line="240" w:lineRule="auto"/>
            <w:ind w:left="360"/>
            <w:jc w:val="left"/>
            <w:rPr>
              <w:del w:id="199" w:author="Bernardo Sachet Braga" w:date="2026-09-08T18:29:00Z" w16du:dateUtc="2026-09-08T21:29:00Z"/>
              <w:noProof/>
              <w:sz w:val="22"/>
              <w:szCs w:val="22"/>
              <w:highlight w:val="white"/>
            </w:rPr>
          </w:pPr>
          <w:del w:id="200" w:author="Bernardo Sachet Braga" w:date="2026-09-08T18:29:00Z" w16du:dateUtc="2026-09-08T21:29:00Z">
            <w:r w:rsidDel="008E186F">
              <w:rPr>
                <w:noProof/>
                <w:sz w:val="22"/>
                <w:szCs w:val="22"/>
                <w:highlight w:val="white"/>
              </w:rPr>
              <w:delText>3.3 The Impact of Cloud Computing on ITIL Service Strategy Processes</w:delText>
            </w:r>
            <w:r w:rsidDel="008E186F">
              <w:rPr>
                <w:noProof/>
                <w:sz w:val="22"/>
                <w:szCs w:val="22"/>
                <w:highlight w:val="white"/>
              </w:rPr>
              <w:tab/>
              <w:delText>44</w:delText>
            </w:r>
          </w:del>
        </w:p>
        <w:p w14:paraId="0CC8074B" w14:textId="31DFE758" w:rsidR="00BF0C07" w:rsidDel="008E186F" w:rsidRDefault="00BF0C07">
          <w:pPr>
            <w:widowControl w:val="0"/>
            <w:tabs>
              <w:tab w:val="right" w:pos="12000"/>
            </w:tabs>
            <w:spacing w:before="60" w:after="0" w:line="240" w:lineRule="auto"/>
            <w:ind w:left="360"/>
            <w:jc w:val="left"/>
            <w:rPr>
              <w:del w:id="201" w:author="Bernardo Sachet Braga" w:date="2026-09-08T18:29:00Z" w16du:dateUtc="2026-09-08T21:29:00Z"/>
              <w:noProof/>
              <w:sz w:val="22"/>
              <w:szCs w:val="22"/>
              <w:highlight w:val="white"/>
            </w:rPr>
          </w:pPr>
          <w:del w:id="202" w:author="Bernardo Sachet Braga" w:date="2026-09-08T18:29:00Z" w16du:dateUtc="2026-09-08T21:29:00Z">
            <w:r w:rsidDel="008E186F">
              <w:rPr>
                <w:noProof/>
                <w:sz w:val="22"/>
                <w:szCs w:val="22"/>
                <w:highlight w:val="white"/>
              </w:rPr>
              <w:delText>3.4 Analysis of the ITIL V3 and 4, Exploring the Impacts on ITSM of Implementing the New Version</w:delText>
            </w:r>
            <w:r w:rsidDel="008E186F">
              <w:rPr>
                <w:noProof/>
                <w:sz w:val="22"/>
                <w:szCs w:val="22"/>
                <w:highlight w:val="white"/>
              </w:rPr>
              <w:tab/>
              <w:delText>45</w:delText>
            </w:r>
          </w:del>
        </w:p>
        <w:p w14:paraId="70CC6ED5" w14:textId="4491797F" w:rsidR="00BF0C07" w:rsidDel="008E186F" w:rsidRDefault="00BF0C07">
          <w:pPr>
            <w:widowControl w:val="0"/>
            <w:tabs>
              <w:tab w:val="right" w:pos="12000"/>
            </w:tabs>
            <w:spacing w:before="60" w:after="0" w:line="240" w:lineRule="auto"/>
            <w:ind w:left="360"/>
            <w:jc w:val="left"/>
            <w:rPr>
              <w:del w:id="203" w:author="Bernardo Sachet Braga" w:date="2026-09-08T18:29:00Z" w16du:dateUtc="2026-09-08T21:29:00Z"/>
              <w:noProof/>
              <w:sz w:val="22"/>
              <w:szCs w:val="22"/>
              <w:highlight w:val="white"/>
            </w:rPr>
          </w:pPr>
          <w:del w:id="204" w:author="Bernardo Sachet Braga" w:date="2026-09-08T18:29:00Z" w16du:dateUtc="2026-09-08T21:29:00Z">
            <w:r w:rsidDel="008E186F">
              <w:rPr>
                <w:noProof/>
                <w:sz w:val="22"/>
                <w:szCs w:val="22"/>
                <w:highlight w:val="white"/>
              </w:rPr>
              <w:delText>3.5 Analysis of Methods for IT Service Management Processes Implementation in Higher EducationInstitutions</w:delText>
            </w:r>
            <w:r w:rsidDel="008E186F">
              <w:rPr>
                <w:noProof/>
                <w:sz w:val="22"/>
                <w:szCs w:val="22"/>
                <w:highlight w:val="white"/>
              </w:rPr>
              <w:tab/>
              <w:delText>46</w:delText>
            </w:r>
          </w:del>
        </w:p>
        <w:p w14:paraId="6DC4E71D" w14:textId="1BB128F8" w:rsidR="00BF0C07" w:rsidDel="008E186F" w:rsidRDefault="00BF0C07">
          <w:pPr>
            <w:widowControl w:val="0"/>
            <w:tabs>
              <w:tab w:val="right" w:pos="12000"/>
            </w:tabs>
            <w:spacing w:before="60" w:after="0" w:line="240" w:lineRule="auto"/>
            <w:ind w:left="360"/>
            <w:jc w:val="left"/>
            <w:rPr>
              <w:del w:id="205" w:author="Bernardo Sachet Braga" w:date="2026-09-08T18:29:00Z" w16du:dateUtc="2026-09-08T21:29:00Z"/>
              <w:noProof/>
              <w:sz w:val="22"/>
              <w:szCs w:val="22"/>
              <w:highlight w:val="white"/>
            </w:rPr>
          </w:pPr>
          <w:del w:id="206" w:author="Bernardo Sachet Braga" w:date="2026-09-08T18:29:00Z" w16du:dateUtc="2026-09-08T21:29:00Z">
            <w:r w:rsidDel="008E186F">
              <w:rPr>
                <w:noProof/>
                <w:sz w:val="22"/>
                <w:szCs w:val="22"/>
                <w:highlight w:val="white"/>
              </w:rPr>
              <w:delText>3.6 An IT Service Management Literature Review: Challenges, Benefits, Opportunities and Implementation Practices</w:delText>
            </w:r>
            <w:r w:rsidDel="008E186F">
              <w:rPr>
                <w:noProof/>
                <w:sz w:val="22"/>
                <w:szCs w:val="22"/>
                <w:highlight w:val="white"/>
              </w:rPr>
              <w:tab/>
              <w:delText>46</w:delText>
            </w:r>
          </w:del>
        </w:p>
        <w:p w14:paraId="35E33D4B" w14:textId="6B8048F1" w:rsidR="00BF0C07" w:rsidDel="008E186F" w:rsidRDefault="00BF0C07">
          <w:pPr>
            <w:widowControl w:val="0"/>
            <w:tabs>
              <w:tab w:val="right" w:pos="12000"/>
            </w:tabs>
            <w:spacing w:before="60" w:after="0" w:line="240" w:lineRule="auto"/>
            <w:ind w:left="360"/>
            <w:jc w:val="left"/>
            <w:rPr>
              <w:del w:id="207" w:author="Bernardo Sachet Braga" w:date="2026-09-08T18:29:00Z" w16du:dateUtc="2026-09-08T21:29:00Z"/>
              <w:noProof/>
              <w:sz w:val="22"/>
              <w:szCs w:val="22"/>
              <w:highlight w:val="white"/>
            </w:rPr>
          </w:pPr>
          <w:del w:id="208" w:author="Bernardo Sachet Braga" w:date="2026-09-08T18:29:00Z" w16du:dateUtc="2026-09-08T21:29:00Z">
            <w:r w:rsidDel="008E186F">
              <w:rPr>
                <w:noProof/>
                <w:sz w:val="22"/>
                <w:szCs w:val="22"/>
                <w:highlight w:val="white"/>
              </w:rPr>
              <w:delText>3.7 Gamifying IT Service Management Education for Future IT.</w:delText>
            </w:r>
            <w:r w:rsidDel="008E186F">
              <w:rPr>
                <w:noProof/>
                <w:sz w:val="22"/>
                <w:szCs w:val="22"/>
                <w:highlight w:val="white"/>
              </w:rPr>
              <w:tab/>
              <w:delText>47</w:delText>
            </w:r>
          </w:del>
        </w:p>
        <w:p w14:paraId="69B34687" w14:textId="55B24DA5" w:rsidR="00BF0C07" w:rsidDel="008E186F" w:rsidRDefault="00BF0C07">
          <w:pPr>
            <w:widowControl w:val="0"/>
            <w:tabs>
              <w:tab w:val="right" w:pos="12000"/>
            </w:tabs>
            <w:spacing w:before="60" w:after="0" w:line="240" w:lineRule="auto"/>
            <w:ind w:left="360"/>
            <w:jc w:val="left"/>
            <w:rPr>
              <w:del w:id="209" w:author="Bernardo Sachet Braga" w:date="2026-09-08T18:29:00Z" w16du:dateUtc="2026-09-08T21:29:00Z"/>
              <w:noProof/>
              <w:sz w:val="22"/>
              <w:szCs w:val="22"/>
              <w:highlight w:val="white"/>
            </w:rPr>
          </w:pPr>
          <w:del w:id="210" w:author="Bernardo Sachet Braga" w:date="2026-09-08T18:29:00Z" w16du:dateUtc="2026-09-08T21:29:00Z">
            <w:r w:rsidDel="008E186F">
              <w:rPr>
                <w:noProof/>
                <w:highlight w:val="white"/>
              </w:rPr>
              <w:delText>3.8 ANÁLISE COMPARATIVA</w:delText>
            </w:r>
            <w:r w:rsidDel="008E186F">
              <w:rPr>
                <w:noProof/>
                <w:highlight w:val="white"/>
              </w:rPr>
              <w:tab/>
              <w:delText>48</w:delText>
            </w:r>
          </w:del>
        </w:p>
        <w:p w14:paraId="1DA5928B" w14:textId="0431A8BC" w:rsidR="00BF0C07" w:rsidDel="008E186F" w:rsidRDefault="00BF0C07">
          <w:pPr>
            <w:widowControl w:val="0"/>
            <w:tabs>
              <w:tab w:val="right" w:pos="12000"/>
            </w:tabs>
            <w:spacing w:before="60" w:after="0" w:line="240" w:lineRule="auto"/>
            <w:jc w:val="left"/>
            <w:rPr>
              <w:del w:id="211" w:author="Bernardo Sachet Braga" w:date="2026-09-08T18:29:00Z" w16du:dateUtc="2026-09-08T21:29:00Z"/>
              <w:b/>
              <w:bCs/>
              <w:noProof/>
              <w:sz w:val="22"/>
              <w:szCs w:val="22"/>
              <w:highlight w:val="white"/>
            </w:rPr>
          </w:pPr>
          <w:del w:id="212" w:author="Bernardo Sachet Braga" w:date="2026-09-08T18:29:00Z" w16du:dateUtc="2026-09-08T21:29:00Z">
            <w:r w:rsidDel="008E186F">
              <w:rPr>
                <w:b/>
                <w:bCs/>
                <w:noProof/>
                <w:highlight w:val="white"/>
              </w:rPr>
              <w:delText>4 PROJETO</w:delText>
            </w:r>
            <w:r w:rsidDel="008E186F">
              <w:rPr>
                <w:b/>
                <w:bCs/>
                <w:noProof/>
                <w:highlight w:val="white"/>
              </w:rPr>
              <w:tab/>
              <w:delText>50</w:delText>
            </w:r>
          </w:del>
        </w:p>
        <w:p w14:paraId="73F3AEBE" w14:textId="5E0A2816" w:rsidR="00BF0C07" w:rsidDel="008E186F" w:rsidRDefault="00BF0C07">
          <w:pPr>
            <w:widowControl w:val="0"/>
            <w:tabs>
              <w:tab w:val="right" w:pos="12000"/>
            </w:tabs>
            <w:spacing w:before="60" w:after="0" w:line="240" w:lineRule="auto"/>
            <w:ind w:left="360"/>
            <w:jc w:val="left"/>
            <w:rPr>
              <w:del w:id="213" w:author="Bernardo Sachet Braga" w:date="2026-09-08T18:29:00Z" w16du:dateUtc="2026-09-08T21:29:00Z"/>
              <w:noProof/>
              <w:sz w:val="22"/>
              <w:szCs w:val="22"/>
              <w:highlight w:val="white"/>
            </w:rPr>
          </w:pPr>
          <w:del w:id="214" w:author="Bernardo Sachet Braga" w:date="2026-09-08T18:29:00Z" w16du:dateUtc="2026-09-08T21:29:00Z">
            <w:r w:rsidDel="008E186F">
              <w:rPr>
                <w:noProof/>
                <w:sz w:val="22"/>
                <w:szCs w:val="22"/>
                <w:highlight w:val="white"/>
              </w:rPr>
              <w:delText>4.1 Visão Geral</w:delText>
            </w:r>
            <w:r w:rsidDel="008E186F">
              <w:rPr>
                <w:noProof/>
                <w:sz w:val="22"/>
                <w:szCs w:val="22"/>
                <w:highlight w:val="white"/>
              </w:rPr>
              <w:tab/>
              <w:delText>50</w:delText>
            </w:r>
          </w:del>
        </w:p>
        <w:p w14:paraId="66839D77" w14:textId="7B12C4BF" w:rsidR="00BF0C07" w:rsidDel="008E186F" w:rsidRDefault="00BF0C07">
          <w:pPr>
            <w:widowControl w:val="0"/>
            <w:tabs>
              <w:tab w:val="right" w:pos="12000"/>
            </w:tabs>
            <w:spacing w:before="60" w:after="0" w:line="240" w:lineRule="auto"/>
            <w:ind w:left="360"/>
            <w:jc w:val="left"/>
            <w:rPr>
              <w:del w:id="215" w:author="Bernardo Sachet Braga" w:date="2026-09-08T18:29:00Z" w16du:dateUtc="2026-09-08T21:29:00Z"/>
              <w:noProof/>
              <w:sz w:val="22"/>
              <w:szCs w:val="22"/>
              <w:highlight w:val="white"/>
            </w:rPr>
          </w:pPr>
          <w:del w:id="216" w:author="Bernardo Sachet Braga" w:date="2026-09-08T18:29:00Z" w16du:dateUtc="2026-09-08T21:29:00Z">
            <w:r w:rsidDel="008E186F">
              <w:rPr>
                <w:noProof/>
                <w:sz w:val="22"/>
                <w:szCs w:val="22"/>
                <w:highlight w:val="white"/>
              </w:rPr>
              <w:delText>4.2 Fase de Análise (ADDIE)</w:delText>
            </w:r>
            <w:r w:rsidDel="008E186F">
              <w:rPr>
                <w:noProof/>
                <w:sz w:val="22"/>
                <w:szCs w:val="22"/>
                <w:highlight w:val="white"/>
              </w:rPr>
              <w:tab/>
              <w:delText>51</w:delText>
            </w:r>
          </w:del>
        </w:p>
        <w:p w14:paraId="623CD48A" w14:textId="43001E46" w:rsidR="00BF0C07" w:rsidDel="008E186F" w:rsidRDefault="00BF0C07">
          <w:pPr>
            <w:widowControl w:val="0"/>
            <w:tabs>
              <w:tab w:val="right" w:pos="12000"/>
            </w:tabs>
            <w:spacing w:before="60" w:after="0" w:line="240" w:lineRule="auto"/>
            <w:ind w:left="360"/>
            <w:jc w:val="left"/>
            <w:rPr>
              <w:del w:id="217" w:author="Bernardo Sachet Braga" w:date="2026-09-08T18:29:00Z" w16du:dateUtc="2026-09-08T21:29:00Z"/>
              <w:noProof/>
              <w:sz w:val="22"/>
              <w:szCs w:val="22"/>
              <w:highlight w:val="white"/>
            </w:rPr>
          </w:pPr>
          <w:del w:id="218" w:author="Bernardo Sachet Braga" w:date="2026-09-08T18:29:00Z" w16du:dateUtc="2026-09-08T21:29:00Z">
            <w:r w:rsidDel="008E186F">
              <w:rPr>
                <w:noProof/>
                <w:sz w:val="22"/>
                <w:szCs w:val="22"/>
                <w:highlight w:val="white"/>
              </w:rPr>
              <w:delText>4.3 Fase de Design (ADDIE)</w:delText>
            </w:r>
            <w:r w:rsidDel="008E186F">
              <w:rPr>
                <w:noProof/>
                <w:sz w:val="22"/>
                <w:szCs w:val="22"/>
                <w:highlight w:val="white"/>
              </w:rPr>
              <w:tab/>
              <w:delText>51</w:delText>
            </w:r>
          </w:del>
        </w:p>
        <w:p w14:paraId="52B2AB11" w14:textId="151A2CE8" w:rsidR="00BF0C07" w:rsidDel="008E186F" w:rsidRDefault="00BF0C07">
          <w:pPr>
            <w:widowControl w:val="0"/>
            <w:tabs>
              <w:tab w:val="right" w:pos="12000"/>
            </w:tabs>
            <w:spacing w:before="60" w:after="0" w:line="240" w:lineRule="auto"/>
            <w:ind w:left="720"/>
            <w:jc w:val="left"/>
            <w:rPr>
              <w:del w:id="219" w:author="Bernardo Sachet Braga" w:date="2026-09-08T18:29:00Z" w16du:dateUtc="2026-09-08T21:29:00Z"/>
              <w:noProof/>
              <w:sz w:val="22"/>
              <w:szCs w:val="22"/>
              <w:highlight w:val="white"/>
            </w:rPr>
          </w:pPr>
          <w:del w:id="220" w:author="Bernardo Sachet Braga" w:date="2026-09-08T18:29:00Z" w16du:dateUtc="2026-09-08T21:29:00Z">
            <w:r w:rsidDel="008E186F">
              <w:rPr>
                <w:noProof/>
                <w:sz w:val="22"/>
                <w:szCs w:val="22"/>
                <w:highlight w:val="white"/>
              </w:rPr>
              <w:delText>4.3.1 Conteúdo Programático</w:delText>
            </w:r>
            <w:r w:rsidDel="008E186F">
              <w:rPr>
                <w:noProof/>
                <w:sz w:val="22"/>
                <w:szCs w:val="22"/>
                <w:highlight w:val="white"/>
              </w:rPr>
              <w:tab/>
              <w:delText>51</w:delText>
            </w:r>
          </w:del>
        </w:p>
        <w:p w14:paraId="2B598B76" w14:textId="1C5C7D2A" w:rsidR="00BF0C07" w:rsidDel="008E186F" w:rsidRDefault="00BF0C07">
          <w:pPr>
            <w:widowControl w:val="0"/>
            <w:tabs>
              <w:tab w:val="right" w:pos="12000"/>
            </w:tabs>
            <w:spacing w:before="60" w:after="0" w:line="240" w:lineRule="auto"/>
            <w:ind w:left="720"/>
            <w:jc w:val="left"/>
            <w:rPr>
              <w:del w:id="221" w:author="Bernardo Sachet Braga" w:date="2026-09-08T18:29:00Z" w16du:dateUtc="2026-09-08T21:29:00Z"/>
              <w:noProof/>
              <w:sz w:val="22"/>
              <w:szCs w:val="22"/>
              <w:highlight w:val="white"/>
            </w:rPr>
          </w:pPr>
          <w:del w:id="222" w:author="Bernardo Sachet Braga" w:date="2026-09-08T18:29:00Z" w16du:dateUtc="2026-09-08T21:29:00Z">
            <w:r w:rsidDel="008E186F">
              <w:rPr>
                <w:noProof/>
                <w:sz w:val="22"/>
                <w:szCs w:val="22"/>
                <w:highlight w:val="white"/>
              </w:rPr>
              <w:delText>4.3.2 Estratégias de Ensino</w:delText>
            </w:r>
            <w:r w:rsidDel="008E186F">
              <w:rPr>
                <w:noProof/>
                <w:sz w:val="22"/>
                <w:szCs w:val="22"/>
                <w:highlight w:val="white"/>
              </w:rPr>
              <w:tab/>
              <w:delText>52</w:delText>
            </w:r>
          </w:del>
        </w:p>
        <w:p w14:paraId="2547F101" w14:textId="3ED76E51" w:rsidR="00BF0C07" w:rsidDel="008E186F" w:rsidRDefault="00BF0C07">
          <w:pPr>
            <w:widowControl w:val="0"/>
            <w:tabs>
              <w:tab w:val="right" w:pos="12000"/>
            </w:tabs>
            <w:spacing w:before="60" w:after="0" w:line="240" w:lineRule="auto"/>
            <w:ind w:left="720"/>
            <w:jc w:val="left"/>
            <w:rPr>
              <w:del w:id="223" w:author="Bernardo Sachet Braga" w:date="2026-09-08T18:29:00Z" w16du:dateUtc="2026-09-08T21:29:00Z"/>
              <w:noProof/>
              <w:sz w:val="22"/>
              <w:szCs w:val="22"/>
              <w:highlight w:val="white"/>
            </w:rPr>
          </w:pPr>
          <w:del w:id="224" w:author="Bernardo Sachet Braga" w:date="2026-09-08T18:29:00Z" w16du:dateUtc="2026-09-08T21:29:00Z">
            <w:r w:rsidDel="008E186F">
              <w:rPr>
                <w:noProof/>
                <w:sz w:val="22"/>
                <w:szCs w:val="22"/>
                <w:highlight w:val="white"/>
              </w:rPr>
              <w:delText>4.3.3 Materiais Necessários</w:delText>
            </w:r>
            <w:r w:rsidDel="008E186F">
              <w:rPr>
                <w:noProof/>
                <w:sz w:val="22"/>
                <w:szCs w:val="22"/>
                <w:highlight w:val="white"/>
              </w:rPr>
              <w:tab/>
              <w:delText>53</w:delText>
            </w:r>
          </w:del>
        </w:p>
        <w:p w14:paraId="53F5839C" w14:textId="711DF377" w:rsidR="00BF0C07" w:rsidDel="008E186F" w:rsidRDefault="00BF0C07">
          <w:pPr>
            <w:widowControl w:val="0"/>
            <w:tabs>
              <w:tab w:val="right" w:pos="12000"/>
            </w:tabs>
            <w:spacing w:before="60" w:after="0" w:line="240" w:lineRule="auto"/>
            <w:ind w:left="720"/>
            <w:jc w:val="left"/>
            <w:rPr>
              <w:del w:id="225" w:author="Bernardo Sachet Braga" w:date="2026-09-08T18:29:00Z" w16du:dateUtc="2026-09-08T21:29:00Z"/>
              <w:noProof/>
              <w:sz w:val="22"/>
              <w:szCs w:val="22"/>
              <w:highlight w:val="white"/>
            </w:rPr>
          </w:pPr>
          <w:del w:id="226" w:author="Bernardo Sachet Braga" w:date="2026-09-08T18:29:00Z" w16du:dateUtc="2026-09-08T21:29:00Z">
            <w:r w:rsidDel="008E186F">
              <w:rPr>
                <w:noProof/>
                <w:sz w:val="22"/>
                <w:szCs w:val="22"/>
                <w:highlight w:val="white"/>
              </w:rPr>
              <w:delText>4.3.4 Avaliação da Aprendizagem</w:delText>
            </w:r>
            <w:r w:rsidDel="008E186F">
              <w:rPr>
                <w:noProof/>
                <w:sz w:val="22"/>
                <w:szCs w:val="22"/>
                <w:highlight w:val="white"/>
              </w:rPr>
              <w:tab/>
              <w:delText>53</w:delText>
            </w:r>
          </w:del>
        </w:p>
        <w:p w14:paraId="0CC6E61F" w14:textId="6527FE8C" w:rsidR="00BF0C07" w:rsidDel="008E186F" w:rsidRDefault="00BF0C07">
          <w:pPr>
            <w:widowControl w:val="0"/>
            <w:tabs>
              <w:tab w:val="right" w:pos="12000"/>
            </w:tabs>
            <w:spacing w:before="60" w:after="0" w:line="240" w:lineRule="auto"/>
            <w:ind w:left="360"/>
            <w:jc w:val="left"/>
            <w:rPr>
              <w:del w:id="227" w:author="Bernardo Sachet Braga" w:date="2026-09-08T18:29:00Z" w16du:dateUtc="2026-09-08T21:29:00Z"/>
              <w:noProof/>
              <w:sz w:val="22"/>
              <w:szCs w:val="22"/>
              <w:highlight w:val="white"/>
            </w:rPr>
          </w:pPr>
          <w:del w:id="228" w:author="Bernardo Sachet Braga" w:date="2026-09-08T18:29:00Z" w16du:dateUtc="2026-09-08T21:29:00Z">
            <w:r w:rsidDel="008E186F">
              <w:rPr>
                <w:noProof/>
                <w:sz w:val="22"/>
                <w:szCs w:val="22"/>
                <w:highlight w:val="white"/>
              </w:rPr>
              <w:delText>4.4 Resumo do Projeto</w:delText>
            </w:r>
            <w:r w:rsidDel="008E186F">
              <w:rPr>
                <w:noProof/>
                <w:sz w:val="22"/>
                <w:szCs w:val="22"/>
                <w:highlight w:val="white"/>
              </w:rPr>
              <w:tab/>
              <w:delText>54</w:delText>
            </w:r>
          </w:del>
        </w:p>
        <w:p w14:paraId="4576DCB2" w14:textId="6D88D07F" w:rsidR="00BF0C07" w:rsidDel="008E186F" w:rsidRDefault="00BF0C07">
          <w:pPr>
            <w:widowControl w:val="0"/>
            <w:tabs>
              <w:tab w:val="right" w:pos="12000"/>
            </w:tabs>
            <w:spacing w:before="60" w:after="0" w:line="240" w:lineRule="auto"/>
            <w:ind w:left="360"/>
            <w:jc w:val="left"/>
            <w:rPr>
              <w:del w:id="229" w:author="Bernardo Sachet Braga" w:date="2026-09-08T18:29:00Z" w16du:dateUtc="2026-09-08T21:29:00Z"/>
              <w:noProof/>
              <w:sz w:val="22"/>
              <w:szCs w:val="22"/>
              <w:highlight w:val="white"/>
            </w:rPr>
          </w:pPr>
          <w:del w:id="230" w:author="Bernardo Sachet Braga" w:date="2026-09-08T18:29:00Z" w16du:dateUtc="2026-09-08T21:29:00Z">
            <w:r w:rsidDel="008E186F">
              <w:rPr>
                <w:noProof/>
                <w:sz w:val="22"/>
                <w:szCs w:val="22"/>
                <w:highlight w:val="white"/>
              </w:rPr>
              <w:delText>4.5 Plano de Ensino</w:delText>
            </w:r>
            <w:r w:rsidDel="008E186F">
              <w:rPr>
                <w:noProof/>
                <w:sz w:val="22"/>
                <w:szCs w:val="22"/>
                <w:highlight w:val="white"/>
              </w:rPr>
              <w:tab/>
              <w:delText>55</w:delText>
            </w:r>
          </w:del>
        </w:p>
        <w:p w14:paraId="7BFD83A9" w14:textId="132F8CF4" w:rsidR="00BF0C07" w:rsidDel="008E186F" w:rsidRDefault="00BF0C07">
          <w:pPr>
            <w:widowControl w:val="0"/>
            <w:tabs>
              <w:tab w:val="right" w:pos="12000"/>
            </w:tabs>
            <w:spacing w:before="60" w:after="0" w:line="240" w:lineRule="auto"/>
            <w:ind w:left="720"/>
            <w:jc w:val="left"/>
            <w:rPr>
              <w:del w:id="231" w:author="Bernardo Sachet Braga" w:date="2026-09-08T18:29:00Z" w16du:dateUtc="2026-09-08T21:29:00Z"/>
              <w:noProof/>
              <w:sz w:val="22"/>
              <w:szCs w:val="22"/>
              <w:highlight w:val="white"/>
            </w:rPr>
          </w:pPr>
          <w:del w:id="232" w:author="Bernardo Sachet Braga" w:date="2026-09-08T18:29:00Z" w16du:dateUtc="2026-09-08T21:29:00Z">
            <w:r w:rsidDel="008E186F">
              <w:rPr>
                <w:noProof/>
                <w:sz w:val="22"/>
                <w:szCs w:val="22"/>
                <w:highlight w:val="white"/>
              </w:rPr>
              <w:delText>4.5.1 Dados Gerais</w:delText>
            </w:r>
            <w:r w:rsidDel="008E186F">
              <w:rPr>
                <w:noProof/>
                <w:sz w:val="22"/>
                <w:szCs w:val="22"/>
                <w:highlight w:val="white"/>
              </w:rPr>
              <w:tab/>
              <w:delText>55</w:delText>
            </w:r>
          </w:del>
        </w:p>
        <w:p w14:paraId="47B0D2EB" w14:textId="0FBA3E1D" w:rsidR="00BF0C07" w:rsidDel="008E186F" w:rsidRDefault="00BF0C07">
          <w:pPr>
            <w:widowControl w:val="0"/>
            <w:tabs>
              <w:tab w:val="right" w:pos="12000"/>
            </w:tabs>
            <w:spacing w:before="60" w:after="0" w:line="240" w:lineRule="auto"/>
            <w:ind w:left="720"/>
            <w:jc w:val="left"/>
            <w:rPr>
              <w:del w:id="233" w:author="Bernardo Sachet Braga" w:date="2026-09-08T18:29:00Z" w16du:dateUtc="2026-09-08T21:29:00Z"/>
              <w:noProof/>
              <w:sz w:val="22"/>
              <w:szCs w:val="22"/>
              <w:highlight w:val="white"/>
            </w:rPr>
          </w:pPr>
          <w:del w:id="234" w:author="Bernardo Sachet Braga" w:date="2026-09-08T18:29:00Z" w16du:dateUtc="2026-09-08T21:29:00Z">
            <w:r w:rsidDel="008E186F">
              <w:rPr>
                <w:noProof/>
                <w:sz w:val="22"/>
                <w:szCs w:val="22"/>
                <w:highlight w:val="white"/>
              </w:rPr>
              <w:delText>4.5.2 Objetivo Geral da Unidade</w:delText>
            </w:r>
            <w:r w:rsidDel="008E186F">
              <w:rPr>
                <w:noProof/>
                <w:sz w:val="22"/>
                <w:szCs w:val="22"/>
                <w:highlight w:val="white"/>
              </w:rPr>
              <w:tab/>
              <w:delText>56</w:delText>
            </w:r>
          </w:del>
        </w:p>
        <w:p w14:paraId="65986A32" w14:textId="02FE462A" w:rsidR="00BF0C07" w:rsidDel="008E186F" w:rsidRDefault="00BF0C07">
          <w:pPr>
            <w:widowControl w:val="0"/>
            <w:tabs>
              <w:tab w:val="right" w:pos="12000"/>
            </w:tabs>
            <w:spacing w:before="60" w:after="0" w:line="240" w:lineRule="auto"/>
            <w:ind w:left="720"/>
            <w:jc w:val="left"/>
            <w:rPr>
              <w:del w:id="235" w:author="Bernardo Sachet Braga" w:date="2026-09-08T18:29:00Z" w16du:dateUtc="2026-09-08T21:29:00Z"/>
              <w:noProof/>
              <w:sz w:val="22"/>
              <w:szCs w:val="22"/>
              <w:highlight w:val="white"/>
            </w:rPr>
          </w:pPr>
          <w:del w:id="236" w:author="Bernardo Sachet Braga" w:date="2026-09-08T18:29:00Z" w16du:dateUtc="2026-09-08T21:29:00Z">
            <w:r w:rsidDel="008E186F">
              <w:rPr>
                <w:noProof/>
                <w:sz w:val="22"/>
                <w:szCs w:val="22"/>
                <w:highlight w:val="white"/>
              </w:rPr>
              <w:delText>4.5.3 Objetivos Específicos</w:delText>
            </w:r>
            <w:r w:rsidDel="008E186F">
              <w:rPr>
                <w:noProof/>
                <w:sz w:val="22"/>
                <w:szCs w:val="22"/>
                <w:highlight w:val="white"/>
              </w:rPr>
              <w:tab/>
              <w:delText>56</w:delText>
            </w:r>
          </w:del>
        </w:p>
        <w:p w14:paraId="232EDE6D" w14:textId="66FFBC63" w:rsidR="00BF0C07" w:rsidDel="008E186F" w:rsidRDefault="00BF0C07">
          <w:pPr>
            <w:widowControl w:val="0"/>
            <w:tabs>
              <w:tab w:val="right" w:pos="12000"/>
            </w:tabs>
            <w:spacing w:before="60" w:after="0" w:line="240" w:lineRule="auto"/>
            <w:ind w:left="720"/>
            <w:jc w:val="left"/>
            <w:rPr>
              <w:del w:id="237" w:author="Bernardo Sachet Braga" w:date="2026-09-08T18:29:00Z" w16du:dateUtc="2026-09-08T21:29:00Z"/>
              <w:noProof/>
              <w:sz w:val="22"/>
              <w:szCs w:val="22"/>
              <w:highlight w:val="white"/>
            </w:rPr>
          </w:pPr>
          <w:del w:id="238" w:author="Bernardo Sachet Braga" w:date="2026-09-08T18:29:00Z" w16du:dateUtc="2026-09-08T21:29:00Z">
            <w:r w:rsidDel="008E186F">
              <w:rPr>
                <w:noProof/>
                <w:sz w:val="22"/>
                <w:szCs w:val="22"/>
                <w:highlight w:val="white"/>
              </w:rPr>
              <w:delText>4.5.4 Entregas do Projeto</w:delText>
            </w:r>
            <w:r w:rsidDel="008E186F">
              <w:rPr>
                <w:noProof/>
                <w:sz w:val="22"/>
                <w:szCs w:val="22"/>
                <w:highlight w:val="white"/>
              </w:rPr>
              <w:tab/>
              <w:delText>57</w:delText>
            </w:r>
          </w:del>
        </w:p>
        <w:p w14:paraId="5817C267" w14:textId="553C131B" w:rsidR="00BF0C07" w:rsidDel="008E186F" w:rsidRDefault="00BF0C07">
          <w:pPr>
            <w:widowControl w:val="0"/>
            <w:tabs>
              <w:tab w:val="right" w:pos="12000"/>
            </w:tabs>
            <w:spacing w:before="60" w:after="0" w:line="240" w:lineRule="auto"/>
            <w:ind w:left="720"/>
            <w:jc w:val="left"/>
            <w:rPr>
              <w:del w:id="239" w:author="Bernardo Sachet Braga" w:date="2026-09-08T18:29:00Z" w16du:dateUtc="2026-09-08T21:29:00Z"/>
              <w:noProof/>
              <w:sz w:val="22"/>
              <w:szCs w:val="22"/>
              <w:highlight w:val="white"/>
            </w:rPr>
          </w:pPr>
          <w:del w:id="240" w:author="Bernardo Sachet Braga" w:date="2026-09-08T18:29:00Z" w16du:dateUtc="2026-09-08T21:29:00Z">
            <w:r w:rsidDel="008E186F">
              <w:rPr>
                <w:noProof/>
                <w:sz w:val="22"/>
                <w:szCs w:val="22"/>
                <w:highlight w:val="white"/>
              </w:rPr>
              <w:delText>4.5.5 Ementa da Unidade de Aprendizagem</w:delText>
            </w:r>
            <w:r w:rsidDel="008E186F">
              <w:rPr>
                <w:noProof/>
                <w:sz w:val="22"/>
                <w:szCs w:val="22"/>
                <w:highlight w:val="white"/>
              </w:rPr>
              <w:tab/>
              <w:delText>57</w:delText>
            </w:r>
          </w:del>
        </w:p>
        <w:p w14:paraId="2289DC36" w14:textId="5FD4A349" w:rsidR="00BF0C07" w:rsidDel="008E186F" w:rsidRDefault="00BF0C07">
          <w:pPr>
            <w:widowControl w:val="0"/>
            <w:tabs>
              <w:tab w:val="right" w:pos="12000"/>
            </w:tabs>
            <w:spacing w:before="60" w:after="0" w:line="240" w:lineRule="auto"/>
            <w:ind w:left="720"/>
            <w:jc w:val="left"/>
            <w:rPr>
              <w:del w:id="241" w:author="Bernardo Sachet Braga" w:date="2026-09-08T18:29:00Z" w16du:dateUtc="2026-09-08T21:29:00Z"/>
              <w:noProof/>
              <w:sz w:val="22"/>
              <w:szCs w:val="22"/>
              <w:highlight w:val="white"/>
            </w:rPr>
          </w:pPr>
          <w:del w:id="242" w:author="Bernardo Sachet Braga" w:date="2026-09-08T18:29:00Z" w16du:dateUtc="2026-09-08T21:29:00Z">
            <w:r w:rsidDel="008E186F">
              <w:rPr>
                <w:noProof/>
                <w:sz w:val="22"/>
                <w:szCs w:val="22"/>
                <w:highlight w:val="white"/>
              </w:rPr>
              <w:delText>4.5.6 Bibliografia Recomendada</w:delText>
            </w:r>
            <w:r w:rsidDel="008E186F">
              <w:rPr>
                <w:noProof/>
                <w:sz w:val="22"/>
                <w:szCs w:val="22"/>
                <w:highlight w:val="white"/>
              </w:rPr>
              <w:tab/>
              <w:delText>58</w:delText>
            </w:r>
          </w:del>
        </w:p>
        <w:p w14:paraId="1DD1C196" w14:textId="7C4E95E9" w:rsidR="00BF0C07" w:rsidDel="008E186F" w:rsidRDefault="00BF0C07">
          <w:pPr>
            <w:widowControl w:val="0"/>
            <w:tabs>
              <w:tab w:val="right" w:pos="12000"/>
            </w:tabs>
            <w:spacing w:before="60" w:after="0" w:line="240" w:lineRule="auto"/>
            <w:jc w:val="left"/>
            <w:rPr>
              <w:del w:id="243" w:author="Bernardo Sachet Braga" w:date="2026-09-08T18:29:00Z" w16du:dateUtc="2026-09-08T21:29:00Z"/>
              <w:b/>
              <w:bCs/>
              <w:noProof/>
              <w:sz w:val="22"/>
              <w:szCs w:val="22"/>
              <w:highlight w:val="white"/>
            </w:rPr>
          </w:pPr>
          <w:del w:id="244" w:author="Bernardo Sachet Braga" w:date="2026-09-08T18:29:00Z" w16du:dateUtc="2026-09-08T21:29:00Z">
            <w:r w:rsidDel="008E186F">
              <w:rPr>
                <w:b/>
                <w:bCs/>
                <w:noProof/>
                <w:highlight w:val="white"/>
              </w:rPr>
              <w:delText>5 CONSIDERAÇÕES FINAIS</w:delText>
            </w:r>
            <w:r w:rsidDel="008E186F">
              <w:rPr>
                <w:b/>
                <w:bCs/>
                <w:noProof/>
                <w:highlight w:val="white"/>
              </w:rPr>
              <w:tab/>
              <w:delText>59</w:delText>
            </w:r>
          </w:del>
        </w:p>
        <w:p w14:paraId="12FC534A" w14:textId="0C15915C" w:rsidR="00BF0C07" w:rsidDel="008E186F" w:rsidRDefault="00BF0C07">
          <w:pPr>
            <w:widowControl w:val="0"/>
            <w:tabs>
              <w:tab w:val="right" w:pos="12000"/>
            </w:tabs>
            <w:spacing w:before="60" w:after="0" w:line="240" w:lineRule="auto"/>
            <w:ind w:left="360"/>
            <w:jc w:val="left"/>
            <w:rPr>
              <w:del w:id="245" w:author="Bernardo Sachet Braga" w:date="2026-09-08T18:29:00Z" w16du:dateUtc="2026-09-08T21:29:00Z"/>
              <w:noProof/>
              <w:sz w:val="22"/>
              <w:szCs w:val="22"/>
              <w:highlight w:val="white"/>
            </w:rPr>
          </w:pPr>
          <w:del w:id="246" w:author="Bernardo Sachet Braga" w:date="2026-09-08T18:29:00Z" w16du:dateUtc="2026-09-08T21:29:00Z">
            <w:r w:rsidDel="008E186F">
              <w:rPr>
                <w:noProof/>
                <w:highlight w:val="white"/>
              </w:rPr>
              <w:delText>5.1 PRÓXIMAS ETAPAS</w:delText>
            </w:r>
            <w:r w:rsidDel="008E186F">
              <w:rPr>
                <w:noProof/>
                <w:highlight w:val="white"/>
              </w:rPr>
              <w:tab/>
              <w:delText>60</w:delText>
            </w:r>
          </w:del>
        </w:p>
        <w:p w14:paraId="7513EF68" w14:textId="3B597E18" w:rsidR="00BF0C07" w:rsidRDefault="00BF0C07">
          <w:pPr>
            <w:widowControl w:val="0"/>
            <w:tabs>
              <w:tab w:val="right" w:pos="12000"/>
            </w:tabs>
            <w:spacing w:before="60" w:after="0" w:line="240" w:lineRule="auto"/>
            <w:jc w:val="left"/>
            <w:rPr>
              <w:b/>
              <w:bCs/>
              <w:sz w:val="22"/>
              <w:szCs w:val="22"/>
              <w:highlight w:val="white"/>
            </w:rPr>
          </w:pPr>
          <w:del w:id="247" w:author="Bernardo Sachet Braga" w:date="2026-09-08T18:29:00Z" w16du:dateUtc="2026-09-08T21:29:00Z">
            <w:r w:rsidDel="008E186F">
              <w:rPr>
                <w:b/>
                <w:bCs/>
                <w:noProof/>
                <w:highlight w:val="white"/>
              </w:rPr>
              <w:delText>REFERÊNCIAS</w:delText>
            </w:r>
            <w:r w:rsidDel="008E186F">
              <w:rPr>
                <w:b/>
                <w:bCs/>
                <w:noProof/>
                <w:highlight w:val="white"/>
              </w:rPr>
              <w:tab/>
              <w:delText>61</w:delText>
            </w:r>
          </w:del>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248" w:name="_Toc239784562"/>
      <w:r>
        <w:rPr>
          <w:highlight w:val="white"/>
        </w:rPr>
        <w:t>1 INTRODUÇÃO</w:t>
      </w:r>
      <w:bookmarkEnd w:id="248"/>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organizada e eficiente (CARDOSO et al., 2021).</w:t>
      </w:r>
    </w:p>
    <w:p w14:paraId="0390D638" w14:textId="70BCAA95" w:rsidR="00BF0C07" w:rsidRDefault="00CF2E2C">
      <w:pPr>
        <w:spacing w:before="240" w:after="240"/>
        <w:ind w:firstLine="708"/>
        <w:rPr>
          <w:highlight w:val="white"/>
        </w:rPr>
      </w:pPr>
      <w:r>
        <w:rPr>
          <w:highlight w:val="white"/>
        </w:rPr>
        <w:t xml:space="preserve">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249" w:name="_Toc239784563"/>
      <w:r>
        <w:rPr>
          <w:highlight w:val="white"/>
        </w:rPr>
        <w:t>1.1 PROBLEMA DE PESQUISA</w:t>
      </w:r>
      <w:bookmarkEnd w:id="249"/>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Diante desse cenário, o problema que esta pesquisa busca investigar é: o Gerenciamento de Serviços de TI, especialmente a gestão da estratégia de serviço, não tem sido apropriadamente ensinada nos cursos superiores de computação, de modo a não atender às 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250" w:name="_Toc239784564"/>
      <w:r>
        <w:rPr>
          <w:highlight w:val="white"/>
        </w:rPr>
        <w:t>1.1.1 Solução Proposta</w:t>
      </w:r>
      <w:bookmarkEnd w:id="250"/>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bookmarkStart w:id="251" w:name="_Toc239784565"/>
      <w:r>
        <w:rPr>
          <w:highlight w:val="white"/>
        </w:rPr>
        <w:t>1.1.2 Delimitação de Escopo</w:t>
      </w:r>
      <w:bookmarkEnd w:id="251"/>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252" w:name="_Toc239784566"/>
      <w:r>
        <w:rPr>
          <w:highlight w:val="white"/>
        </w:rPr>
        <w:t>1.1.3 Justificativa</w:t>
      </w:r>
      <w:bookmarkEnd w:id="252"/>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Esse levantamento foi conduzido como parte da justificativa desta pesquisa, com o objetivo de reunir evidências que comprovem a lacuna identificada. O método consistiu na consulta direta aos sites oficiais de cada instituição, onde foram analisadas as matrizes 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 xml:space="preserve">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YORDANOV, 2022).</w:t>
      </w:r>
    </w:p>
    <w:p w14:paraId="24BC0AFD" w14:textId="77777777" w:rsidR="00BF0C07" w:rsidRDefault="00CF2E2C">
      <w:pPr>
        <w:spacing w:before="240" w:after="240"/>
        <w:ind w:firstLine="708"/>
        <w:rPr>
          <w:highlight w:val="white"/>
        </w:rPr>
      </w:pPr>
      <w:r>
        <w:rPr>
          <w:highlight w:val="white"/>
        </w:rPr>
        <w:t xml:space="preserve">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253" w:name="_Toc239784567"/>
      <w:r>
        <w:rPr>
          <w:highlight w:val="white"/>
        </w:rPr>
        <w:t>1.2 OBJETIVOS</w:t>
      </w:r>
      <w:bookmarkEnd w:id="253"/>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254" w:name="_Toc239784568"/>
      <w:r>
        <w:rPr>
          <w:highlight w:val="white"/>
        </w:rPr>
        <w:t>1.2.1 Objetivo Geral</w:t>
      </w:r>
      <w:bookmarkEnd w:id="254"/>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255" w:name="_Toc239784569"/>
      <w:r>
        <w:rPr>
          <w:highlight w:val="white"/>
        </w:rPr>
        <w:t>1.2.2 Objetivos Específicos</w:t>
      </w:r>
      <w:bookmarkEnd w:id="255"/>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256" w:name="_Toc239784570"/>
      <w:r>
        <w:rPr>
          <w:highlight w:val="white"/>
        </w:rPr>
        <w:t>1.3 METODOLOGIA</w:t>
      </w:r>
      <w:bookmarkEnd w:id="256"/>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257" w:name="_Toc239784571"/>
      <w:r>
        <w:rPr>
          <w:highlight w:val="white"/>
        </w:rPr>
        <w:t>1.3.1 Metodologia de Pesquisa</w:t>
      </w:r>
      <w:bookmarkEnd w:id="257"/>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258" w:name="_Toc239784572"/>
      <w:r>
        <w:rPr>
          <w:highlight w:val="white"/>
        </w:rPr>
        <w:t>1.3.2 Procedimentos Metodológicos</w:t>
      </w:r>
      <w:bookmarkEnd w:id="258"/>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259" w:name="_Toc239784573"/>
      <w:r>
        <w:rPr>
          <w:highlight w:val="white"/>
        </w:rPr>
        <w:t xml:space="preserve">2 FUNDAMENTAÇÃO </w:t>
      </w:r>
      <w:commentRangeStart w:id="260"/>
      <w:r>
        <w:rPr>
          <w:highlight w:val="white"/>
        </w:rPr>
        <w:t>TEÓRICA</w:t>
      </w:r>
      <w:bookmarkEnd w:id="259"/>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educacional e quais características permitem classificar um recurso como tal, fundamentando a análise das ferramentas de ITSM utilizadas neste trabalho.</w:t>
      </w:r>
      <w:commentRangeEnd w:id="260"/>
      <w:r w:rsidR="009E299F">
        <w:rPr>
          <w:rStyle w:val="Refdecomentrio"/>
          <w:sz w:val="24"/>
          <w:szCs w:val="24"/>
          <w:highlight w:val="white"/>
        </w:rPr>
        <w:commentReference w:id="260"/>
      </w:r>
    </w:p>
    <w:p w14:paraId="286980F8" w14:textId="3E23C164" w:rsidR="00BF0C07" w:rsidRDefault="009E299F">
      <w:pPr>
        <w:pStyle w:val="Ttulo2"/>
        <w:rPr>
          <w:highlight w:val="white"/>
        </w:rPr>
      </w:pPr>
      <w:bookmarkStart w:id="261" w:name="_Toc239784574"/>
      <w:r>
        <w:rPr>
          <w:highlight w:val="white"/>
        </w:rPr>
        <w:t>2.1 Gerenciamento de Serviços de TI (ITSM)</w:t>
      </w:r>
      <w:bookmarkEnd w:id="261"/>
    </w:p>
    <w:p w14:paraId="7285722C" w14:textId="77777777" w:rsidR="00BF0C07" w:rsidRDefault="00CF2E2C">
      <w:pPr>
        <w:pStyle w:val="Ttulo3"/>
        <w:rPr>
          <w:highlight w:val="white"/>
        </w:rPr>
      </w:pPr>
      <w:bookmarkStart w:id="262" w:name="_Toc239784575"/>
      <w:r>
        <w:rPr>
          <w:highlight w:val="white"/>
        </w:rPr>
        <w:t>2.1.1 Definição de Gerenciamento de Serviços de TI (ITSM)</w:t>
      </w:r>
      <w:bookmarkEnd w:id="262"/>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bookmarkStart w:id="263" w:name="_Toc239784576"/>
      <w:r>
        <w:rPr>
          <w:highlight w:val="white"/>
        </w:rPr>
        <w:t>2.1.2 Contexto de ITIL</w:t>
      </w:r>
      <w:bookmarkEnd w:id="263"/>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Em 2019, foi lançado o ITIL 4. Essa atualização trouxe mudanças significativas na forma de pensar o gerenciamento de serviços. Saraiva e Ribeiro (2025) explicam que o ITIL 4 substituiu o ciclo de vida linear da versão 3 pelo Service Value System (SVS), um modelo mais 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264" w:name="_Toc239784577"/>
      <w:r>
        <w:rPr>
          <w:highlight w:val="white"/>
        </w:rPr>
        <w:t>2.1.3 A Gestão de Estratégia na ITIL v4</w:t>
      </w:r>
      <w:bookmarkEnd w:id="264"/>
    </w:p>
    <w:p w14:paraId="2524E6EB" w14:textId="77777777" w:rsidR="00BF0C07" w:rsidRDefault="00CF2E2C">
      <w:pPr>
        <w:rPr>
          <w:highlight w:val="white"/>
        </w:rPr>
      </w:pPr>
      <w:r>
        <w:rPr>
          <w:highlight w:val="white"/>
        </w:rPr>
        <w:tab/>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65" w:name="_Toc239784578"/>
      <w:r>
        <w:rPr>
          <w:highlight w:val="white"/>
        </w:rPr>
        <w:t>2.1.4 Design Instrucional</w:t>
      </w:r>
      <w:bookmarkEnd w:id="265"/>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66"/>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ao destacar que a contextualização e a personalização do conteúdo são fatores determinantes para a efetividade do design instrucional.</w:t>
      </w:r>
      <w:commentRangeEnd w:id="266"/>
      <w:r w:rsidR="00D6668D">
        <w:rPr>
          <w:rStyle w:val="Refdecomentrio"/>
          <w:sz w:val="24"/>
          <w:szCs w:val="24"/>
          <w:highlight w:val="white"/>
        </w:rPr>
        <w:commentReference w:id="266"/>
      </w:r>
    </w:p>
    <w:p w14:paraId="4BB7B13C" w14:textId="506CBE2A" w:rsidR="00BF0C07" w:rsidRDefault="00CF2E2C">
      <w:pPr>
        <w:spacing w:before="240" w:after="240"/>
        <w:ind w:firstLine="708"/>
        <w:rPr>
          <w:highlight w:val="white"/>
        </w:rPr>
      </w:pPr>
      <w:commentRangeStart w:id="267"/>
      <w:r>
        <w:rPr>
          <w:highlight w:val="white"/>
        </w:rPr>
        <w:t xml:space="preserve">Um dos instrumentos mais utilizados no </w:t>
      </w:r>
      <w:commentRangeStart w:id="268"/>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68"/>
      <w:r w:rsidR="00494FAC">
        <w:rPr>
          <w:rStyle w:val="Refdecomentrio"/>
          <w:sz w:val="24"/>
          <w:szCs w:val="24"/>
          <w:highlight w:val="white"/>
        </w:rPr>
        <w:commentReference w:id="268"/>
      </w:r>
      <w:commentRangeEnd w:id="267"/>
      <w:r w:rsidR="00D6668D">
        <w:rPr>
          <w:rStyle w:val="Refdecomentrio"/>
          <w:sz w:val="24"/>
          <w:szCs w:val="24"/>
          <w:highlight w:val="white"/>
        </w:rPr>
        <w:commentReference w:id="267"/>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elementos que compõem a estratégia formulada (4 Ps)"; já um objetivo no nível "Compreender" avança para "explicar como os 4 Ps se relacionam 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bookmarkStart w:id="269" w:name="_Toc239784579"/>
      <w:r>
        <w:rPr>
          <w:highlight w:val="white"/>
        </w:rPr>
        <w:t>2.2 Capacitação em ITIL</w:t>
      </w:r>
      <w:bookmarkEnd w:id="269"/>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 xml:space="preserve">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 xml:space="preserve">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70" w:name="_Toc239784580"/>
      <w:r>
        <w:rPr>
          <w:highlight w:val="white"/>
        </w:rPr>
        <w:t>2.3 Ferramentas Educacionais</w:t>
      </w:r>
      <w:bookmarkEnd w:id="270"/>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71" w:name="_Toc239784581"/>
      <w:r>
        <w:rPr>
          <w:highlight w:val="white"/>
        </w:rPr>
        <w:t>3 TRABALHOS RELACIONADOS</w:t>
      </w:r>
      <w:bookmarkEnd w:id="271"/>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72" w:name="_Toc239784582"/>
      <w:r>
        <w:rPr>
          <w:highlight w:val="white"/>
        </w:rPr>
        <w:t>3.1 Objetivo da Pesquisa dos Trabalhos Correlatos</w:t>
      </w:r>
      <w:bookmarkEnd w:id="272"/>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3" w:author="Bernardo Sachet Braga" w:date="2026-09-02T20: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74" w:author="Bernardo Sachet Braga" w:date="2026-09-02T20:57:00Z" w16du:dateUtc="2026-09-02T23:57:00Z"/>
                <w:b/>
                <w:bCs/>
                <w:sz w:val="20"/>
                <w:szCs w:val="20"/>
                <w:highlight w:val="white"/>
              </w:rPr>
            </w:pPr>
            <w:ins w:id="275"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276" w:author="Bernardo Sachet Braga" w:date="2026-09-02T20:57:00Z" w16du:dateUtc="2026-09-02T23:57:00Z"/>
                <w:sz w:val="20"/>
                <w:szCs w:val="20"/>
                <w:highlight w:val="white"/>
              </w:rPr>
            </w:pPr>
            <w:ins w:id="277"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278" w:author="Bernardo Sachet Braga" w:date="2026-09-02T20:57:00Z" w16du:dateUtc="2026-09-02T23:57:00Z"/>
                <w:sz w:val="20"/>
                <w:szCs w:val="20"/>
                <w:highlight w:val="white"/>
              </w:rPr>
            </w:pPr>
            <w:ins w:id="279"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280" w:author="Bernardo Sachet Braga" w:date="2026-09-02T20:57:00Z" w16du:dateUtc="2026-09-02T23:57:00Z"/>
                <w:sz w:val="20"/>
                <w:szCs w:val="20"/>
                <w:highlight w:val="white"/>
              </w:rPr>
            </w:pPr>
            <w:ins w:id="281" w:author="Bernardo Sachet Braga" w:date="2026-09-02T20:57:00Z" w16du:dateUtc="2026-09-02T23:57:00Z">
              <w:r>
                <w:rPr>
                  <w:sz w:val="20"/>
                  <w:szCs w:val="20"/>
                  <w:highlight w:val="white"/>
                </w:rPr>
                <w:t>Parcial</w:t>
              </w:r>
            </w:ins>
          </w:p>
        </w:tc>
      </w:tr>
      <w:tr w:rsidR="00AC11A3" w14:paraId="3141E845" w14:textId="77777777">
        <w:trPr>
          <w:ins w:id="282" w:author="Bernardo Sachet Braga" w:date="2026-09-02T20: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283" w:author="Bernardo Sachet Braga" w:date="2026-09-02T20:57:00Z" w16du:dateUtc="2026-09-02T23:57:00Z"/>
                <w:b/>
                <w:bCs/>
                <w:sz w:val="20"/>
                <w:szCs w:val="20"/>
                <w:highlight w:val="white"/>
              </w:rPr>
            </w:pPr>
            <w:ins w:id="284"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285" w:author="Bernardo Sachet Braga" w:date="2026-09-02T20:57:00Z" w16du:dateUtc="2026-09-02T23:57:00Z"/>
                <w:sz w:val="20"/>
                <w:szCs w:val="20"/>
                <w:highlight w:val="white"/>
              </w:rPr>
            </w:pPr>
            <w:ins w:id="286"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287" w:author="Bernardo Sachet Braga" w:date="2026-09-02T20:57:00Z" w16du:dateUtc="2026-09-02T23:57:00Z"/>
                <w:sz w:val="20"/>
                <w:szCs w:val="20"/>
                <w:highlight w:val="white"/>
              </w:rPr>
            </w:pPr>
            <w:ins w:id="288"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289" w:author="Bernardo Sachet Braga" w:date="2026-09-02T20:57:00Z" w16du:dateUtc="2026-09-02T23:57:00Z"/>
                <w:sz w:val="20"/>
                <w:szCs w:val="20"/>
                <w:highlight w:val="white"/>
              </w:rPr>
            </w:pPr>
            <w:ins w:id="290" w:author="Bernardo Sachet Braga" w:date="2026-09-02T20:57:00Z" w16du:dateUtc="2026-09-02T23:57:00Z">
              <w:r>
                <w:rPr>
                  <w:sz w:val="20"/>
                  <w:szCs w:val="20"/>
                  <w:highlight w:val="white"/>
                </w:rPr>
                <w:t>Sim</w:t>
              </w:r>
            </w:ins>
          </w:p>
        </w:tc>
      </w:tr>
      <w:tr w:rsidR="00AC11A3" w14:paraId="2572DCCE" w14:textId="77777777">
        <w:trPr>
          <w:ins w:id="291" w:author="Bernardo Sachet Braga" w:date="2026-09-02T20: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292" w:author="Bernardo Sachet Braga" w:date="2026-09-02T20:57:00Z" w16du:dateUtc="2026-09-02T23:57:00Z"/>
                <w:b/>
                <w:bCs/>
                <w:sz w:val="20"/>
                <w:szCs w:val="20"/>
                <w:highlight w:val="white"/>
              </w:rPr>
            </w:pPr>
            <w:ins w:id="293"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294" w:author="Bernardo Sachet Braga" w:date="2026-09-02T20:57:00Z" w16du:dateUtc="2026-09-02T23:57:00Z"/>
                <w:sz w:val="20"/>
                <w:szCs w:val="20"/>
                <w:highlight w:val="white"/>
              </w:rPr>
            </w:pPr>
            <w:ins w:id="295"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296" w:author="Bernardo Sachet Braga" w:date="2026-09-02T20:57:00Z" w16du:dateUtc="2026-09-02T23:57:00Z"/>
                <w:sz w:val="20"/>
                <w:szCs w:val="20"/>
                <w:highlight w:val="white"/>
              </w:rPr>
            </w:pPr>
            <w:ins w:id="297"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298" w:author="Bernardo Sachet Braga" w:date="2026-09-02T20:57:00Z" w16du:dateUtc="2026-09-02T23:57:00Z"/>
                <w:sz w:val="20"/>
                <w:szCs w:val="20"/>
                <w:highlight w:val="white"/>
              </w:rPr>
            </w:pPr>
            <w:ins w:id="299" w:author="Bernardo Sachet Braga" w:date="2026-09-02T20:57:00Z" w16du:dateUtc="2026-09-02T23:57:00Z">
              <w:r>
                <w:rPr>
                  <w:sz w:val="20"/>
                  <w:szCs w:val="20"/>
                  <w:highlight w:val="white"/>
                </w:rPr>
                <w:t>Não</w:t>
              </w:r>
            </w:ins>
          </w:p>
        </w:tc>
      </w:tr>
      <w:tr w:rsidR="00AC11A3" w14:paraId="64463B7F" w14:textId="77777777">
        <w:trPr>
          <w:ins w:id="300" w:author="Bernardo Sachet Braga" w:date="2026-09-02T20: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301" w:author="Bernardo Sachet Braga" w:date="2026-09-02T20:57:00Z" w16du:dateUtc="2026-09-02T23:57:00Z"/>
                <w:b/>
                <w:bCs/>
                <w:sz w:val="20"/>
                <w:szCs w:val="20"/>
                <w:highlight w:val="white"/>
              </w:rPr>
            </w:pPr>
            <w:ins w:id="302"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303" w:author="Bernardo Sachet Braga" w:date="2026-09-02T20:57:00Z" w16du:dateUtc="2026-09-02T23:57:00Z"/>
                <w:sz w:val="20"/>
                <w:szCs w:val="20"/>
                <w:highlight w:val="white"/>
              </w:rPr>
            </w:pPr>
            <w:ins w:id="304"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305" w:author="Bernardo Sachet Braga" w:date="2026-09-02T20:57:00Z" w16du:dateUtc="2026-09-02T23:57:00Z"/>
                <w:sz w:val="20"/>
                <w:szCs w:val="20"/>
                <w:highlight w:val="white"/>
              </w:rPr>
            </w:pPr>
            <w:ins w:id="306"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307" w:author="Bernardo Sachet Braga" w:date="2026-09-02T20:57:00Z" w16du:dateUtc="2026-09-02T23:57:00Z"/>
                <w:sz w:val="20"/>
                <w:szCs w:val="20"/>
                <w:highlight w:val="white"/>
              </w:rPr>
            </w:pPr>
            <w:ins w:id="308"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309"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310" w:author="Bernardo Sachet Braga" w:date="2026-09-02T20:57:00Z" w16du:dateUtc="2026-09-02T23:57:00Z">
        <w:r w:rsidR="00CF2E2C" w:rsidDel="00AC11A3">
          <w:rPr>
            <w:highlight w:val="white"/>
          </w:rPr>
          <w:delText xml:space="preserve">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 de ferramentas de ITSM no apoio à estratégia de serviço ainda carece de estudos mais aprofundados. </w:delText>
        </w:r>
      </w:del>
    </w:p>
    <w:p w14:paraId="7A88CC6F" w14:textId="77777777" w:rsidR="00BF0C07" w:rsidRDefault="00CF2E2C">
      <w:pPr>
        <w:pStyle w:val="Ttulo2"/>
        <w:rPr>
          <w:highlight w:val="white"/>
        </w:rPr>
      </w:pPr>
      <w:bookmarkStart w:id="311" w:name="_Toc239784583"/>
      <w:r>
        <w:rPr>
          <w:highlight w:val="white"/>
        </w:rPr>
        <w:t>3.2 PROCESSO DE BUSCA DOS TRABALHOS CORRELATOS</w:t>
      </w:r>
      <w:bookmarkEnd w:id="311"/>
    </w:p>
    <w:p w14:paraId="6D17C112" w14:textId="0F481078" w:rsidR="00BF0C07" w:rsidRDefault="00AC11A3">
      <w:pPr>
        <w:spacing w:before="240" w:after="240"/>
        <w:ind w:firstLine="708"/>
        <w:rPr>
          <w:highlight w:val="white"/>
        </w:rPr>
      </w:pPr>
      <w:ins w:id="312"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313"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314" w:author="Bernardo Sachet Braga" w:date="2026-09-02T20: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315" w:author="Bernardo Sachet Braga" w:date="2026-09-02T20:57:00Z" w16du:dateUtc="2026-09-02T23:57:00Z"/>
                <w:sz w:val="20"/>
                <w:szCs w:val="20"/>
                <w:highlight w:val="white"/>
                <w:lang w:val="en-US"/>
              </w:rPr>
            </w:pPr>
            <w:ins w:id="316"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317" w:author="Bernardo Sachet Braga" w:date="2026-09-02T20:57:00Z" w16du:dateUtc="2026-09-02T23:57:00Z"/>
                <w:sz w:val="20"/>
                <w:szCs w:val="20"/>
                <w:highlight w:val="white"/>
              </w:rPr>
            </w:pPr>
            <w:ins w:id="318" w:author="Bernardo Sachet Braga" w:date="2026-09-02T20:57:00Z" w16du:dateUtc="2026-09-02T23:57:00Z">
              <w:r>
                <w:rPr>
                  <w:sz w:val="20"/>
                  <w:szCs w:val="20"/>
                  <w:highlight w:val="white"/>
                </w:rPr>
                <w:t>arXiv, Google Scholar</w:t>
              </w:r>
            </w:ins>
          </w:p>
        </w:tc>
      </w:tr>
      <w:tr w:rsidR="00AC11A3" w14:paraId="6819A69E" w14:textId="77777777">
        <w:trPr>
          <w:ins w:id="319" w:author="Bernardo Sachet Braga" w:date="2026-09-02T20: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320" w:author="Bernardo Sachet Braga" w:date="2026-09-02T20:57:00Z" w16du:dateUtc="2026-09-02T23:57:00Z"/>
                <w:sz w:val="20"/>
                <w:szCs w:val="20"/>
                <w:highlight w:val="white"/>
                <w:lang w:val="en-US"/>
              </w:rPr>
            </w:pPr>
            <w:ins w:id="321"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322" w:author="Bernardo Sachet Braga" w:date="2026-09-02T20:57:00Z" w16du:dateUtc="2026-09-02T23:57:00Z"/>
                <w:sz w:val="20"/>
                <w:szCs w:val="20"/>
                <w:highlight w:val="white"/>
              </w:rPr>
            </w:pPr>
            <w:ins w:id="323"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324" w:author="Bernardo Sachet Braga" w:date="2026-09-02T20: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325" w:author="Bernardo Sachet Braga" w:date="2026-09-02T20:57:00Z" w16du:dateUtc="2026-09-02T23:57:00Z"/>
                <w:sz w:val="20"/>
                <w:szCs w:val="20"/>
                <w:highlight w:val="white"/>
                <w:lang w:val="en-US"/>
              </w:rPr>
            </w:pPr>
            <w:ins w:id="326"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327" w:author="Bernardo Sachet Braga" w:date="2026-09-02T20:57:00Z" w16du:dateUtc="2026-09-02T23:57:00Z"/>
                <w:sz w:val="20"/>
                <w:szCs w:val="20"/>
                <w:highlight w:val="white"/>
              </w:rPr>
            </w:pPr>
            <w:ins w:id="328"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329"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330"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331"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332"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333" w:author="Bernardo Sachet Braga" w:date="2026-09-02T20:57:00Z" w16du:dateUtc="2026-09-02T23:57:00Z">
              <w:r>
                <w:rPr>
                  <w:sz w:val="20"/>
                  <w:szCs w:val="20"/>
                  <w:highlight w:val="white"/>
                </w:rPr>
                <w:t>Trabalhos selecionados na etapa inicial</w:t>
              </w:r>
            </w:ins>
            <w:del w:id="334"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335" w:author="Bernardo Sachet Braga" w:date="2026-09-02T20: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336" w:author="Bernardo Sachet Braga" w:date="2026-09-02T20:57:00Z" w16du:dateUtc="2026-09-02T23:57:00Z"/>
                <w:sz w:val="20"/>
                <w:szCs w:val="20"/>
                <w:highlight w:val="white"/>
              </w:rPr>
            </w:pPr>
            <w:ins w:id="337"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338" w:author="Bernardo Sachet Braga" w:date="2026-09-02T20:57:00Z" w16du:dateUtc="2026-09-02T23:57:00Z"/>
                <w:sz w:val="20"/>
                <w:szCs w:val="20"/>
                <w:highlight w:val="white"/>
              </w:rPr>
            </w:pPr>
            <w:ins w:id="339" w:author="Bernardo Sachet Braga" w:date="2026-09-02T20:57:00Z" w16du:dateUtc="2026-09-02T23:57:00Z">
              <w:r>
                <w:rPr>
                  <w:sz w:val="20"/>
                  <w:szCs w:val="20"/>
                  <w:highlight w:val="white"/>
                </w:rPr>
                <w:t>4</w:t>
              </w:r>
            </w:ins>
          </w:p>
        </w:tc>
      </w:tr>
      <w:tr w:rsidR="00AC11A3" w14:paraId="53E17F75" w14:textId="77777777">
        <w:trPr>
          <w:ins w:id="340" w:author="Bernardo Sachet Braga" w:date="2026-09-02T20: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341" w:author="Bernardo Sachet Braga" w:date="2026-09-02T20:57:00Z" w16du:dateUtc="2026-09-02T23:57:00Z"/>
                <w:sz w:val="20"/>
                <w:szCs w:val="20"/>
                <w:highlight w:val="white"/>
              </w:rPr>
            </w:pPr>
            <w:ins w:id="342"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343" w:author="Bernardo Sachet Braga" w:date="2026-09-02T20:57:00Z" w16du:dateUtc="2026-09-02T23:57:00Z"/>
                <w:sz w:val="20"/>
                <w:szCs w:val="20"/>
                <w:highlight w:val="white"/>
              </w:rPr>
            </w:pPr>
            <w:ins w:id="344" w:author="Bernardo Sachet Braga" w:date="2026-09-02T20:57:00Z" w16du:dateUtc="2026-09-02T23:57:00Z">
              <w:r>
                <w:rPr>
                  <w:sz w:val="20"/>
                  <w:szCs w:val="20"/>
                  <w:highlight w:val="white"/>
                </w:rPr>
                <w:t>9</w:t>
              </w:r>
            </w:ins>
          </w:p>
        </w:tc>
      </w:tr>
      <w:tr w:rsidR="00AC11A3" w14:paraId="593528B7" w14:textId="77777777">
        <w:trPr>
          <w:ins w:id="345" w:author="Bernardo Sachet Braga" w:date="2026-09-02T20: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346" w:author="Bernardo Sachet Braga" w:date="2026-09-02T20:57:00Z" w16du:dateUtc="2026-09-02T23:57:00Z"/>
                <w:sz w:val="20"/>
                <w:szCs w:val="20"/>
                <w:highlight w:val="white"/>
              </w:rPr>
            </w:pPr>
            <w:ins w:id="347"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348" w:author="Bernardo Sachet Braga" w:date="2026-09-02T20:57:00Z" w16du:dateUtc="2026-09-02T23:57:00Z"/>
                <w:sz w:val="20"/>
                <w:szCs w:val="20"/>
                <w:highlight w:val="white"/>
              </w:rPr>
            </w:pPr>
            <w:ins w:id="349"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350"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351"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352" w:author="Bernardo Sachet Braga" w:date="2026-09-02T20: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353" w:author="Bernardo Sachet Braga" w:date="2026-09-02T20:57:00Z" w16du:dateUtc="2026-09-02T23:57:00Z"/>
                <w:sz w:val="20"/>
                <w:szCs w:val="20"/>
                <w:highlight w:val="white"/>
              </w:rPr>
            </w:pPr>
            <w:ins w:id="354"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355" w:author="Bernardo Sachet Braga" w:date="2026-09-02T20:57:00Z" w16du:dateUtc="2026-09-02T23:57:00Z"/>
                <w:sz w:val="20"/>
                <w:szCs w:val="20"/>
                <w:highlight w:val="white"/>
              </w:rPr>
            </w:pPr>
            <w:ins w:id="356"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357" w:author="Bernardo Sachet Braga" w:date="2026-09-02T20:57:00Z" w16du:dateUtc="2026-09-02T23:57:00Z"/>
                <w:sz w:val="20"/>
                <w:szCs w:val="20"/>
                <w:highlight w:val="white"/>
              </w:rPr>
            </w:pPr>
            <w:ins w:id="358"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359" w:author="Bernardo Sachet Braga" w:date="2026-09-02T20:57:00Z" w16du:dateUtc="2026-09-02T23:57:00Z"/>
                <w:sz w:val="20"/>
                <w:szCs w:val="20"/>
                <w:highlight w:val="white"/>
              </w:rPr>
            </w:pPr>
            <w:ins w:id="360"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361" w:author="Bernardo Sachet Braga" w:date="2026-09-02T20: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362" w:author="Bernardo Sachet Braga" w:date="2026-09-02T20:57:00Z" w16du:dateUtc="2026-09-02T23:57:00Z"/>
                <w:sz w:val="20"/>
                <w:szCs w:val="20"/>
                <w:highlight w:val="white"/>
              </w:rPr>
            </w:pPr>
            <w:ins w:id="363"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364" w:author="Bernardo Sachet Braga" w:date="2026-09-02T20:57:00Z" w16du:dateUtc="2026-09-02T23:57:00Z"/>
                <w:sz w:val="20"/>
                <w:szCs w:val="20"/>
                <w:highlight w:val="white"/>
              </w:rPr>
            </w:pPr>
            <w:ins w:id="365"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366" w:author="Bernardo Sachet Braga" w:date="2026-09-02T20:57:00Z" w16du:dateUtc="2026-09-02T23:57:00Z"/>
                <w:sz w:val="20"/>
                <w:szCs w:val="20"/>
                <w:highlight w:val="white"/>
              </w:rPr>
            </w:pPr>
            <w:ins w:id="367"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368" w:author="Bernardo Sachet Braga" w:date="2026-09-02T20:57:00Z" w16du:dateUtc="2026-09-02T23:57:00Z"/>
                <w:sz w:val="20"/>
                <w:szCs w:val="20"/>
                <w:highlight w:val="white"/>
              </w:rPr>
            </w:pPr>
            <w:ins w:id="369"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370" w:author="Bernardo Sachet Braga" w:date="2026-09-02T20: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371" w:author="Bernardo Sachet Braga" w:date="2026-09-02T20:57:00Z" w16du:dateUtc="2026-09-02T23:57:00Z"/>
                <w:sz w:val="20"/>
                <w:szCs w:val="20"/>
                <w:highlight w:val="white"/>
              </w:rPr>
            </w:pPr>
            <w:ins w:id="372"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373" w:author="Bernardo Sachet Braga" w:date="2026-09-02T20:57:00Z" w16du:dateUtc="2026-09-02T23:57:00Z"/>
                <w:sz w:val="20"/>
                <w:szCs w:val="20"/>
                <w:highlight w:val="white"/>
              </w:rPr>
            </w:pPr>
            <w:ins w:id="374"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375" w:author="Bernardo Sachet Braga" w:date="2026-09-02T20:57:00Z" w16du:dateUtc="2026-09-02T23:57:00Z"/>
                <w:sz w:val="20"/>
                <w:szCs w:val="20"/>
                <w:highlight w:val="white"/>
              </w:rPr>
            </w:pPr>
            <w:ins w:id="376"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377" w:author="Bernardo Sachet Braga" w:date="2026-09-02T20:57:00Z" w16du:dateUtc="2026-09-02T23:57:00Z"/>
                <w:sz w:val="20"/>
                <w:szCs w:val="20"/>
                <w:highlight w:val="white"/>
              </w:rPr>
            </w:pPr>
            <w:ins w:id="378"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379" w:author="Bernardo Sachet Braga" w:date="2026-09-02T20: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380" w:author="Bernardo Sachet Braga" w:date="2026-09-02T20:57:00Z" w16du:dateUtc="2026-09-02T23:57:00Z"/>
                <w:sz w:val="20"/>
                <w:szCs w:val="20"/>
                <w:highlight w:val="white"/>
              </w:rPr>
            </w:pPr>
            <w:ins w:id="381"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382" w:author="Bernardo Sachet Braga" w:date="2026-09-02T20:57:00Z" w16du:dateUtc="2026-09-02T23:57:00Z"/>
                <w:sz w:val="20"/>
                <w:szCs w:val="20"/>
                <w:highlight w:val="white"/>
              </w:rPr>
            </w:pPr>
            <w:ins w:id="383"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384" w:author="Bernardo Sachet Braga" w:date="2026-09-02T20:57:00Z" w16du:dateUtc="2026-09-02T23:57:00Z"/>
                <w:sz w:val="20"/>
                <w:szCs w:val="20"/>
                <w:highlight w:val="white"/>
              </w:rPr>
            </w:pPr>
            <w:ins w:id="385"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386" w:author="Bernardo Sachet Braga" w:date="2026-09-02T20:57:00Z" w16du:dateUtc="2026-09-02T23:57:00Z"/>
                <w:sz w:val="20"/>
                <w:szCs w:val="20"/>
                <w:highlight w:val="white"/>
              </w:rPr>
            </w:pPr>
            <w:ins w:id="387"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388"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389"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bookmarkStart w:id="390" w:name="_Toc239784584"/>
      <w:r w:rsidRPr="00781917">
        <w:rPr>
          <w:highlight w:val="white"/>
          <w:lang w:val="en-US"/>
        </w:rPr>
        <w:t>3.3 The Impact of Cloud Computing on ITIL Service Strategy Processes</w:t>
      </w:r>
      <w:bookmarkEnd w:id="390"/>
    </w:p>
    <w:p w14:paraId="531F1F6B" w14:textId="77777777" w:rsidR="00BF0C07" w:rsidRDefault="00CF2E2C">
      <w:pPr>
        <w:ind w:firstLine="720"/>
        <w:rPr>
          <w:highlight w:val="white"/>
        </w:rPr>
      </w:pPr>
      <w:r>
        <w:rPr>
          <w:highlight w:val="white"/>
        </w:rPr>
        <w:t xml:space="preserve">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a presente pesquisa porque mostra, 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391" w:name="_Toc239784585"/>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bookmarkEnd w:id="391"/>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profissionais, o que reforça a necessidade 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392" w:name="_Toc239784586"/>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bookmarkEnd w:id="392"/>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393" w:name="_Toc239784587"/>
      <w:r w:rsidRPr="00781917">
        <w:rPr>
          <w:highlight w:val="white"/>
          <w:lang w:val="en-US"/>
        </w:rPr>
        <w:t>3.6 An IT Service Management Literature Review: Challenges, Benefits, Opportunities and Implementation Practices</w:t>
      </w:r>
      <w:bookmarkEnd w:id="393"/>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Os resultados mostram que o ITSM, quando bem implementado, traz benefícios como maior eficiência, melhor comunicação entre equipes e alinhamento entre TI e negócio. Entre os desafios, aparecem a resistência à mudança e a falta de apoio da gestão. O ponto mais relevante 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bookmarkStart w:id="394" w:name="_Toc239784588"/>
      <w:r w:rsidRPr="00781917">
        <w:rPr>
          <w:highlight w:val="white"/>
          <w:lang w:val="en-US"/>
        </w:rPr>
        <w:t>3.7 Gamifying IT Service Management Education for Future IT.</w:t>
      </w:r>
      <w:bookmarkEnd w:id="394"/>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 ciclo inicial que será refinado em versões futuras.</w:t>
      </w:r>
    </w:p>
    <w:p w14:paraId="3DEDE6B9" w14:textId="77777777" w:rsidR="00BF0C07" w:rsidRDefault="00CF2E2C">
      <w:pPr>
        <w:spacing w:before="240" w:after="240"/>
        <w:ind w:firstLine="708"/>
        <w:rPr>
          <w:highlight w:val="white"/>
        </w:rPr>
      </w:pPr>
      <w:r>
        <w:rPr>
          <w:highlight w:val="white"/>
        </w:rPr>
        <w:t>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bookmarkStart w:id="395" w:name="_Toc239784589"/>
      <w:r w:rsidRPr="00781917">
        <w:rPr>
          <w:highlight w:val="white"/>
          <w:lang w:val="en-US"/>
        </w:rPr>
        <w:t>3.8 Gamification in IT Service Management: A Systematic Mapping Study</w:t>
      </w:r>
      <w:bookmarkEnd w:id="395"/>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pesquisa recente e com muitas possibilidades de investigação futura.</w:t>
      </w:r>
    </w:p>
    <w:p w14:paraId="1FC77AF9" w14:textId="77777777" w:rsidR="00BF0C07" w:rsidRDefault="00CF2E2C">
      <w:pPr>
        <w:spacing w:before="240" w:after="240"/>
        <w:ind w:firstLine="708"/>
        <w:rPr>
          <w:highlight w:val="white"/>
        </w:rPr>
      </w:pPr>
      <w:r>
        <w:rPr>
          <w:highlight w:val="white"/>
        </w:rPr>
        <w:t>Para o presente trabalho, esse mapeamento contribui principalmente para a QP03, ao evidenciar a gamificação como uma das estratégias pedagógicas e motivacionais mais recorrentes na literatura sobre ITSM, oferecendo um contraponto metodológico ao design 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bookmarkStart w:id="396" w:name="_Toc239784590"/>
      <w:r w:rsidRPr="00781917">
        <w:rPr>
          <w:highlight w:val="white"/>
          <w:lang w:val="en-US"/>
        </w:rPr>
        <w:t>3.9 Information Systems Planning for IT Service Management of Higher Education Institution</w:t>
      </w:r>
      <w:bookmarkEnd w:id="396"/>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na operação de seus serviços 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bookmarkStart w:id="397" w:name="_Toc239784591"/>
      <w:r w:rsidRPr="00781917">
        <w:rPr>
          <w:highlight w:val="white"/>
          <w:lang w:val="en-US"/>
        </w:rPr>
        <w:t>3.10 Exploration of the Gap Between Computer Science Curriculum and Industrial I.T Skills Requirements</w:t>
      </w:r>
      <w:bookmarkEnd w:id="397"/>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bookmarkStart w:id="398" w:name="_Toc239784592"/>
      <w:r w:rsidRPr="00781917">
        <w:rPr>
          <w:highlight w:val="white"/>
          <w:lang w:val="en-US"/>
        </w:rPr>
        <w:t>3.11 IT Skills Gap: A Survey of IT Students' Knowledge in 4 Key Domains</w:t>
      </w:r>
      <w:bookmarkEnd w:id="398"/>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399" w:name="_Toc239784593"/>
      <w:r>
        <w:rPr>
          <w:highlight w:val="white"/>
        </w:rPr>
        <w:t>3.12 Atualização do Framework: O Lançamento da ITIL 5</w:t>
      </w:r>
      <w:bookmarkEnd w:id="399"/>
    </w:p>
    <w:p w14:paraId="5FD4D3C6" w14:textId="77777777" w:rsidR="00BF0C07" w:rsidRDefault="00CF2E2C">
      <w:pPr>
        <w:spacing w:before="240" w:after="240"/>
        <w:ind w:firstLine="708"/>
        <w:rPr>
          <w:highlight w:val="white"/>
        </w:rPr>
      </w:pPr>
      <w:r>
        <w:rPr>
          <w:highlight w:val="white"/>
        </w:rPr>
        <w:t>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 para as etapas de Desenvolvimento e Implementação previstas para o TCC3.</w:t>
      </w:r>
    </w:p>
    <w:p w14:paraId="14860FE1" w14:textId="77777777" w:rsidR="00BF0C07" w:rsidRDefault="00CF2E2C">
      <w:pPr>
        <w:pStyle w:val="Ttulo2"/>
        <w:rPr>
          <w:highlight w:val="white"/>
        </w:rPr>
      </w:pPr>
      <w:bookmarkStart w:id="400" w:name="_Toc239784594"/>
      <w:r>
        <w:rPr>
          <w:highlight w:val="white"/>
        </w:rPr>
        <w:t>3.13 ANÁLISE COMPARATIVA</w:t>
      </w:r>
      <w:bookmarkEnd w:id="400"/>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401" w:author="Bernardo Sachet Braga" w:date="2026-09-02T20:57:00Z" w16du:dateUtc="2026-09-02T23:57:00Z">
              <w:r>
                <w:rPr>
                  <w:b/>
                  <w:bCs/>
                  <w:sz w:val="20"/>
                  <w:szCs w:val="20"/>
                  <w:highlight w:val="white"/>
                </w:rPr>
                <w:t>Estudo 1</w:t>
              </w:r>
            </w:ins>
            <w:del w:id="402"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403" w:author="Bernardo Sachet Braga" w:date="2026-09-02T20:57:00Z" w16du:dateUtc="2026-09-02T23:57:00Z">
              <w:r>
                <w:rPr>
                  <w:b/>
                  <w:bCs/>
                  <w:sz w:val="20"/>
                  <w:szCs w:val="20"/>
                  <w:highlight w:val="white"/>
                </w:rPr>
                <w:t>Estudo 2</w:t>
              </w:r>
            </w:ins>
            <w:del w:id="404"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405" w:author="Bernardo Sachet Braga" w:date="2026-09-02T20:57:00Z" w16du:dateUtc="2026-09-02T23:57:00Z">
              <w:r>
                <w:rPr>
                  <w:b/>
                  <w:bCs/>
                  <w:sz w:val="20"/>
                  <w:szCs w:val="20"/>
                  <w:highlight w:val="white"/>
                </w:rPr>
                <w:t>Estudo 3</w:t>
              </w:r>
            </w:ins>
            <w:del w:id="406"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407" w:author="Bernardo Sachet Braga" w:date="2026-09-02T20:57:00Z" w16du:dateUtc="2026-09-02T23:57:00Z">
              <w:r>
                <w:rPr>
                  <w:b/>
                  <w:bCs/>
                  <w:sz w:val="20"/>
                  <w:szCs w:val="20"/>
                  <w:highlight w:val="white"/>
                </w:rPr>
                <w:t>Estudo 4</w:t>
              </w:r>
            </w:ins>
            <w:del w:id="408"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409" w:author="Bernardo Sachet Braga" w:date="2026-09-02T20:57:00Z" w16du:dateUtc="2026-09-02T23:57:00Z">
              <w:r>
                <w:rPr>
                  <w:b/>
                  <w:bCs/>
                  <w:sz w:val="20"/>
                  <w:szCs w:val="20"/>
                  <w:highlight w:val="white"/>
                </w:rPr>
                <w:t>Estudo 5</w:t>
              </w:r>
            </w:ins>
            <w:del w:id="410"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411" w:author="Bernardo Sachet Braga" w:date="2026-09-02T20:57:00Z" w16du:dateUtc="2026-09-02T23:57:00Z">
              <w:r>
                <w:rPr>
                  <w:b/>
                  <w:bCs/>
                  <w:sz w:val="20"/>
                  <w:szCs w:val="20"/>
                  <w:highlight w:val="white"/>
                </w:rPr>
                <w:t>Estudo 6</w:t>
              </w:r>
            </w:ins>
            <w:del w:id="412"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413" w:author="Bernardo Sachet Braga" w:date="2026-09-02T20:57:00Z" w16du:dateUtc="2026-09-02T23:57:00Z">
              <w:r>
                <w:rPr>
                  <w:b/>
                  <w:bCs/>
                  <w:sz w:val="20"/>
                  <w:szCs w:val="20"/>
                  <w:highlight w:val="white"/>
                </w:rPr>
                <w:t>Estudo 7</w:t>
              </w:r>
            </w:ins>
            <w:del w:id="414"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415"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416"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Com base nos resultados obtidos nas pesquisas realizadas, este capítulo demonstrou que, embora exista uma produção acadêmica relevante sobre ITSM e ITIL, o ensino da gestão da estratégia de serviço em cursos superiores de computação ainda é um tema pouco explorado na 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417" w:name="_Toc239784595"/>
      <w:r>
        <w:rPr>
          <w:highlight w:val="white"/>
        </w:rPr>
        <w:t>4 PROJETO</w:t>
      </w:r>
      <w:bookmarkEnd w:id="417"/>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418" w:name="_Toc239784596"/>
      <w:r>
        <w:rPr>
          <w:highlight w:val="white"/>
        </w:rPr>
        <w:t>4.1 Visão Geral</w:t>
      </w:r>
      <w:bookmarkEnd w:id="418"/>
      <w:r>
        <w:rPr>
          <w:highlight w:val="white"/>
        </w:rPr>
        <w:t xml:space="preserve"> </w:t>
      </w:r>
    </w:p>
    <w:p w14:paraId="33F91A61" w14:textId="77777777" w:rsidR="00BF0C07" w:rsidRDefault="00CF2E2C">
      <w:pPr>
        <w:rPr>
          <w:highlight w:val="white"/>
        </w:rPr>
      </w:pPr>
      <w:r>
        <w:rPr>
          <w:highlight w:val="white"/>
        </w:rPr>
        <w:tab/>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 xml:space="preserve">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419" w:name="_Toc239784597"/>
      <w:r>
        <w:rPr>
          <w:highlight w:val="white"/>
        </w:rPr>
        <w:t>4.2 Fase de Análise (ADDIE)</w:t>
      </w:r>
      <w:bookmarkEnd w:id="419"/>
      <w:r>
        <w:rPr>
          <w:highlight w:val="white"/>
        </w:rPr>
        <w:t xml:space="preserv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420" w:name="_Toc239784598"/>
      <w:r>
        <w:rPr>
          <w:highlight w:val="white"/>
        </w:rPr>
        <w:t>4.3 Fase de Design (ADDIE)</w:t>
      </w:r>
      <w:bookmarkEnd w:id="420"/>
      <w:r>
        <w:rPr>
          <w:highlight w:val="white"/>
        </w:rPr>
        <w:t xml:space="preserv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421" w:name="_Toc239784599"/>
      <w:r>
        <w:rPr>
          <w:highlight w:val="white"/>
        </w:rPr>
        <w:t>4.3.1 Conteúdo Programático</w:t>
      </w:r>
      <w:bookmarkEnd w:id="421"/>
      <w:r>
        <w:rPr>
          <w:highlight w:val="white"/>
        </w:rPr>
        <w:t xml:space="preserve">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422" w:name="_Toc239784600"/>
      <w:r>
        <w:rPr>
          <w:highlight w:val="white"/>
        </w:rPr>
        <w:t>4.3.2 Estratégias de Ensino</w:t>
      </w:r>
      <w:bookmarkEnd w:id="422"/>
      <w:r>
        <w:rPr>
          <w:highlight w:val="white"/>
        </w:rPr>
        <w:t xml:space="preserve">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423" w:name="_Toc239784601"/>
      <w:r>
        <w:rPr>
          <w:highlight w:val="white"/>
        </w:rPr>
        <w:t>4.3.3 Materiais Necessários</w:t>
      </w:r>
      <w:bookmarkEnd w:id="423"/>
      <w:r>
        <w:rPr>
          <w:highlight w:val="white"/>
        </w:rPr>
        <w:t xml:space="preserve">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424" w:name="_Toc239784602"/>
      <w:r>
        <w:rPr>
          <w:highlight w:val="white"/>
        </w:rPr>
        <w:t>4.3.4 Avaliação da Aprendizagem</w:t>
      </w:r>
      <w:bookmarkEnd w:id="424"/>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O segundo é um questionário aplicado ao final da unidade, composto por duas partes. A primeira parte contém questões objetivas sobre os conceitos abordados nos Blocos 1, 2 e 3, 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425" w:name="_fw160f2trh39" w:colFirst="0" w:colLast="0"/>
      <w:bookmarkStart w:id="426" w:name="_Toc239784603"/>
      <w:bookmarkEnd w:id="425"/>
      <w:r>
        <w:rPr>
          <w:highlight w:val="white"/>
        </w:rPr>
        <w:t>4.3.5 Ferramentas de ITSM de Apoio</w:t>
      </w:r>
      <w:bookmarkEnd w:id="426"/>
      <w:r>
        <w:rPr>
          <w:highlight w:val="white"/>
        </w:rPr>
        <w:t xml:space="preserve"> </w:t>
      </w:r>
    </w:p>
    <w:p w14:paraId="14F99F09" w14:textId="77777777" w:rsidR="00BF0C07" w:rsidRDefault="00CF2E2C">
      <w:pPr>
        <w:pStyle w:val="Ttulo4"/>
        <w:keepNext w:val="0"/>
        <w:keepLines w:val="0"/>
        <w:spacing w:before="240" w:after="40"/>
      </w:pPr>
      <w:bookmarkStart w:id="427" w:name="_3p611bjdtoz0" w:colFirst="0" w:colLast="0"/>
      <w:bookmarkStart w:id="428" w:name="_Toc239784604"/>
      <w:bookmarkEnd w:id="427"/>
      <w:commentRangeStart w:id="429"/>
      <w:r>
        <w:t>4.3.5.1 Ferramentas mais populares nos trabalhos correlatos</w:t>
      </w:r>
      <w:bookmarkEnd w:id="428"/>
      <w:commentRangeEnd w:id="429"/>
      <w:r w:rsidR="00D6668D">
        <w:rPr>
          <w:rStyle w:val="Refdecomentrio"/>
          <w:sz w:val="24"/>
          <w:szCs w:val="24"/>
        </w:rPr>
        <w:commentReference w:id="429"/>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unidade de aprendizagem.</w:t>
      </w:r>
    </w:p>
    <w:p w14:paraId="67C61C87" w14:textId="77777777" w:rsidR="00BF0C07" w:rsidRDefault="00CF2E2C">
      <w:pPr>
        <w:pStyle w:val="Ttulo4"/>
        <w:keepNext w:val="0"/>
        <w:keepLines w:val="0"/>
        <w:spacing w:before="240" w:after="40"/>
      </w:pPr>
      <w:bookmarkStart w:id="430" w:name="_Toc239784605"/>
      <w:r>
        <w:t>4.3.5.2 Critérios de Seleção das Ferramentas</w:t>
      </w:r>
      <w:bookmarkEnd w:id="430"/>
    </w:p>
    <w:p w14:paraId="364151BE" w14:textId="77777777" w:rsidR="00BF0C07" w:rsidRDefault="00CF2E2C">
      <w:pPr>
        <w:spacing w:before="240" w:after="240"/>
        <w:ind w:firstLine="708"/>
      </w:pPr>
      <w:r>
        <w:t>A escolha das quatro ferramentas candidatas (Jira Service Management, ServiceNow, Freshservice e GLPI) partiu de três critérios combinados. O primeiro é a presença recorrente 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431" w:name="_6n74i3eu0w9r" w:colFirst="0" w:colLast="0"/>
      <w:bookmarkStart w:id="432" w:name="_Toc239784606"/>
      <w:bookmarkEnd w:id="431"/>
      <w:r>
        <w:t>4.3.5.3 Requisitos Funcionais Esperados</w:t>
      </w:r>
      <w:bookmarkEnd w:id="432"/>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433" w:name="_oarkdtltn22j" w:colFirst="0" w:colLast="0"/>
      <w:bookmarkStart w:id="434" w:name="_Toc239784607"/>
      <w:bookmarkEnd w:id="433"/>
      <w:r>
        <w:t>4.3.5.4 Avaliação Preliminar das Ferramentas</w:t>
      </w:r>
      <w:bookmarkEnd w:id="434"/>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na Seção 4.4.</w:t>
      </w:r>
    </w:p>
    <w:p w14:paraId="16F96F95" w14:textId="77777777" w:rsidR="00BF0C07" w:rsidRDefault="00CF2E2C">
      <w:pPr>
        <w:pStyle w:val="Ttulo4"/>
        <w:keepNext w:val="0"/>
        <w:keepLines w:val="0"/>
        <w:spacing w:before="240" w:after="40"/>
      </w:pPr>
      <w:bookmarkStart w:id="435" w:name="_z0suothzfzju" w:colFirst="0" w:colLast="0"/>
      <w:bookmarkStart w:id="436" w:name="_Toc239784608"/>
      <w:bookmarkEnd w:id="435"/>
      <w:r>
        <w:t>4.3.5.5 Exemplo Prático de Preenchimento Estratégico</w:t>
      </w:r>
      <w:bookmarkEnd w:id="436"/>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bookmarkStart w:id="437" w:name="_Toc239784609"/>
      <w:r>
        <w:t>4.4 Projeto da Ferramenta Educacional</w:t>
      </w:r>
      <w:bookmarkEnd w:id="437"/>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bookmarkStart w:id="438" w:name="_Toc239784610"/>
      <w:r>
        <w:t>4.4.1 Visão Geral da Ferramenta</w:t>
      </w:r>
      <w:bookmarkEnd w:id="438"/>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bookmarkStart w:id="439" w:name="_Toc239784611"/>
      <w:r>
        <w:t>4.4.2 Requisitos Funcionais Complementares</w:t>
      </w:r>
      <w:bookmarkEnd w:id="439"/>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bookmarkStart w:id="440" w:name="_Toc239784612"/>
      <w:r>
        <w:t>4.4.3 Requisitos Não Funcionais</w:t>
      </w:r>
      <w:bookmarkEnd w:id="440"/>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bookmarkStart w:id="441" w:name="_Toc239784613"/>
      <w:r>
        <w:t>4.4.4 Regras de Negócio</w:t>
      </w:r>
      <w:bookmarkEnd w:id="441"/>
    </w:p>
    <w:p w14:paraId="18A8A0D6" w14:textId="77777777" w:rsidR="00476E10" w:rsidRDefault="00CF2E2C">
      <w:pPr>
        <w:spacing w:after="240"/>
        <w:ind w:firstLine="708"/>
      </w:pPr>
      <w:r>
        <w:t>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bookmarkStart w:id="442" w:name="_Toc239784614"/>
      <w:r>
        <w:t>4.4.5 Diagrama de Casos de Uso</w:t>
      </w:r>
      <w:bookmarkEnd w:id="442"/>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bookmarkStart w:id="443" w:name="_Toc239784615"/>
      <w:r>
        <w:t>4.4.6 Descrição dos Casos de Uso</w:t>
      </w:r>
      <w:bookmarkEnd w:id="443"/>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bookmarkStart w:id="444" w:name="_Toc239784616"/>
      <w:r>
        <w:t>4.4.7 Diagrama de Atividade do Ciclo Contínuo da Estratégia</w:t>
      </w:r>
      <w:bookmarkEnd w:id="444"/>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bookmarkStart w:id="445" w:name="_Toc239784617"/>
      <w:r>
        <w:t>4.4.8 Diagrama de Classes</w:t>
      </w:r>
      <w:bookmarkEnd w:id="445"/>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bookmarkStart w:id="446" w:name="_Toc239784618"/>
      <w:r>
        <w:t>4.4.9 Diagramas de Sequência</w:t>
      </w:r>
      <w:bookmarkEnd w:id="446"/>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bookmarkStart w:id="447" w:name="_Toc239784619"/>
      <w:r>
        <w:t>4.4.10 Modelo de Dados</w:t>
      </w:r>
      <w:bookmarkEnd w:id="447"/>
    </w:p>
    <w:p w14:paraId="2069DA84" w14:textId="77777777" w:rsidR="00476E10" w:rsidRDefault="00CF2E2C">
      <w:pPr>
        <w:spacing w:after="240"/>
        <w:ind w:firstLine="708"/>
      </w:pPr>
      <w:r>
        <w:t>A Imagem 7 apresenta o modelo de entidade e relacionamento do banco de dados, derivado do diagrama de classes. Na implementação, esse modelo foi traduzido para o esquema Prisma sobre PostgreSQL e manteve as treze entidades previstas. As chaves primárias e estrangeiras utilizam UUID, em substituição aos identificadores inteiros do roteiro SQL preliminar do TCC2, e as enumerações de domínio são materializadas como tipos nativos do PostgreSQL.</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serviço e objetivo_estrategico e abriga os atributos próprios da associação. O isolamento exigido pelo RNF06 é apoiado pela relação um-para-um entre usuário e organização, pela restrição única sobre organização.usuario_id e pela derivação do contexto de acesso a partir do usuário autenticado. Relações dependentes usam exclusão em cascata quando não possuem existência autônoma; a referência opcional de indicador para objetivo usa SetNull. O Quadro 23 apresenta a finalidade das tabelas, e o Apêndice B reproduz o esquema Prisma implementado.</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bookmarkStart w:id="448" w:name="_Toc239784620"/>
      <w:r>
        <w:t>4.4.11 Arquitetura da Solução</w:t>
      </w:r>
      <w:bookmarkEnd w:id="448"/>
    </w:p>
    <w:p w14:paraId="330A7905" w14:textId="77777777" w:rsidR="00476E10" w:rsidRDefault="00CF2E2C">
      <w:pPr>
        <w:spacing w:after="240"/>
        <w:ind w:firstLine="708"/>
      </w:pPr>
      <w:r>
        <w:t>A Imagem 8 apresenta a arquitetura lógica da solução, organizada em três camadas. A camada de apresentação é uma aplicação de página única executada no navegador do aluno ou do professor. A camada de aplicação é um servidor Node.js que expõe uma interface de programação de aplicações REST e foi projetado para concentrar as regras de negócio, a autenticação, o motor de simulação e o cálculo dos indicadores. A camada de dados é o banco relacional PostgreSQL. No incremento atual, estão implementados os componentes de autenticação e organização; os módulos de simulação e cálculo permanecem nas fases seguintes.</w:t>
      </w:r>
    </w:p>
    <w:p w14:paraId="33D171E2" w14:textId="77777777" w:rsidR="00476E10" w:rsidRDefault="00CF2E2C">
      <w:pPr>
        <w:spacing w:after="240"/>
        <w:ind w:firstLine="708"/>
      </w:pPr>
      <w:r>
        <w:t>A separação prevista entre o motor de simulação e o módulo de cálculo de indicadores é intencional: o primeiro produzirá os registros operacionais fictícios, e o segundo apurará os indicadores sobre esses registros. Essa divisão permitirá testar o cálculo independentemente da geração dos dados, atendendo ao RNF08, e reproduzirá na arquitetura a distinção conceitual entre dado de operação e indicador estratégico. O Quadro 24 apresenta as tecnologias adotadas e planejadas para cada finalidade.</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Enquanto a Imagem 8 descreve a organização lógica da solução, a Imagem 9 apresenta a implantação prevista. No ambiente de produção, a ferramenta será distribuída entre o navegador do aluno ou do professor, o servidor de aplicação em nuvem e o servidor PostgreSQL. A comunicação externa ocorrerá por HTTPS na porta 443, e a conexão entre aplicação e banco usará a porta 5432 com transporte cifrado. Na Fase 1, a execução e a persistência são locais, apoiadas pelo Docker Compose.</w:t>
      </w:r>
    </w:p>
    <w:p w14:paraId="3FEC0A77" w14:textId="77777777" w:rsidR="00476E10" w:rsidRDefault="00CF2E2C">
      <w:pPr>
        <w:spacing w:after="240"/>
        <w:ind w:firstLine="708"/>
      </w:pPr>
      <w:r>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14:paraId="39A8218B" w14:textId="77777777" w:rsidR="00881DC5" w:rsidRDefault="009D4656">
            <w:pPr>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14:paraId="021BB335" w14:textId="77777777" w:rsidR="00881DC5" w:rsidRDefault="009D4656">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14:paraId="7BB6A655" w14:textId="77777777" w:rsidR="00881DC5" w:rsidRDefault="009D4656">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14:paraId="2917FFEC" w14:textId="77777777" w:rsidR="00881DC5" w:rsidRDefault="009D4656">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14:paraId="18C1C0A7" w14:textId="77777777" w:rsidR="00881DC5" w:rsidRDefault="009D4656">
            <w:pPr>
              <w:jc w:val="left"/>
            </w:pPr>
            <w: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14:paraId="5C0877D2" w14:textId="77777777" w:rsidR="00881DC5" w:rsidRDefault="009D4656">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14:paraId="4BE9931F" w14:textId="77777777" w:rsidR="00881DC5" w:rsidRDefault="009D4656">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14:paraId="5ABDF250" w14:textId="77777777" w:rsidR="00881DC5" w:rsidRDefault="009D4656">
            <w:pPr>
              <w:jc w:val="left"/>
            </w:pPr>
            <w: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14:paraId="4405D00A" w14:textId="77777777" w:rsidR="00881DC5" w:rsidRDefault="009D4656">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14:paraId="2E0AD578" w14:textId="77777777" w:rsidR="00881DC5" w:rsidRDefault="009D4656">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14:paraId="70AC1B28" w14:textId="77777777" w:rsidR="00881DC5" w:rsidRDefault="009D4656">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bookmarkStart w:id="449" w:name="_Toc239784621"/>
      <w:r>
        <w:t>4.4.12 Protótipo de Interface</w:t>
      </w:r>
      <w:bookmarkEnd w:id="449"/>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bookmarkStart w:id="450" w:name="_Toc239784622"/>
      <w:r>
        <w:t>4.4.13 Rastreabilidade dos Requisitos</w:t>
      </w:r>
      <w:bookmarkEnd w:id="450"/>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bookmarkStart w:id="451" w:name="_Toc239784623"/>
      <w:r>
        <w:t>4.4.14 Plano de Testes</w:t>
      </w:r>
      <w:bookmarkEnd w:id="451"/>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14:paraId="159AC113" w14:textId="77777777" w:rsidR="00881DC5" w:rsidRDefault="009D4656">
      <w:r>
        <w:t>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carregamento e erro no painel e edição dos dados da organiz</w:t>
      </w:r>
      <w:r>
        <w:t>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14:paraId="6CEDACF9" w14:textId="77777777" w:rsidR="00881DC5" w:rsidRDefault="009D4656">
      <w:pPr>
        <w:pStyle w:val="Ttulo3"/>
      </w:pPr>
      <w:bookmarkStart w:id="452" w:name="_Toc239784624"/>
      <w:r>
        <w:t>4.4.15 Estado Atual da Implementação</w:t>
      </w:r>
      <w:bookmarkEnd w:id="452"/>
    </w:p>
    <w:p w14:paraId="7511B9B3" w14:textId="77777777" w:rsidR="00881DC5" w:rsidRDefault="009D4656">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14:paraId="440E01F0" w14:textId="77777777" w:rsidR="00881DC5" w:rsidRDefault="009D4656">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14:paraId="686D1C0B" w14:textId="77777777" w:rsidR="00881DC5" w:rsidRDefault="009D4656">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14:paraId="3CD9B341" w14:textId="77777777" w:rsidR="00881DC5" w:rsidRDefault="009D4656">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do Apêndice A permanecem como contrato-alvo.</w:t>
      </w:r>
    </w:p>
    <w:p w14:paraId="06BE959D" w14:textId="77777777" w:rsidR="00881DC5" w:rsidRDefault="009D4656">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4A72A52D" w14:textId="77777777" w:rsidR="00BF0C07" w:rsidRDefault="00CF2E2C">
      <w:pPr>
        <w:pStyle w:val="Ttulo2"/>
        <w:jc w:val="left"/>
        <w:rPr>
          <w:highlight w:val="white"/>
        </w:rPr>
      </w:pPr>
      <w:bookmarkStart w:id="453" w:name="_Toc239784625"/>
      <w:r>
        <w:t>4.5 Resumo do Projeto</w:t>
      </w:r>
      <w:bookmarkEnd w:id="453"/>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454" w:name="_Toc239784626"/>
      <w:r>
        <w:t>4.6 Plano de Ensino</w:t>
      </w:r>
      <w:bookmarkEnd w:id="454"/>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455" w:name="_Toc239784627"/>
      <w:r>
        <w:t>4.6.1 Dados Gerais</w:t>
      </w:r>
      <w:bookmarkEnd w:id="455"/>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456" w:name="_Toc239784628"/>
      <w:r>
        <w:t>4.6.2 Objetivo Geral da Unidade</w:t>
      </w:r>
      <w:bookmarkEnd w:id="456"/>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457" w:name="_Toc239784629"/>
      <w:r>
        <w:t>4.6.3 Objetivos Específicos</w:t>
      </w:r>
      <w:bookmarkEnd w:id="457"/>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458" w:name="_Toc239784630"/>
      <w:r>
        <w:t>4.6.4 Entregas do Projeto</w:t>
      </w:r>
      <w:bookmarkEnd w:id="458"/>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459" w:name="_Toc239784631"/>
      <w:r>
        <w:t>4.6.5 Ementa da Unidade de Aprendizagem</w:t>
      </w:r>
      <w:bookmarkEnd w:id="459"/>
    </w:p>
    <w:p w14:paraId="4BA622BA" w14:textId="77777777" w:rsidR="00BF0C07" w:rsidRDefault="00CF2E2C">
      <w:pPr>
        <w:ind w:firstLine="720"/>
        <w:jc w:val="left"/>
        <w:rPr>
          <w:highlight w:val="white"/>
        </w:rPr>
      </w:pPr>
      <w:r>
        <w:rPr>
          <w:highlight w:val="white"/>
        </w:rPr>
        <w:t xml:space="preserve">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460" w:name="_Toc239784632"/>
      <w:r>
        <w:t>4.6.6 Bibliografia Recomendada</w:t>
      </w:r>
      <w:bookmarkEnd w:id="460"/>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461" w:name="_Toc239784633"/>
      <w:r>
        <w:rPr>
          <w:highlight w:val="white"/>
        </w:rPr>
        <w:t>5 CONSIDERAÇÕES FINAIS</w:t>
      </w:r>
      <w:bookmarkEnd w:id="461"/>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462"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463"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Na análise do estado da prática, foi realizada uma pesquisa nas grades curriculares e ementas de sete instituições de ensino superior brasileiras (UNIVALI, USP, UFSC, IME, ITA, Estácio e UNISUL). Os resultados mostraram que a gestão da estratégia de serviço segundo a ITIL não é ensinada como conteúdo dedicado em nenhum dos cursos investigados. Quando a temática aparece, é tratada de forma panorâmica ou compartilha espaço com outros frameworks em disciplinas mais amplas. Essa evidência reforçou a lacuna curricular que motivou a proposta.</w:t>
      </w:r>
    </w:p>
    <w:p w14:paraId="3C206882" w14:textId="77777777" w:rsidR="00BF0C07" w:rsidRDefault="00CF2E2C">
      <w:pPr>
        <w:spacing w:before="240" w:after="240"/>
        <w:ind w:firstLine="708"/>
        <w:rPr>
          <w:highlight w:val="white"/>
        </w:rPr>
      </w:pPr>
      <w:r>
        <w:rPr>
          <w:highlight w:val="white"/>
        </w:rPr>
        <w:t xml:space="preserve">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14:paraId="587E6912" w14:textId="77777777" w:rsidR="00881DC5" w:rsidRDefault="009D4656">
      <w:r>
        <w:t>No TCC3, a fase de Desenvolvimento avançou com a primeira versão executável do EduITSM. Foram implementados o monorepositório, a API REST, a aplicação web, o esquema relacional completo, a autenticação, o isolamento da organização por usuário e as telas T01 e T02, acompanhados de testes automatizados. Esse resultado reduz o risco técnico do projeto e estabelece a base sobre a qual serão implementados o fluxo estratégico, o motor de simulação, os relatórios e o acompanhamento do professor.</w:t>
      </w:r>
    </w:p>
    <w:p w14:paraId="42561F17" w14:textId="77777777" w:rsidR="00BF0C07" w:rsidRDefault="00CF2E2C">
      <w:pPr>
        <w:pStyle w:val="Ttulo2"/>
        <w:rPr>
          <w:highlight w:val="white"/>
        </w:rPr>
      </w:pPr>
      <w:bookmarkStart w:id="464" w:name="_Toc239784634"/>
      <w:r>
        <w:rPr>
          <w:highlight w:val="white"/>
        </w:rPr>
        <w:t>5.1 PRÓXIMAS ETAPAS</w:t>
      </w:r>
      <w:bookmarkEnd w:id="464"/>
    </w:p>
    <w:p w14:paraId="7CF3835A" w14:textId="77777777" w:rsidR="00BF0C07" w:rsidRDefault="00CF2E2C">
      <w:pPr>
        <w:spacing w:before="240" w:after="240"/>
        <w:ind w:firstLine="283"/>
        <w:rPr>
          <w:highlight w:val="white"/>
        </w:rPr>
      </w:pPr>
      <w:r>
        <w:rPr>
          <w:highlight w:val="white"/>
        </w:rPr>
        <w:t>As próximas etapas correspondem à continuidade da fase de Desenvolvimento e, na sequência, às fases de Implementação e Avaliação do ADDIE. No software, o trabalho está organizado nas Fases 2 a 6, que completam os requisitos RF01 a RF07 e RF10 a RF13 e as regras RN02 a RN11.</w:t>
      </w:r>
    </w:p>
    <w:p w14:paraId="25031745" w14:textId="77777777" w:rsidR="00BF0C07" w:rsidRDefault="00CF2E2C">
      <w:pPr>
        <w:spacing w:before="240" w:after="240"/>
        <w:ind w:firstLine="283"/>
        <w:rPr>
          <w:highlight w:val="white"/>
        </w:rPr>
      </w:pPr>
      <w:r>
        <w:t>Na continuidade da fase de Desenvolvimento, serão implementadas a análise de ambiente, os quatro Ps e seu versionamento, os objetivos estratégicos, o portfólio, os custos, a demanda, os vínculos, os indicadores, o motor de simulação, os relatórios e o acompanhamento em modo somente leitura pelo professor. Em paralelo, serão produzidos e revisados os slides, o texto de apoio, o estudo de caso, os roteiros de atividades, o questionário e o manual de uso, mantendo o alinhamento com os objetivos de aprendizagem definidos no Design.</w:t>
      </w:r>
    </w:p>
    <w:p w14:paraId="02A08A69" w14:textId="77777777" w:rsidR="00BF0C07" w:rsidRDefault="00CF2E2C">
      <w:pPr>
        <w:spacing w:before="240" w:after="240"/>
        <w:ind w:firstLine="283"/>
        <w:rPr>
          <w:highlight w:val="white"/>
        </w:rPr>
      </w:pPr>
      <w:r>
        <w:rPr>
          <w:highlight w:val="white"/>
        </w:rPr>
        <w:t>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465" w:name="_Toc239784635"/>
      <w:r w:rsidRPr="00781917">
        <w:rPr>
          <w:highlight w:val="white"/>
          <w:lang w:val="en-US"/>
        </w:rPr>
        <w:t>REFERÊNCIAS</w:t>
      </w:r>
      <w:bookmarkEnd w:id="465"/>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bookmarkStart w:id="466" w:name="_Toc239784636"/>
      <w:r>
        <w:t>APÊNDICE A — ENDPOINTS DA INTERFACE DE PROGRAMAÇÃO DE APLICAÇÕES</w:t>
      </w:r>
      <w:bookmarkEnd w:id="466"/>
    </w:p>
    <w:p w14:paraId="2F14F9A1" w14:textId="77777777" w:rsidR="00476E10" w:rsidRDefault="00CF2E2C">
      <w:pPr>
        <w:spacing w:after="240"/>
        <w:ind w:firstLine="708"/>
      </w:pPr>
      <w:r>
        <w:t>Este apêndice relaciona o contrato-alvo da interface de programação de aplicações REST do EduITSM e o requisito atendido por cada rota. No incremento atual, estão implementados o health check, o registro, o login e a consulta e atualização da organização autenticada. As demais rotas continuam planejadas para as Fases 2 a 5. Todas as rotas de domínio exigirão JWT válido e operarão sobre a organização derivada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14:paraId="2AC36B4C" w14:textId="77777777" w:rsidR="00BF0C07" w:rsidRDefault="00CF2E2C">
            <w:pPr>
              <w:jc w:val="center"/>
              <w:rPr>
                <w:sz w:val="20"/>
                <w:szCs w:val="20"/>
              </w:rPr>
            </w:pPr>
            <w:r>
              <w:rPr>
                <w:b/>
                <w:bCs/>
                <w:sz w:val="20"/>
                <w:szCs w:val="20"/>
              </w:rPr>
              <w:t>Método</w:t>
            </w:r>
          </w:p>
        </w:tc>
        <w:tc>
          <w:tcPr>
            <w:tcW w:w="2902" w:type="dxa"/>
            <w:tcBorders>
              <w:top w:val="nil"/>
              <w:left w:val="nil"/>
              <w:bottom w:val="nil"/>
              <w:right w:val="nil"/>
            </w:tcBorders>
            <w:tcMar>
              <w:top w:w="100" w:type="dxa"/>
              <w:left w:w="100" w:type="dxa"/>
              <w:bottom w:w="100" w:type="dxa"/>
              <w:right w:w="100" w:type="dxa"/>
            </w:tcMar>
          </w:tcPr>
          <w:p w14:paraId="25F81A81" w14:textId="77777777" w:rsidR="00BF0C07" w:rsidRDefault="00CF2E2C">
            <w:pPr>
              <w:jc w:val="center"/>
              <w:rPr>
                <w:sz w:val="20"/>
                <w:szCs w:val="20"/>
              </w:rPr>
            </w:pPr>
            <w:r>
              <w:rPr>
                <w:b/>
                <w:bCs/>
                <w:sz w:val="20"/>
                <w:szCs w:val="20"/>
              </w:rPr>
              <w:t>Rota</w:t>
            </w:r>
          </w:p>
        </w:tc>
        <w:tc>
          <w:tcPr>
            <w:tcW w:w="3628" w:type="dxa"/>
            <w:tcBorders>
              <w:top w:val="nil"/>
              <w:left w:val="nil"/>
              <w:bottom w:val="nil"/>
              <w:right w:val="nil"/>
            </w:tcBorders>
            <w:tcMar>
              <w:top w:w="100" w:type="dxa"/>
              <w:left w:w="100" w:type="dxa"/>
              <w:bottom w:w="100" w:type="dxa"/>
              <w:right w:w="100" w:type="dxa"/>
            </w:tcMar>
          </w:tcPr>
          <w:p w14:paraId="3A1D7CD0" w14:textId="77777777" w:rsidR="00BF0C07" w:rsidRDefault="00CF2E2C">
            <w:pPr>
              <w:jc w:val="center"/>
              <w:rPr>
                <w:sz w:val="20"/>
                <w:szCs w:val="20"/>
              </w:rPr>
            </w:pPr>
            <w:r>
              <w:rPr>
                <w:b/>
                <w:bCs/>
                <w:sz w:val="20"/>
                <w:szCs w:val="20"/>
              </w:rPr>
              <w:t>Descrição</w:t>
            </w:r>
          </w:p>
        </w:tc>
        <w:tc>
          <w:tcPr>
            <w:tcW w:w="1269" w:type="dxa"/>
            <w:tcBorders>
              <w:top w:val="nil"/>
              <w:left w:val="nil"/>
              <w:bottom w:val="nil"/>
              <w:right w:val="nil"/>
            </w:tcBorders>
            <w:tcMar>
              <w:top w:w="100" w:type="dxa"/>
              <w:left w:w="100" w:type="dxa"/>
              <w:bottom w:w="100" w:type="dxa"/>
              <w:right w:w="100" w:type="dxa"/>
            </w:tcMar>
          </w:tcPr>
          <w:p w14:paraId="184A0903" w14:textId="77777777" w:rsidR="00BF0C07" w:rsidRDefault="00CF2E2C">
            <w:pPr>
              <w:jc w:val="center"/>
              <w:rPr>
                <w:sz w:val="20"/>
                <w:szCs w:val="20"/>
              </w:rPr>
            </w:pPr>
            <w:r>
              <w:rPr>
                <w:b/>
                <w:bCs/>
                <w:sz w:val="20"/>
                <w:szCs w:val="20"/>
              </w:rPr>
              <w:t>Requisito</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0491CADC" w14:textId="77777777" w:rsidR="00881DC5" w:rsidRDefault="009D4656">
            <w:pPr>
              <w:jc w:val="left"/>
            </w:pPr>
            <w:r>
              <w:t>Cadastra um novo usuário informando nome, e-mail, senha e perfil. Implementado na Fase 1.</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681FFBF0" w14:textId="77777777" w:rsidR="00881DC5" w:rsidRDefault="009D4656">
            <w:pPr>
              <w:jc w:val="left"/>
            </w:pPr>
            <w:r>
              <w:t>Autentica o usuário e devolve o token de acesso. Implementado na Fase 1.</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2E1111DC" w14:textId="77777777" w:rsidR="00881DC5" w:rsidRDefault="009D4656">
            <w:pPr>
              <w:jc w:val="left"/>
            </w:pPr>
            <w:r>
              <w:t>Retorna a organização do usuário autenticado. Implementado na Fase 1.</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5FE6FF6F" w14:textId="77777777" w:rsidR="00881DC5" w:rsidRDefault="009D4656">
            <w:pPr>
              <w:jc w:val="left"/>
            </w:pPr>
            <w:r>
              <w:t>Atualiza nome, setor e descrição da organização. Implementado na Fase 1.</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3BE22F59" w14:textId="77777777" w:rsidR="00881DC5" w:rsidRDefault="009D4656">
            <w:pPr>
              <w:jc w:val="left"/>
            </w:pPr>
            <w:r>
              <w:t>Lista e registra itens da análise de ambiente interno e externo. Planejado para as fases seguintes.</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6F3F43FE" w14:textId="77777777" w:rsidR="00881DC5" w:rsidRDefault="009D4656">
            <w:pPr>
              <w:jc w:val="left"/>
            </w:pPr>
            <w:r>
              <w:t>Altera e remove um item da análise de ambiente. Planejado para as fases seguintes.</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69205F3B" w14:textId="77777777" w:rsidR="00881DC5" w:rsidRDefault="009D4656">
            <w:pPr>
              <w:jc w:val="left"/>
            </w:pPr>
            <w:r>
              <w:t>Retorna a versão vigente dos 4 Ps da estratégia. Planejado para as fases seguintes.</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19F2534C" w14:textId="77777777" w:rsidR="00881DC5" w:rsidRDefault="009D4656">
            <w:pPr>
              <w:jc w:val="left"/>
            </w:pPr>
            <w:r>
              <w:t>Grava uma nova versão da estratégia de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00723D91" w14:textId="77777777" w:rsidR="00881DC5" w:rsidRDefault="009D4656">
            <w:pPr>
              <w:jc w:val="left"/>
            </w:pPr>
            <w:r>
              <w:t>Lista o historico de versões da estratégia. Planejado para as fases seguintes.</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39B08492" w14:textId="77777777" w:rsidR="00881DC5" w:rsidRDefault="009D4656">
            <w:pPr>
              <w:jc w:val="left"/>
            </w:pPr>
            <w:r>
              <w:t>Lista e cadastra objetivos estratégicos do negócio. Planejado para as fases seguintes.</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43DAA4EA" w14:textId="77777777" w:rsidR="00881DC5" w:rsidRDefault="009D4656">
            <w:pPr>
              <w:jc w:val="left"/>
            </w:pPr>
            <w:r>
              <w:t>Retorna a contribuição acumulada e a disponivel do objetivo. Planejado para as fases seguintes.</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35F57C13" w14:textId="77777777" w:rsidR="00881DC5" w:rsidRDefault="009D4656">
            <w:pPr>
              <w:jc w:val="left"/>
            </w:pPr>
            <w:r>
              <w:t>Lista e cadastra serviços do portfólio. Planejado para as fases seguintes.</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25A5C14A" w14:textId="77777777" w:rsidR="00881DC5" w:rsidRDefault="009D4656">
            <w:pPr>
              <w:jc w:val="left"/>
            </w:pPr>
            <w:r>
              <w:t>Altera e remove um serviço do portfólio. Planejado para as fases seguintes.</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62F50C4C" w14:textId="77777777" w:rsidR="00881DC5" w:rsidRDefault="009D4656">
            <w:pPr>
              <w:jc w:val="left"/>
            </w:pPr>
            <w:r>
              <w:t>Consulta e registra custos e orcamento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6DE5A655" w14:textId="77777777" w:rsidR="00881DC5" w:rsidRDefault="009D4656">
            <w:pPr>
              <w:jc w:val="left"/>
            </w:pPr>
            <w:r>
              <w:t>Consulta e registra demanda e capacidade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1E2B0C35" w14:textId="77777777" w:rsidR="00881DC5" w:rsidRDefault="009D4656">
            <w:pPr>
              <w:jc w:val="left"/>
            </w:pPr>
            <w:r>
              <w:t>Lista e cria vínculos entre serviço e objetivo estratégico. Planejado para as fases seguintes.</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74801482" w14:textId="77777777" w:rsidR="00881DC5" w:rsidRDefault="009D4656">
            <w:pPr>
              <w:jc w:val="left"/>
            </w:pPr>
            <w:r>
              <w:t>Remove um vínculo estratégico. Planejado para as fases seguintes.</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709FB576" w14:textId="77777777" w:rsidR="00881DC5" w:rsidRDefault="009D4656">
            <w:pPr>
              <w:jc w:val="left"/>
            </w:pPr>
            <w:r>
              <w:t>Lista e define indicadores de desempenho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3A0161FC" w14:textId="77777777" w:rsidR="00881DC5" w:rsidRDefault="009D4656">
            <w:pPr>
              <w:jc w:val="left"/>
            </w:pPr>
            <w:r>
              <w:t>Altera a meta e remove um indicador. Planejado para as fases seguintes.</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6218CC99" w14:textId="77777777" w:rsidR="00881DC5" w:rsidRDefault="009D4656">
            <w:pPr>
              <w:jc w:val="left"/>
            </w:pPr>
            <w:r>
              <w:t>Cria o cenário de simulação e dispara a geracao dos dados. Planejado para as fases seguintes.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6C6DF16E" w14:textId="77777777" w:rsidR="00881DC5" w:rsidRDefault="009D4656">
            <w:pPr>
              <w:jc w:val="left"/>
            </w:pPr>
            <w:r>
              <w:t>Retorna os indicadores apurados e a serie historica das medicoes. Planejado para as fases seguintes.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50D3FFB9" w14:textId="77777777" w:rsidR="00881DC5" w:rsidRDefault="009D4656">
            <w:pPr>
              <w:jc w:val="left"/>
            </w:pPr>
            <w:r>
              <w:t>Gera o relatório consolidado da estratégia da organização. Planejado para as fases seguintes.</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7006324C" w14:textId="77777777" w:rsidR="00881DC5" w:rsidRDefault="009D4656">
            <w:pPr>
              <w:jc w:val="left"/>
            </w:pPr>
            <w:r>
              <w:t>Lista os ambientes dos alunos em modo somente leitura. Planejado para as fases seguintes.</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bookmarkStart w:id="467" w:name="_Toc239784637"/>
      <w:r>
        <w:t>APÊNDICE B — ESQUEMA DE DADOS IMPLEMENTADO COM PRISMA</w:t>
      </w:r>
      <w:bookmarkEnd w:id="467"/>
    </w:p>
    <w:p w14:paraId="1296AF07" w14:textId="77777777" w:rsidR="00476E10" w:rsidRDefault="00CF2E2C">
      <w:pPr>
        <w:spacing w:after="240"/>
        <w:ind w:firstLine="708"/>
      </w:pPr>
      <w:r>
        <w:t>Este apêndice reproduz o esquema Prisma utilizado pela implementação do EduITSM. O arquivo gera o cliente de acesso, define o PostgreSQL como banco de dados e materializa as treze entidades, os tipos enumerados, as chaves UUID, os índices e as regras referenciais. A migração SQL versionada no repositório é derivada deste esquema.</w:t>
      </w:r>
    </w:p>
    <w:p w14:paraId="38C48280" w14:textId="77777777" w:rsidR="00881DC5" w:rsidRDefault="009D4656">
      <w:pPr>
        <w:spacing w:before="0" w:after="0" w:line="240" w:lineRule="auto"/>
        <w:jc w:val="left"/>
      </w:pPr>
      <w:r>
        <w:rPr>
          <w:rFonts w:ascii="Courier New" w:hAnsi="Courier New"/>
          <w:sz w:val="17"/>
        </w:rPr>
        <w:t>generator client {</w:t>
      </w:r>
    </w:p>
    <w:p w14:paraId="65CF29C3" w14:textId="77777777" w:rsidR="00881DC5" w:rsidRDefault="009D4656">
      <w:pPr>
        <w:spacing w:before="0" w:after="0" w:line="240" w:lineRule="auto"/>
        <w:jc w:val="left"/>
      </w:pPr>
      <w:r>
        <w:rPr>
          <w:rFonts w:ascii="Courier New" w:hAnsi="Courier New"/>
          <w:sz w:val="17"/>
        </w:rPr>
        <w:t xml:space="preserve">  provider = "prisma-client-js"</w:t>
      </w:r>
    </w:p>
    <w:p w14:paraId="5781FFB2" w14:textId="77777777" w:rsidR="00881DC5" w:rsidRDefault="009D4656">
      <w:pPr>
        <w:spacing w:before="0" w:after="0" w:line="240" w:lineRule="auto"/>
        <w:jc w:val="left"/>
      </w:pPr>
      <w:r>
        <w:rPr>
          <w:rFonts w:ascii="Courier New" w:hAnsi="Courier New"/>
          <w:sz w:val="17"/>
        </w:rPr>
        <w:t>}</w:t>
      </w:r>
    </w:p>
    <w:p w14:paraId="313B320C" w14:textId="77777777" w:rsidR="00881DC5" w:rsidRDefault="009D4656">
      <w:pPr>
        <w:spacing w:before="0" w:after="0" w:line="240" w:lineRule="auto"/>
        <w:jc w:val="left"/>
      </w:pPr>
      <w:r>
        <w:rPr>
          <w:rFonts w:ascii="Courier New" w:hAnsi="Courier New"/>
          <w:sz w:val="17"/>
        </w:rPr>
        <w:t xml:space="preserve"> </w:t>
      </w:r>
    </w:p>
    <w:p w14:paraId="46FBBCCB" w14:textId="77777777" w:rsidR="00881DC5" w:rsidRDefault="009D4656">
      <w:pPr>
        <w:spacing w:before="0" w:after="0" w:line="240" w:lineRule="auto"/>
        <w:jc w:val="left"/>
      </w:pPr>
      <w:r>
        <w:rPr>
          <w:rFonts w:ascii="Courier New" w:hAnsi="Courier New"/>
          <w:sz w:val="17"/>
        </w:rPr>
        <w:t>datasource db {</w:t>
      </w:r>
    </w:p>
    <w:p w14:paraId="428687B2" w14:textId="77777777" w:rsidR="00881DC5" w:rsidRDefault="009D4656">
      <w:pPr>
        <w:spacing w:before="0" w:after="0" w:line="240" w:lineRule="auto"/>
        <w:jc w:val="left"/>
      </w:pPr>
      <w:r>
        <w:rPr>
          <w:rFonts w:ascii="Courier New" w:hAnsi="Courier New"/>
          <w:sz w:val="17"/>
        </w:rPr>
        <w:t xml:space="preserve">  provider = "postgresql"</w:t>
      </w:r>
    </w:p>
    <w:p w14:paraId="3E108A3C" w14:textId="77777777" w:rsidR="00881DC5" w:rsidRDefault="009D4656">
      <w:pPr>
        <w:spacing w:before="0" w:after="0" w:line="240" w:lineRule="auto"/>
        <w:jc w:val="left"/>
      </w:pPr>
      <w:r>
        <w:rPr>
          <w:rFonts w:ascii="Courier New" w:hAnsi="Courier New"/>
          <w:sz w:val="17"/>
        </w:rPr>
        <w:t xml:space="preserve">  url      = env("DATABASE_URL")</w:t>
      </w:r>
    </w:p>
    <w:p w14:paraId="1B940015" w14:textId="77777777" w:rsidR="00881DC5" w:rsidRDefault="009D4656">
      <w:pPr>
        <w:spacing w:before="0" w:after="0" w:line="240" w:lineRule="auto"/>
        <w:jc w:val="left"/>
      </w:pPr>
      <w:r>
        <w:rPr>
          <w:rFonts w:ascii="Courier New" w:hAnsi="Courier New"/>
          <w:sz w:val="17"/>
        </w:rPr>
        <w:t>}</w:t>
      </w:r>
    </w:p>
    <w:p w14:paraId="17D3E8C4" w14:textId="77777777" w:rsidR="00881DC5" w:rsidRDefault="009D4656">
      <w:pPr>
        <w:spacing w:before="0" w:after="0" w:line="240" w:lineRule="auto"/>
        <w:jc w:val="left"/>
      </w:pPr>
      <w:r>
        <w:rPr>
          <w:rFonts w:ascii="Courier New" w:hAnsi="Courier New"/>
          <w:sz w:val="17"/>
        </w:rPr>
        <w:t xml:space="preserve"> </w:t>
      </w:r>
    </w:p>
    <w:p w14:paraId="37957774" w14:textId="77777777" w:rsidR="00881DC5" w:rsidRDefault="009D4656">
      <w:pPr>
        <w:spacing w:before="0" w:after="0" w:line="240" w:lineRule="auto"/>
        <w:jc w:val="left"/>
      </w:pPr>
      <w:r>
        <w:rPr>
          <w:rFonts w:ascii="Courier New" w:hAnsi="Courier New"/>
          <w:sz w:val="17"/>
        </w:rPr>
        <w:t>enum PerfilUsuario {</w:t>
      </w:r>
    </w:p>
    <w:p w14:paraId="7C146538" w14:textId="77777777" w:rsidR="00881DC5" w:rsidRDefault="009D4656">
      <w:pPr>
        <w:spacing w:before="0" w:after="0" w:line="240" w:lineRule="auto"/>
        <w:jc w:val="left"/>
      </w:pPr>
      <w:r>
        <w:rPr>
          <w:rFonts w:ascii="Courier New" w:hAnsi="Courier New"/>
          <w:sz w:val="17"/>
        </w:rPr>
        <w:t xml:space="preserve">  ALUNO</w:t>
      </w:r>
    </w:p>
    <w:p w14:paraId="357C0B82" w14:textId="77777777" w:rsidR="00881DC5" w:rsidRDefault="009D4656">
      <w:pPr>
        <w:spacing w:before="0" w:after="0" w:line="240" w:lineRule="auto"/>
        <w:jc w:val="left"/>
      </w:pPr>
      <w:r>
        <w:rPr>
          <w:rFonts w:ascii="Courier New" w:hAnsi="Courier New"/>
          <w:sz w:val="17"/>
        </w:rPr>
        <w:t xml:space="preserve">  PROFESSOR</w:t>
      </w:r>
    </w:p>
    <w:p w14:paraId="72D23EEF" w14:textId="77777777" w:rsidR="00881DC5" w:rsidRDefault="009D4656">
      <w:pPr>
        <w:spacing w:before="0" w:after="0" w:line="240" w:lineRule="auto"/>
        <w:jc w:val="left"/>
      </w:pPr>
      <w:r>
        <w:rPr>
          <w:rFonts w:ascii="Courier New" w:hAnsi="Courier New"/>
          <w:sz w:val="17"/>
        </w:rPr>
        <w:t>}</w:t>
      </w:r>
    </w:p>
    <w:p w14:paraId="06C54652" w14:textId="77777777" w:rsidR="00881DC5" w:rsidRDefault="009D4656">
      <w:pPr>
        <w:spacing w:before="0" w:after="0" w:line="240" w:lineRule="auto"/>
        <w:jc w:val="left"/>
      </w:pPr>
      <w:r>
        <w:rPr>
          <w:rFonts w:ascii="Courier New" w:hAnsi="Courier New"/>
          <w:sz w:val="17"/>
        </w:rPr>
        <w:t xml:space="preserve"> </w:t>
      </w:r>
    </w:p>
    <w:p w14:paraId="5927760E" w14:textId="77777777" w:rsidR="00881DC5" w:rsidRDefault="009D4656">
      <w:pPr>
        <w:spacing w:before="0" w:after="0" w:line="240" w:lineRule="auto"/>
        <w:jc w:val="left"/>
      </w:pPr>
      <w:r>
        <w:rPr>
          <w:rFonts w:ascii="Courier New" w:hAnsi="Courier New"/>
          <w:sz w:val="17"/>
        </w:rPr>
        <w:t>enum TipoAmbiente {</w:t>
      </w:r>
    </w:p>
    <w:p w14:paraId="59E8CEC0" w14:textId="77777777" w:rsidR="00881DC5" w:rsidRDefault="009D4656">
      <w:pPr>
        <w:spacing w:before="0" w:after="0" w:line="240" w:lineRule="auto"/>
        <w:jc w:val="left"/>
      </w:pPr>
      <w:r>
        <w:rPr>
          <w:rFonts w:ascii="Courier New" w:hAnsi="Courier New"/>
          <w:sz w:val="17"/>
        </w:rPr>
        <w:t xml:space="preserve">  INTERNO</w:t>
      </w:r>
    </w:p>
    <w:p w14:paraId="53508985" w14:textId="77777777" w:rsidR="00881DC5" w:rsidRDefault="009D4656">
      <w:pPr>
        <w:spacing w:before="0" w:after="0" w:line="240" w:lineRule="auto"/>
        <w:jc w:val="left"/>
      </w:pPr>
      <w:r>
        <w:rPr>
          <w:rFonts w:ascii="Courier New" w:hAnsi="Courier New"/>
          <w:sz w:val="17"/>
        </w:rPr>
        <w:t xml:space="preserve">  EXTERNO</w:t>
      </w:r>
    </w:p>
    <w:p w14:paraId="53B89120" w14:textId="77777777" w:rsidR="00881DC5" w:rsidRDefault="009D4656">
      <w:pPr>
        <w:spacing w:before="0" w:after="0" w:line="240" w:lineRule="auto"/>
        <w:jc w:val="left"/>
      </w:pPr>
      <w:r>
        <w:rPr>
          <w:rFonts w:ascii="Courier New" w:hAnsi="Courier New"/>
          <w:sz w:val="17"/>
        </w:rPr>
        <w:t>}</w:t>
      </w:r>
    </w:p>
    <w:p w14:paraId="6AA46259" w14:textId="77777777" w:rsidR="00881DC5" w:rsidRDefault="009D4656">
      <w:pPr>
        <w:spacing w:before="0" w:after="0" w:line="240" w:lineRule="auto"/>
        <w:jc w:val="left"/>
      </w:pPr>
      <w:r>
        <w:rPr>
          <w:rFonts w:ascii="Courier New" w:hAnsi="Courier New"/>
          <w:sz w:val="17"/>
        </w:rPr>
        <w:t xml:space="preserve"> </w:t>
      </w:r>
    </w:p>
    <w:p w14:paraId="3F5DD57C" w14:textId="77777777" w:rsidR="00881DC5" w:rsidRDefault="009D4656">
      <w:pPr>
        <w:spacing w:before="0" w:after="0" w:line="240" w:lineRule="auto"/>
        <w:jc w:val="left"/>
      </w:pPr>
      <w:r>
        <w:rPr>
          <w:rFonts w:ascii="Courier New" w:hAnsi="Courier New"/>
          <w:sz w:val="17"/>
        </w:rPr>
        <w:t>enum CategoriaSwot {</w:t>
      </w:r>
    </w:p>
    <w:p w14:paraId="0DD3D822" w14:textId="77777777" w:rsidR="00881DC5" w:rsidRDefault="009D4656">
      <w:pPr>
        <w:spacing w:before="0" w:after="0" w:line="240" w:lineRule="auto"/>
        <w:jc w:val="left"/>
      </w:pPr>
      <w:r>
        <w:rPr>
          <w:rFonts w:ascii="Courier New" w:hAnsi="Courier New"/>
          <w:sz w:val="17"/>
        </w:rPr>
        <w:t xml:space="preserve">  FORCA</w:t>
      </w:r>
    </w:p>
    <w:p w14:paraId="13173AEA" w14:textId="77777777" w:rsidR="00881DC5" w:rsidRDefault="009D4656">
      <w:pPr>
        <w:spacing w:before="0" w:after="0" w:line="240" w:lineRule="auto"/>
        <w:jc w:val="left"/>
      </w:pPr>
      <w:r>
        <w:rPr>
          <w:rFonts w:ascii="Courier New" w:hAnsi="Courier New"/>
          <w:sz w:val="17"/>
        </w:rPr>
        <w:t xml:space="preserve">  FRAQUEZA</w:t>
      </w:r>
    </w:p>
    <w:p w14:paraId="7D3BDD13" w14:textId="77777777" w:rsidR="00881DC5" w:rsidRDefault="009D4656">
      <w:pPr>
        <w:spacing w:before="0" w:after="0" w:line="240" w:lineRule="auto"/>
        <w:jc w:val="left"/>
      </w:pPr>
      <w:r>
        <w:rPr>
          <w:rFonts w:ascii="Courier New" w:hAnsi="Courier New"/>
          <w:sz w:val="17"/>
        </w:rPr>
        <w:t xml:space="preserve">  OPORTUNIDADE</w:t>
      </w:r>
    </w:p>
    <w:p w14:paraId="7C9D1956" w14:textId="77777777" w:rsidR="00881DC5" w:rsidRDefault="009D4656">
      <w:pPr>
        <w:spacing w:before="0" w:after="0" w:line="240" w:lineRule="auto"/>
        <w:jc w:val="left"/>
      </w:pPr>
      <w:r>
        <w:rPr>
          <w:rFonts w:ascii="Courier New" w:hAnsi="Courier New"/>
          <w:sz w:val="17"/>
        </w:rPr>
        <w:t xml:space="preserve">  AMEACA</w:t>
      </w:r>
    </w:p>
    <w:p w14:paraId="31E1E6C3" w14:textId="77777777" w:rsidR="00881DC5" w:rsidRDefault="009D4656">
      <w:pPr>
        <w:spacing w:before="0" w:after="0" w:line="240" w:lineRule="auto"/>
        <w:jc w:val="left"/>
      </w:pPr>
      <w:r>
        <w:rPr>
          <w:rFonts w:ascii="Courier New" w:hAnsi="Courier New"/>
          <w:sz w:val="17"/>
        </w:rPr>
        <w:t>}</w:t>
      </w:r>
    </w:p>
    <w:p w14:paraId="425E9DAF" w14:textId="77777777" w:rsidR="00881DC5" w:rsidRDefault="009D4656">
      <w:pPr>
        <w:spacing w:before="0" w:after="0" w:line="240" w:lineRule="auto"/>
        <w:jc w:val="left"/>
      </w:pPr>
      <w:r>
        <w:rPr>
          <w:rFonts w:ascii="Courier New" w:hAnsi="Courier New"/>
          <w:sz w:val="17"/>
        </w:rPr>
        <w:t xml:space="preserve"> </w:t>
      </w:r>
    </w:p>
    <w:p w14:paraId="42D40A0E" w14:textId="77777777" w:rsidR="00881DC5" w:rsidRDefault="009D4656">
      <w:pPr>
        <w:spacing w:before="0" w:after="0" w:line="240" w:lineRule="auto"/>
        <w:jc w:val="left"/>
      </w:pPr>
      <w:r>
        <w:rPr>
          <w:rFonts w:ascii="Courier New" w:hAnsi="Courier New"/>
          <w:sz w:val="17"/>
        </w:rPr>
        <w:t>enum NivelImpacto {</w:t>
      </w:r>
    </w:p>
    <w:p w14:paraId="5B929FDD" w14:textId="77777777" w:rsidR="00881DC5" w:rsidRDefault="009D4656">
      <w:pPr>
        <w:spacing w:before="0" w:after="0" w:line="240" w:lineRule="auto"/>
        <w:jc w:val="left"/>
      </w:pPr>
      <w:r>
        <w:rPr>
          <w:rFonts w:ascii="Courier New" w:hAnsi="Courier New"/>
          <w:sz w:val="17"/>
        </w:rPr>
        <w:t xml:space="preserve">  BAIXO</w:t>
      </w:r>
    </w:p>
    <w:p w14:paraId="230BC6E4" w14:textId="77777777" w:rsidR="00881DC5" w:rsidRDefault="009D4656">
      <w:pPr>
        <w:spacing w:before="0" w:after="0" w:line="240" w:lineRule="auto"/>
        <w:jc w:val="left"/>
      </w:pPr>
      <w:r>
        <w:rPr>
          <w:rFonts w:ascii="Courier New" w:hAnsi="Courier New"/>
          <w:sz w:val="17"/>
        </w:rPr>
        <w:t xml:space="preserve">  MEDIO</w:t>
      </w:r>
    </w:p>
    <w:p w14:paraId="15D9D7FF" w14:textId="77777777" w:rsidR="00881DC5" w:rsidRDefault="009D4656">
      <w:pPr>
        <w:spacing w:before="0" w:after="0" w:line="240" w:lineRule="auto"/>
        <w:jc w:val="left"/>
      </w:pPr>
      <w:r>
        <w:rPr>
          <w:rFonts w:ascii="Courier New" w:hAnsi="Courier New"/>
          <w:sz w:val="17"/>
        </w:rPr>
        <w:t xml:space="preserve">  ALTO</w:t>
      </w:r>
    </w:p>
    <w:p w14:paraId="614009D5" w14:textId="77777777" w:rsidR="00881DC5" w:rsidRDefault="009D4656">
      <w:pPr>
        <w:spacing w:before="0" w:after="0" w:line="240" w:lineRule="auto"/>
        <w:jc w:val="left"/>
      </w:pPr>
      <w:r>
        <w:rPr>
          <w:rFonts w:ascii="Courier New" w:hAnsi="Courier New"/>
          <w:sz w:val="17"/>
        </w:rPr>
        <w:t>}</w:t>
      </w:r>
    </w:p>
    <w:p w14:paraId="70C6130F" w14:textId="77777777" w:rsidR="00881DC5" w:rsidRDefault="009D4656">
      <w:pPr>
        <w:spacing w:before="0" w:after="0" w:line="240" w:lineRule="auto"/>
        <w:jc w:val="left"/>
      </w:pPr>
      <w:r>
        <w:rPr>
          <w:rFonts w:ascii="Courier New" w:hAnsi="Courier New"/>
          <w:sz w:val="17"/>
        </w:rPr>
        <w:t xml:space="preserve"> </w:t>
      </w:r>
    </w:p>
    <w:p w14:paraId="79D608C0" w14:textId="77777777" w:rsidR="00881DC5" w:rsidRDefault="009D4656">
      <w:pPr>
        <w:spacing w:before="0" w:after="0" w:line="240" w:lineRule="auto"/>
        <w:jc w:val="left"/>
      </w:pPr>
      <w:r>
        <w:rPr>
          <w:rFonts w:ascii="Courier New" w:hAnsi="Courier New"/>
          <w:sz w:val="17"/>
        </w:rPr>
        <w:t>enum StatusObjetivo {</w:t>
      </w:r>
    </w:p>
    <w:p w14:paraId="231AB9F1" w14:textId="77777777" w:rsidR="00881DC5" w:rsidRDefault="009D4656">
      <w:pPr>
        <w:spacing w:before="0" w:after="0" w:line="240" w:lineRule="auto"/>
        <w:jc w:val="left"/>
      </w:pPr>
      <w:r>
        <w:rPr>
          <w:rFonts w:ascii="Courier New" w:hAnsi="Courier New"/>
          <w:sz w:val="17"/>
        </w:rPr>
        <w:t xml:space="preserve">  ATIVO</w:t>
      </w:r>
    </w:p>
    <w:p w14:paraId="535C26B2" w14:textId="77777777" w:rsidR="00881DC5" w:rsidRDefault="009D4656">
      <w:pPr>
        <w:spacing w:before="0" w:after="0" w:line="240" w:lineRule="auto"/>
        <w:jc w:val="left"/>
      </w:pPr>
      <w:r>
        <w:rPr>
          <w:rFonts w:ascii="Courier New" w:hAnsi="Courier New"/>
          <w:sz w:val="17"/>
        </w:rPr>
        <w:t xml:space="preserve">  ATINGIDO</w:t>
      </w:r>
    </w:p>
    <w:p w14:paraId="114553D5" w14:textId="77777777" w:rsidR="00881DC5" w:rsidRDefault="009D4656">
      <w:pPr>
        <w:spacing w:before="0" w:after="0" w:line="240" w:lineRule="auto"/>
        <w:jc w:val="left"/>
      </w:pPr>
      <w:r>
        <w:rPr>
          <w:rFonts w:ascii="Courier New" w:hAnsi="Courier New"/>
          <w:sz w:val="17"/>
        </w:rPr>
        <w:t xml:space="preserve">  CANCELADO</w:t>
      </w:r>
    </w:p>
    <w:p w14:paraId="2BADCBB3" w14:textId="77777777" w:rsidR="00881DC5" w:rsidRDefault="009D4656">
      <w:pPr>
        <w:spacing w:before="0" w:after="0" w:line="240" w:lineRule="auto"/>
        <w:jc w:val="left"/>
      </w:pPr>
      <w:r>
        <w:rPr>
          <w:rFonts w:ascii="Courier New" w:hAnsi="Courier New"/>
          <w:sz w:val="17"/>
        </w:rPr>
        <w:t>}</w:t>
      </w:r>
    </w:p>
    <w:p w14:paraId="456C6A25" w14:textId="77777777" w:rsidR="00881DC5" w:rsidRDefault="009D4656">
      <w:pPr>
        <w:spacing w:before="0" w:after="0" w:line="240" w:lineRule="auto"/>
        <w:jc w:val="left"/>
      </w:pPr>
      <w:r>
        <w:rPr>
          <w:rFonts w:ascii="Courier New" w:hAnsi="Courier New"/>
          <w:sz w:val="17"/>
        </w:rPr>
        <w:t xml:space="preserve"> </w:t>
      </w:r>
    </w:p>
    <w:p w14:paraId="6B30D84B" w14:textId="77777777" w:rsidR="00881DC5" w:rsidRDefault="009D4656">
      <w:pPr>
        <w:spacing w:before="0" w:after="0" w:line="240" w:lineRule="auto"/>
        <w:jc w:val="left"/>
      </w:pPr>
      <w:r>
        <w:rPr>
          <w:rFonts w:ascii="Courier New" w:hAnsi="Courier New"/>
          <w:sz w:val="17"/>
        </w:rPr>
        <w:t>enum StatusServico {</w:t>
      </w:r>
    </w:p>
    <w:p w14:paraId="4BE6A0B1" w14:textId="77777777" w:rsidR="00881DC5" w:rsidRDefault="009D4656">
      <w:pPr>
        <w:spacing w:before="0" w:after="0" w:line="240" w:lineRule="auto"/>
        <w:jc w:val="left"/>
      </w:pPr>
      <w:r>
        <w:rPr>
          <w:rFonts w:ascii="Courier New" w:hAnsi="Courier New"/>
          <w:sz w:val="17"/>
        </w:rPr>
        <w:t xml:space="preserve">  PROPOSTO</w:t>
      </w:r>
    </w:p>
    <w:p w14:paraId="69AF926C" w14:textId="77777777" w:rsidR="00881DC5" w:rsidRDefault="009D4656">
      <w:pPr>
        <w:spacing w:before="0" w:after="0" w:line="240" w:lineRule="auto"/>
        <w:jc w:val="left"/>
      </w:pPr>
      <w:r>
        <w:rPr>
          <w:rFonts w:ascii="Courier New" w:hAnsi="Courier New"/>
          <w:sz w:val="17"/>
        </w:rPr>
        <w:t xml:space="preserve">  EM_DESENHO</w:t>
      </w:r>
    </w:p>
    <w:p w14:paraId="0F911733" w14:textId="77777777" w:rsidR="00881DC5" w:rsidRDefault="009D4656">
      <w:pPr>
        <w:spacing w:before="0" w:after="0" w:line="240" w:lineRule="auto"/>
        <w:jc w:val="left"/>
      </w:pPr>
      <w:r>
        <w:rPr>
          <w:rFonts w:ascii="Courier New" w:hAnsi="Courier New"/>
          <w:sz w:val="17"/>
        </w:rPr>
        <w:t xml:space="preserve">  EM_OPERACAO</w:t>
      </w:r>
    </w:p>
    <w:p w14:paraId="4C33AA76" w14:textId="77777777" w:rsidR="00881DC5" w:rsidRDefault="009D4656">
      <w:pPr>
        <w:spacing w:before="0" w:after="0" w:line="240" w:lineRule="auto"/>
        <w:jc w:val="left"/>
      </w:pPr>
      <w:r>
        <w:rPr>
          <w:rFonts w:ascii="Courier New" w:hAnsi="Courier New"/>
          <w:sz w:val="17"/>
        </w:rPr>
        <w:t xml:space="preserve">  DESCONTINUADO</w:t>
      </w:r>
    </w:p>
    <w:p w14:paraId="751F4DC6" w14:textId="77777777" w:rsidR="00881DC5" w:rsidRDefault="009D4656">
      <w:pPr>
        <w:spacing w:before="0" w:after="0" w:line="240" w:lineRule="auto"/>
        <w:jc w:val="left"/>
      </w:pPr>
      <w:r>
        <w:rPr>
          <w:rFonts w:ascii="Courier New" w:hAnsi="Courier New"/>
          <w:sz w:val="17"/>
        </w:rPr>
        <w:t>}</w:t>
      </w:r>
    </w:p>
    <w:p w14:paraId="4CF7AE1F" w14:textId="77777777" w:rsidR="00881DC5" w:rsidRDefault="009D4656">
      <w:pPr>
        <w:spacing w:before="0" w:after="0" w:line="240" w:lineRule="auto"/>
        <w:jc w:val="left"/>
      </w:pPr>
      <w:r>
        <w:rPr>
          <w:rFonts w:ascii="Courier New" w:hAnsi="Courier New"/>
          <w:sz w:val="17"/>
        </w:rPr>
        <w:t xml:space="preserve"> </w:t>
      </w:r>
    </w:p>
    <w:p w14:paraId="54DFCB94" w14:textId="77777777" w:rsidR="00881DC5" w:rsidRDefault="009D4656">
      <w:pPr>
        <w:spacing w:before="0" w:after="0" w:line="240" w:lineRule="auto"/>
        <w:jc w:val="left"/>
      </w:pPr>
      <w:r>
        <w:rPr>
          <w:rFonts w:ascii="Courier New" w:hAnsi="Courier New"/>
          <w:sz w:val="17"/>
        </w:rPr>
        <w:t>enum TipoCusto {</w:t>
      </w:r>
    </w:p>
    <w:p w14:paraId="2891D152" w14:textId="77777777" w:rsidR="00881DC5" w:rsidRDefault="009D4656">
      <w:pPr>
        <w:spacing w:before="0" w:after="0" w:line="240" w:lineRule="auto"/>
        <w:jc w:val="left"/>
      </w:pPr>
      <w:r>
        <w:rPr>
          <w:rFonts w:ascii="Courier New" w:hAnsi="Courier New"/>
          <w:sz w:val="17"/>
        </w:rPr>
        <w:t xml:space="preserve">  CAPEX</w:t>
      </w:r>
    </w:p>
    <w:p w14:paraId="7D18077C" w14:textId="77777777" w:rsidR="00881DC5" w:rsidRDefault="009D4656">
      <w:pPr>
        <w:spacing w:before="0" w:after="0" w:line="240" w:lineRule="auto"/>
        <w:jc w:val="left"/>
      </w:pPr>
      <w:r>
        <w:rPr>
          <w:rFonts w:ascii="Courier New" w:hAnsi="Courier New"/>
          <w:sz w:val="17"/>
        </w:rPr>
        <w:t xml:space="preserve">  OPEX</w:t>
      </w:r>
    </w:p>
    <w:p w14:paraId="1DE411F1" w14:textId="77777777" w:rsidR="00881DC5" w:rsidRDefault="009D4656">
      <w:pPr>
        <w:spacing w:before="0" w:after="0" w:line="240" w:lineRule="auto"/>
        <w:jc w:val="left"/>
      </w:pPr>
      <w:r>
        <w:rPr>
          <w:rFonts w:ascii="Courier New" w:hAnsi="Courier New"/>
          <w:sz w:val="17"/>
        </w:rPr>
        <w:t>}</w:t>
      </w:r>
    </w:p>
    <w:p w14:paraId="5191019F" w14:textId="77777777" w:rsidR="00881DC5" w:rsidRDefault="009D4656">
      <w:pPr>
        <w:spacing w:before="0" w:after="0" w:line="240" w:lineRule="auto"/>
        <w:jc w:val="left"/>
      </w:pPr>
      <w:r>
        <w:rPr>
          <w:rFonts w:ascii="Courier New" w:hAnsi="Courier New"/>
          <w:sz w:val="17"/>
        </w:rPr>
        <w:t xml:space="preserve"> </w:t>
      </w:r>
    </w:p>
    <w:p w14:paraId="42F81E02" w14:textId="77777777" w:rsidR="00881DC5" w:rsidRDefault="009D4656">
      <w:pPr>
        <w:spacing w:before="0" w:after="0" w:line="240" w:lineRule="auto"/>
        <w:jc w:val="left"/>
      </w:pPr>
      <w:r>
        <w:rPr>
          <w:rFonts w:ascii="Courier New" w:hAnsi="Courier New"/>
          <w:sz w:val="17"/>
        </w:rPr>
        <w:t>enum TipoIndicador {</w:t>
      </w:r>
    </w:p>
    <w:p w14:paraId="43A4061F" w14:textId="77777777" w:rsidR="00881DC5" w:rsidRDefault="009D4656">
      <w:pPr>
        <w:spacing w:before="0" w:after="0" w:line="240" w:lineRule="auto"/>
        <w:jc w:val="left"/>
      </w:pPr>
      <w:r>
        <w:rPr>
          <w:rFonts w:ascii="Courier New" w:hAnsi="Courier New"/>
          <w:sz w:val="17"/>
        </w:rPr>
        <w:t xml:space="preserve">  SLA</w:t>
      </w:r>
    </w:p>
    <w:p w14:paraId="068BB379" w14:textId="77777777" w:rsidR="00881DC5" w:rsidRDefault="009D4656">
      <w:pPr>
        <w:spacing w:before="0" w:after="0" w:line="240" w:lineRule="auto"/>
        <w:jc w:val="left"/>
      </w:pPr>
      <w:r>
        <w:rPr>
          <w:rFonts w:ascii="Courier New" w:hAnsi="Courier New"/>
          <w:sz w:val="17"/>
        </w:rPr>
        <w:t xml:space="preserve">  SATISFACAO</w:t>
      </w:r>
    </w:p>
    <w:p w14:paraId="3870E520" w14:textId="77777777" w:rsidR="00881DC5" w:rsidRDefault="009D4656">
      <w:pPr>
        <w:spacing w:before="0" w:after="0" w:line="240" w:lineRule="auto"/>
        <w:jc w:val="left"/>
      </w:pPr>
      <w:r>
        <w:rPr>
          <w:rFonts w:ascii="Courier New" w:hAnsi="Courier New"/>
          <w:sz w:val="17"/>
        </w:rPr>
        <w:t xml:space="preserve">  TEMPO_ATENDIMENTO</w:t>
      </w:r>
    </w:p>
    <w:p w14:paraId="5E12D0FE" w14:textId="77777777" w:rsidR="00881DC5" w:rsidRDefault="009D4656">
      <w:pPr>
        <w:spacing w:before="0" w:after="0" w:line="240" w:lineRule="auto"/>
        <w:jc w:val="left"/>
      </w:pPr>
      <w:r>
        <w:rPr>
          <w:rFonts w:ascii="Courier New" w:hAnsi="Courier New"/>
          <w:sz w:val="17"/>
        </w:rPr>
        <w:t xml:space="preserve">  CUSTO</w:t>
      </w:r>
    </w:p>
    <w:p w14:paraId="12E88E59" w14:textId="77777777" w:rsidR="00881DC5" w:rsidRDefault="009D4656">
      <w:pPr>
        <w:spacing w:before="0" w:after="0" w:line="240" w:lineRule="auto"/>
        <w:jc w:val="left"/>
      </w:pPr>
      <w:r>
        <w:rPr>
          <w:rFonts w:ascii="Courier New" w:hAnsi="Courier New"/>
          <w:sz w:val="17"/>
        </w:rPr>
        <w:t xml:space="preserve">  RECEITA</w:t>
      </w:r>
    </w:p>
    <w:p w14:paraId="7EA99949" w14:textId="77777777" w:rsidR="00881DC5" w:rsidRDefault="009D4656">
      <w:pPr>
        <w:spacing w:before="0" w:after="0" w:line="240" w:lineRule="auto"/>
        <w:jc w:val="left"/>
      </w:pPr>
      <w:r>
        <w:rPr>
          <w:rFonts w:ascii="Courier New" w:hAnsi="Courier New"/>
          <w:sz w:val="17"/>
        </w:rPr>
        <w:t>}</w:t>
      </w:r>
    </w:p>
    <w:p w14:paraId="4B6A851F" w14:textId="77777777" w:rsidR="00881DC5" w:rsidRDefault="009D4656">
      <w:pPr>
        <w:spacing w:before="0" w:after="0" w:line="240" w:lineRule="auto"/>
        <w:jc w:val="left"/>
      </w:pPr>
      <w:r>
        <w:rPr>
          <w:rFonts w:ascii="Courier New" w:hAnsi="Courier New"/>
          <w:sz w:val="17"/>
        </w:rPr>
        <w:t xml:space="preserve"> </w:t>
      </w:r>
    </w:p>
    <w:p w14:paraId="5081DCFD" w14:textId="77777777" w:rsidR="00881DC5" w:rsidRDefault="009D4656">
      <w:pPr>
        <w:spacing w:before="0" w:after="0" w:line="240" w:lineRule="auto"/>
        <w:jc w:val="left"/>
      </w:pPr>
      <w:r>
        <w:rPr>
          <w:rFonts w:ascii="Courier New" w:hAnsi="Courier New"/>
          <w:sz w:val="17"/>
        </w:rPr>
        <w:t>enum SentidoMeta {</w:t>
      </w:r>
    </w:p>
    <w:p w14:paraId="2107B0E0" w14:textId="77777777" w:rsidR="00881DC5" w:rsidRDefault="009D4656">
      <w:pPr>
        <w:spacing w:before="0" w:after="0" w:line="240" w:lineRule="auto"/>
        <w:jc w:val="left"/>
      </w:pPr>
      <w:r>
        <w:rPr>
          <w:rFonts w:ascii="Courier New" w:hAnsi="Courier New"/>
          <w:sz w:val="17"/>
        </w:rPr>
        <w:t xml:space="preserve">  MAIOR_MELHOR</w:t>
      </w:r>
    </w:p>
    <w:p w14:paraId="3F19487B" w14:textId="77777777" w:rsidR="00881DC5" w:rsidRDefault="009D4656">
      <w:pPr>
        <w:spacing w:before="0" w:after="0" w:line="240" w:lineRule="auto"/>
        <w:jc w:val="left"/>
      </w:pPr>
      <w:r>
        <w:rPr>
          <w:rFonts w:ascii="Courier New" w:hAnsi="Courier New"/>
          <w:sz w:val="17"/>
        </w:rPr>
        <w:t xml:space="preserve">  MENOR_MELHOR</w:t>
      </w:r>
    </w:p>
    <w:p w14:paraId="47FE7EFC" w14:textId="77777777" w:rsidR="00881DC5" w:rsidRDefault="009D4656">
      <w:pPr>
        <w:spacing w:before="0" w:after="0" w:line="240" w:lineRule="auto"/>
        <w:jc w:val="left"/>
      </w:pPr>
      <w:r>
        <w:rPr>
          <w:rFonts w:ascii="Courier New" w:hAnsi="Courier New"/>
          <w:sz w:val="17"/>
        </w:rPr>
        <w:t>}</w:t>
      </w:r>
    </w:p>
    <w:p w14:paraId="095A5D65" w14:textId="77777777" w:rsidR="00881DC5" w:rsidRDefault="009D4656">
      <w:pPr>
        <w:spacing w:before="0" w:after="0" w:line="240" w:lineRule="auto"/>
        <w:jc w:val="left"/>
      </w:pPr>
      <w:r>
        <w:rPr>
          <w:rFonts w:ascii="Courier New" w:hAnsi="Courier New"/>
          <w:sz w:val="17"/>
        </w:rPr>
        <w:t xml:space="preserve"> </w:t>
      </w:r>
    </w:p>
    <w:p w14:paraId="6ABDA8FB" w14:textId="77777777" w:rsidR="00881DC5" w:rsidRDefault="009D4656">
      <w:pPr>
        <w:spacing w:before="0" w:after="0" w:line="240" w:lineRule="auto"/>
        <w:jc w:val="left"/>
      </w:pPr>
      <w:r>
        <w:rPr>
          <w:rFonts w:ascii="Courier New" w:hAnsi="Courier New"/>
          <w:sz w:val="17"/>
        </w:rPr>
        <w:t>enum PerfilCenario {</w:t>
      </w:r>
    </w:p>
    <w:p w14:paraId="0908955B" w14:textId="77777777" w:rsidR="00881DC5" w:rsidRDefault="009D4656">
      <w:pPr>
        <w:spacing w:before="0" w:after="0" w:line="240" w:lineRule="auto"/>
        <w:jc w:val="left"/>
      </w:pPr>
      <w:r>
        <w:rPr>
          <w:rFonts w:ascii="Courier New" w:hAnsi="Courier New"/>
          <w:sz w:val="17"/>
        </w:rPr>
        <w:t xml:space="preserve">  OTIMISTA</w:t>
      </w:r>
    </w:p>
    <w:p w14:paraId="29567450" w14:textId="77777777" w:rsidR="00881DC5" w:rsidRDefault="009D4656">
      <w:pPr>
        <w:spacing w:before="0" w:after="0" w:line="240" w:lineRule="auto"/>
        <w:jc w:val="left"/>
      </w:pPr>
      <w:r>
        <w:rPr>
          <w:rFonts w:ascii="Courier New" w:hAnsi="Courier New"/>
          <w:sz w:val="17"/>
        </w:rPr>
        <w:t xml:space="preserve">  REALISTA</w:t>
      </w:r>
    </w:p>
    <w:p w14:paraId="74B8FA00" w14:textId="77777777" w:rsidR="00881DC5" w:rsidRDefault="009D4656">
      <w:pPr>
        <w:spacing w:before="0" w:after="0" w:line="240" w:lineRule="auto"/>
        <w:jc w:val="left"/>
      </w:pPr>
      <w:r>
        <w:rPr>
          <w:rFonts w:ascii="Courier New" w:hAnsi="Courier New"/>
          <w:sz w:val="17"/>
        </w:rPr>
        <w:t xml:space="preserve">  CRITICO</w:t>
      </w:r>
    </w:p>
    <w:p w14:paraId="775BC324" w14:textId="77777777" w:rsidR="00881DC5" w:rsidRDefault="009D4656">
      <w:pPr>
        <w:spacing w:before="0" w:after="0" w:line="240" w:lineRule="auto"/>
        <w:jc w:val="left"/>
      </w:pPr>
      <w:r>
        <w:rPr>
          <w:rFonts w:ascii="Courier New" w:hAnsi="Courier New"/>
          <w:sz w:val="17"/>
        </w:rPr>
        <w:t>}</w:t>
      </w:r>
    </w:p>
    <w:p w14:paraId="165A20B6" w14:textId="77777777" w:rsidR="00881DC5" w:rsidRDefault="009D4656">
      <w:pPr>
        <w:spacing w:before="0" w:after="0" w:line="240" w:lineRule="auto"/>
        <w:jc w:val="left"/>
      </w:pPr>
      <w:r>
        <w:rPr>
          <w:rFonts w:ascii="Courier New" w:hAnsi="Courier New"/>
          <w:sz w:val="17"/>
        </w:rPr>
        <w:t xml:space="preserve"> </w:t>
      </w:r>
    </w:p>
    <w:p w14:paraId="1AA5977F" w14:textId="77777777" w:rsidR="00881DC5" w:rsidRDefault="009D4656">
      <w:pPr>
        <w:spacing w:before="0" w:after="0" w:line="240" w:lineRule="auto"/>
        <w:jc w:val="left"/>
      </w:pPr>
      <w:r>
        <w:rPr>
          <w:rFonts w:ascii="Courier New" w:hAnsi="Courier New"/>
          <w:sz w:val="17"/>
        </w:rPr>
        <w:t>enum OrigemMedicao {</w:t>
      </w:r>
    </w:p>
    <w:p w14:paraId="5DB1B183" w14:textId="77777777" w:rsidR="00881DC5" w:rsidRDefault="009D4656">
      <w:pPr>
        <w:spacing w:before="0" w:after="0" w:line="240" w:lineRule="auto"/>
        <w:jc w:val="left"/>
      </w:pPr>
      <w:r>
        <w:rPr>
          <w:rFonts w:ascii="Courier New" w:hAnsi="Courier New"/>
          <w:sz w:val="17"/>
        </w:rPr>
        <w:t xml:space="preserve">  SIMULADO</w:t>
      </w:r>
    </w:p>
    <w:p w14:paraId="04F3C848" w14:textId="77777777" w:rsidR="00881DC5" w:rsidRDefault="009D4656">
      <w:pPr>
        <w:spacing w:before="0" w:after="0" w:line="240" w:lineRule="auto"/>
        <w:jc w:val="left"/>
      </w:pPr>
      <w:r>
        <w:rPr>
          <w:rFonts w:ascii="Courier New" w:hAnsi="Courier New"/>
          <w:sz w:val="17"/>
        </w:rPr>
        <w:t xml:space="preserve">  MANUAL</w:t>
      </w:r>
    </w:p>
    <w:p w14:paraId="175735E5" w14:textId="77777777" w:rsidR="00881DC5" w:rsidRDefault="009D4656">
      <w:pPr>
        <w:spacing w:before="0" w:after="0" w:line="240" w:lineRule="auto"/>
        <w:jc w:val="left"/>
      </w:pPr>
      <w:r>
        <w:rPr>
          <w:rFonts w:ascii="Courier New" w:hAnsi="Courier New"/>
          <w:sz w:val="17"/>
        </w:rPr>
        <w:t>}</w:t>
      </w:r>
    </w:p>
    <w:p w14:paraId="07BB4D77" w14:textId="77777777" w:rsidR="00881DC5" w:rsidRDefault="009D4656">
      <w:pPr>
        <w:spacing w:before="0" w:after="0" w:line="240" w:lineRule="auto"/>
        <w:jc w:val="left"/>
      </w:pPr>
      <w:r>
        <w:rPr>
          <w:rFonts w:ascii="Courier New" w:hAnsi="Courier New"/>
          <w:sz w:val="17"/>
        </w:rPr>
        <w:t xml:space="preserve"> </w:t>
      </w:r>
    </w:p>
    <w:p w14:paraId="37977558" w14:textId="77777777" w:rsidR="00881DC5" w:rsidRDefault="009D4656">
      <w:pPr>
        <w:spacing w:before="0" w:after="0" w:line="240" w:lineRule="auto"/>
        <w:jc w:val="left"/>
      </w:pPr>
      <w:r>
        <w:rPr>
          <w:rFonts w:ascii="Courier New" w:hAnsi="Courier New"/>
          <w:sz w:val="17"/>
        </w:rPr>
        <w:t>model Usuario {</w:t>
      </w:r>
    </w:p>
    <w:p w14:paraId="487D83C4" w14:textId="77777777" w:rsidR="00881DC5" w:rsidRDefault="009D4656">
      <w:pPr>
        <w:spacing w:before="0" w:after="0" w:line="240" w:lineRule="auto"/>
        <w:jc w:val="left"/>
      </w:pPr>
      <w:r>
        <w:rPr>
          <w:rFonts w:ascii="Courier New" w:hAnsi="Courier New"/>
          <w:sz w:val="17"/>
        </w:rPr>
        <w:t xml:space="preserve">  id          String         @id @default(uuid()) @db.Uuid</w:t>
      </w:r>
    </w:p>
    <w:p w14:paraId="1234C508" w14:textId="77777777" w:rsidR="00881DC5" w:rsidRDefault="009D4656">
      <w:pPr>
        <w:spacing w:before="0" w:after="0" w:line="240" w:lineRule="auto"/>
        <w:jc w:val="left"/>
      </w:pPr>
      <w:r>
        <w:rPr>
          <w:rFonts w:ascii="Courier New" w:hAnsi="Courier New"/>
          <w:sz w:val="17"/>
        </w:rPr>
        <w:t xml:space="preserve">  nome        String         @db.VarChar(120)</w:t>
      </w:r>
    </w:p>
    <w:p w14:paraId="0D777AAF" w14:textId="77777777" w:rsidR="00881DC5" w:rsidRDefault="009D4656">
      <w:pPr>
        <w:spacing w:before="0" w:after="0" w:line="240" w:lineRule="auto"/>
        <w:jc w:val="left"/>
      </w:pPr>
      <w:r>
        <w:rPr>
          <w:rFonts w:ascii="Courier New" w:hAnsi="Courier New"/>
          <w:sz w:val="17"/>
        </w:rPr>
        <w:t xml:space="preserve">  email       String         @unique @db.VarChar(160)</w:t>
      </w:r>
    </w:p>
    <w:p w14:paraId="3BAA3695" w14:textId="77777777" w:rsidR="00881DC5" w:rsidRDefault="009D4656">
      <w:pPr>
        <w:spacing w:before="0" w:after="0" w:line="240" w:lineRule="auto"/>
        <w:jc w:val="left"/>
      </w:pPr>
      <w:r>
        <w:rPr>
          <w:rFonts w:ascii="Courier New" w:hAnsi="Courier New"/>
          <w:sz w:val="17"/>
        </w:rPr>
        <w:t xml:space="preserve">  senhaHash   String         @map("senha_hash") @db.VarChar(255)</w:t>
      </w:r>
    </w:p>
    <w:p w14:paraId="0BFCD603" w14:textId="77777777" w:rsidR="00881DC5" w:rsidRDefault="009D4656">
      <w:pPr>
        <w:spacing w:before="0" w:after="0" w:line="240" w:lineRule="auto"/>
        <w:jc w:val="left"/>
      </w:pPr>
      <w:r>
        <w:rPr>
          <w:rFonts w:ascii="Courier New" w:hAnsi="Courier New"/>
          <w:sz w:val="17"/>
        </w:rPr>
        <w:t xml:space="preserve">  perfil      PerfilUsuario</w:t>
      </w:r>
    </w:p>
    <w:p w14:paraId="7DAAE96F" w14:textId="77777777" w:rsidR="00881DC5" w:rsidRDefault="009D4656">
      <w:pPr>
        <w:spacing w:before="0" w:after="0" w:line="240" w:lineRule="auto"/>
        <w:jc w:val="left"/>
      </w:pPr>
      <w:r>
        <w:rPr>
          <w:rFonts w:ascii="Courier New" w:hAnsi="Courier New"/>
          <w:sz w:val="17"/>
        </w:rPr>
        <w:t xml:space="preserve">  criadoEm    DateTime       @default(now()) @map("criado_em")</w:t>
      </w:r>
    </w:p>
    <w:p w14:paraId="20CA37F2" w14:textId="77777777" w:rsidR="00881DC5" w:rsidRDefault="009D4656">
      <w:pPr>
        <w:spacing w:before="0" w:after="0" w:line="240" w:lineRule="auto"/>
        <w:jc w:val="left"/>
      </w:pPr>
      <w:r>
        <w:rPr>
          <w:rFonts w:ascii="Courier New" w:hAnsi="Courier New"/>
          <w:sz w:val="17"/>
        </w:rPr>
        <w:t xml:space="preserve">  organizacao Organizacao?</w:t>
      </w:r>
    </w:p>
    <w:p w14:paraId="08D0F2B1" w14:textId="77777777" w:rsidR="00881DC5" w:rsidRDefault="009D4656">
      <w:pPr>
        <w:spacing w:before="0" w:after="0" w:line="240" w:lineRule="auto"/>
        <w:jc w:val="left"/>
      </w:pPr>
      <w:r>
        <w:rPr>
          <w:rFonts w:ascii="Courier New" w:hAnsi="Courier New"/>
          <w:sz w:val="17"/>
        </w:rPr>
        <w:t xml:space="preserve">  @@map("usuario")</w:t>
      </w:r>
    </w:p>
    <w:p w14:paraId="52FB377B" w14:textId="77777777" w:rsidR="00881DC5" w:rsidRDefault="009D4656">
      <w:pPr>
        <w:spacing w:before="0" w:after="0" w:line="240" w:lineRule="auto"/>
        <w:jc w:val="left"/>
      </w:pPr>
      <w:r>
        <w:rPr>
          <w:rFonts w:ascii="Courier New" w:hAnsi="Courier New"/>
          <w:sz w:val="17"/>
        </w:rPr>
        <w:t>}</w:t>
      </w:r>
    </w:p>
    <w:p w14:paraId="0A8C58F5" w14:textId="77777777" w:rsidR="00881DC5" w:rsidRDefault="009D4656">
      <w:pPr>
        <w:spacing w:before="0" w:after="0" w:line="240" w:lineRule="auto"/>
        <w:jc w:val="left"/>
      </w:pPr>
      <w:r>
        <w:rPr>
          <w:rFonts w:ascii="Courier New" w:hAnsi="Courier New"/>
          <w:sz w:val="17"/>
        </w:rPr>
        <w:t xml:space="preserve"> </w:t>
      </w:r>
    </w:p>
    <w:p w14:paraId="453D585D" w14:textId="77777777" w:rsidR="00881DC5" w:rsidRDefault="009D4656">
      <w:pPr>
        <w:spacing w:before="0" w:after="0" w:line="240" w:lineRule="auto"/>
        <w:jc w:val="left"/>
      </w:pPr>
      <w:r>
        <w:rPr>
          <w:rFonts w:ascii="Courier New" w:hAnsi="Courier New"/>
          <w:sz w:val="17"/>
        </w:rPr>
        <w:t>model Organizacao {</w:t>
      </w:r>
    </w:p>
    <w:p w14:paraId="5D73CBD0" w14:textId="77777777" w:rsidR="00881DC5" w:rsidRDefault="009D4656">
      <w:pPr>
        <w:spacing w:before="0" w:after="0" w:line="240" w:lineRule="auto"/>
        <w:jc w:val="left"/>
      </w:pPr>
      <w:r>
        <w:rPr>
          <w:rFonts w:ascii="Courier New" w:hAnsi="Courier New"/>
          <w:sz w:val="17"/>
        </w:rPr>
        <w:t xml:space="preserve">  id String @id @default(uuid()) @db.Uuid</w:t>
      </w:r>
    </w:p>
    <w:p w14:paraId="3E5ED735" w14:textId="77777777" w:rsidR="00881DC5" w:rsidRDefault="009D4656">
      <w:pPr>
        <w:spacing w:before="0" w:after="0" w:line="240" w:lineRule="auto"/>
        <w:jc w:val="left"/>
      </w:pPr>
      <w:r>
        <w:rPr>
          <w:rFonts w:ascii="Courier New" w:hAnsi="Courier New"/>
          <w:sz w:val="17"/>
        </w:rPr>
        <w:t xml:space="preserve">  usuarioId String @unique @map("usuario_id") @db.Uuid</w:t>
      </w:r>
    </w:p>
    <w:p w14:paraId="5772F4A1" w14:textId="77777777" w:rsidR="00881DC5" w:rsidRDefault="009D4656">
      <w:pPr>
        <w:spacing w:before="0" w:after="0" w:line="240" w:lineRule="auto"/>
        <w:jc w:val="left"/>
      </w:pPr>
      <w:r>
        <w:rPr>
          <w:rFonts w:ascii="Courier New" w:hAnsi="Courier New"/>
          <w:sz w:val="17"/>
        </w:rPr>
        <w:t xml:space="preserve">  nome String @db.VarChar(120)</w:t>
      </w:r>
    </w:p>
    <w:p w14:paraId="701F9F4C" w14:textId="77777777" w:rsidR="00881DC5" w:rsidRDefault="009D4656">
      <w:pPr>
        <w:spacing w:before="0" w:after="0" w:line="240" w:lineRule="auto"/>
        <w:jc w:val="left"/>
      </w:pPr>
      <w:r>
        <w:rPr>
          <w:rFonts w:ascii="Courier New" w:hAnsi="Courier New"/>
          <w:sz w:val="17"/>
        </w:rPr>
        <w:t xml:space="preserve">  setor String? @db.VarChar(80)</w:t>
      </w:r>
    </w:p>
    <w:p w14:paraId="082F2C83" w14:textId="77777777" w:rsidR="00881DC5" w:rsidRDefault="009D4656">
      <w:pPr>
        <w:spacing w:before="0" w:after="0" w:line="240" w:lineRule="auto"/>
        <w:jc w:val="left"/>
      </w:pPr>
      <w:r>
        <w:rPr>
          <w:rFonts w:ascii="Courier New" w:hAnsi="Courier New"/>
          <w:sz w:val="17"/>
        </w:rPr>
        <w:t xml:space="preserve">  descricao String? @db.Text</w:t>
      </w:r>
    </w:p>
    <w:p w14:paraId="14CB417C" w14:textId="77777777" w:rsidR="00881DC5" w:rsidRDefault="009D4656">
      <w:pPr>
        <w:spacing w:before="0" w:after="0" w:line="240" w:lineRule="auto"/>
        <w:jc w:val="left"/>
      </w:pPr>
      <w:r>
        <w:rPr>
          <w:rFonts w:ascii="Courier New" w:hAnsi="Courier New"/>
          <w:sz w:val="17"/>
        </w:rPr>
        <w:t xml:space="preserve">  criadaEm DateTime @default(now()) @map("criada_em")</w:t>
      </w:r>
    </w:p>
    <w:p w14:paraId="549BE5BF" w14:textId="77777777" w:rsidR="00881DC5" w:rsidRDefault="009D4656">
      <w:pPr>
        <w:spacing w:before="0" w:after="0" w:line="240" w:lineRule="auto"/>
        <w:jc w:val="left"/>
      </w:pPr>
      <w:r>
        <w:rPr>
          <w:rFonts w:ascii="Courier New" w:hAnsi="Courier New"/>
          <w:sz w:val="17"/>
        </w:rPr>
        <w:t xml:space="preserve">  usuario Usuario @relation(fields: [usuarioId], references: [id], onDelete: Cascade)</w:t>
      </w:r>
    </w:p>
    <w:p w14:paraId="7BC9B6F6" w14:textId="77777777" w:rsidR="00881DC5" w:rsidRDefault="009D4656">
      <w:pPr>
        <w:spacing w:before="0" w:after="0" w:line="240" w:lineRule="auto"/>
        <w:jc w:val="left"/>
      </w:pPr>
      <w:r>
        <w:rPr>
          <w:rFonts w:ascii="Courier New" w:hAnsi="Courier New"/>
          <w:sz w:val="17"/>
        </w:rPr>
        <w:t xml:space="preserve">  analises AnaliseAmbiente[]</w:t>
      </w:r>
    </w:p>
    <w:p w14:paraId="047CEEC3" w14:textId="77777777" w:rsidR="00881DC5" w:rsidRDefault="009D4656">
      <w:pPr>
        <w:spacing w:before="0" w:after="0" w:line="240" w:lineRule="auto"/>
        <w:jc w:val="left"/>
      </w:pPr>
      <w:r>
        <w:rPr>
          <w:rFonts w:ascii="Courier New" w:hAnsi="Courier New"/>
          <w:sz w:val="17"/>
        </w:rPr>
        <w:t xml:space="preserve">  estrategias EstrategiaServico[]</w:t>
      </w:r>
    </w:p>
    <w:p w14:paraId="47E057D3" w14:textId="77777777" w:rsidR="00881DC5" w:rsidRDefault="009D4656">
      <w:pPr>
        <w:spacing w:before="0" w:after="0" w:line="240" w:lineRule="auto"/>
        <w:jc w:val="left"/>
      </w:pPr>
      <w:r>
        <w:rPr>
          <w:rFonts w:ascii="Courier New" w:hAnsi="Courier New"/>
          <w:sz w:val="17"/>
        </w:rPr>
        <w:t xml:space="preserve">  objetivos ObjetivoEstrategico[]</w:t>
      </w:r>
    </w:p>
    <w:p w14:paraId="04962135" w14:textId="77777777" w:rsidR="00881DC5" w:rsidRDefault="009D4656">
      <w:pPr>
        <w:spacing w:before="0" w:after="0" w:line="240" w:lineRule="auto"/>
        <w:jc w:val="left"/>
      </w:pPr>
      <w:r>
        <w:rPr>
          <w:rFonts w:ascii="Courier New" w:hAnsi="Courier New"/>
          <w:sz w:val="17"/>
        </w:rPr>
        <w:t xml:space="preserve">  servicos Servico[]</w:t>
      </w:r>
    </w:p>
    <w:p w14:paraId="0E84A2C8" w14:textId="77777777" w:rsidR="00881DC5" w:rsidRDefault="009D4656">
      <w:pPr>
        <w:spacing w:before="0" w:after="0" w:line="240" w:lineRule="auto"/>
        <w:jc w:val="left"/>
      </w:pPr>
      <w:r>
        <w:rPr>
          <w:rFonts w:ascii="Courier New" w:hAnsi="Courier New"/>
          <w:sz w:val="17"/>
        </w:rPr>
        <w:t xml:space="preserve">  cenarios CenarioSimulacao[]</w:t>
      </w:r>
    </w:p>
    <w:p w14:paraId="116592CC" w14:textId="77777777" w:rsidR="00881DC5" w:rsidRDefault="009D4656">
      <w:pPr>
        <w:spacing w:before="0" w:after="0" w:line="240" w:lineRule="auto"/>
        <w:jc w:val="left"/>
      </w:pPr>
      <w:r>
        <w:rPr>
          <w:rFonts w:ascii="Courier New" w:hAnsi="Courier New"/>
          <w:sz w:val="17"/>
        </w:rPr>
        <w:t xml:space="preserve">  @@map("organizacao")</w:t>
      </w:r>
    </w:p>
    <w:p w14:paraId="00BD622C" w14:textId="77777777" w:rsidR="00881DC5" w:rsidRDefault="009D4656">
      <w:pPr>
        <w:spacing w:before="0" w:after="0" w:line="240" w:lineRule="auto"/>
        <w:jc w:val="left"/>
      </w:pPr>
      <w:r>
        <w:rPr>
          <w:rFonts w:ascii="Courier New" w:hAnsi="Courier New"/>
          <w:sz w:val="17"/>
        </w:rPr>
        <w:t>}</w:t>
      </w:r>
    </w:p>
    <w:p w14:paraId="7C6BDF16" w14:textId="77777777" w:rsidR="00881DC5" w:rsidRDefault="009D4656">
      <w:pPr>
        <w:spacing w:before="0" w:after="0" w:line="240" w:lineRule="auto"/>
        <w:jc w:val="left"/>
      </w:pPr>
      <w:r>
        <w:rPr>
          <w:rFonts w:ascii="Courier New" w:hAnsi="Courier New"/>
          <w:sz w:val="17"/>
        </w:rPr>
        <w:t xml:space="preserve"> </w:t>
      </w:r>
    </w:p>
    <w:p w14:paraId="515A5C88" w14:textId="77777777" w:rsidR="00881DC5" w:rsidRDefault="009D4656">
      <w:pPr>
        <w:spacing w:before="0" w:after="0" w:line="240" w:lineRule="auto"/>
        <w:jc w:val="left"/>
      </w:pPr>
      <w:r>
        <w:rPr>
          <w:rFonts w:ascii="Courier New" w:hAnsi="Courier New"/>
          <w:sz w:val="17"/>
        </w:rPr>
        <w:t>model AnaliseAmbiente {</w:t>
      </w:r>
    </w:p>
    <w:p w14:paraId="129CB76F" w14:textId="77777777" w:rsidR="00881DC5" w:rsidRDefault="009D4656">
      <w:pPr>
        <w:spacing w:before="0" w:after="0" w:line="240" w:lineRule="auto"/>
        <w:jc w:val="left"/>
      </w:pPr>
      <w:r>
        <w:rPr>
          <w:rFonts w:ascii="Courier New" w:hAnsi="Courier New"/>
          <w:sz w:val="17"/>
        </w:rPr>
        <w:t xml:space="preserve">  id String @id @default(uuid()) @db.Uuid</w:t>
      </w:r>
    </w:p>
    <w:p w14:paraId="2135D1A0" w14:textId="77777777" w:rsidR="00881DC5" w:rsidRDefault="009D4656">
      <w:pPr>
        <w:spacing w:before="0" w:after="0" w:line="240" w:lineRule="auto"/>
        <w:jc w:val="left"/>
      </w:pPr>
      <w:r>
        <w:rPr>
          <w:rFonts w:ascii="Courier New" w:hAnsi="Courier New"/>
          <w:sz w:val="17"/>
        </w:rPr>
        <w:t xml:space="preserve">  organizacaoId String @map("organizacao_id") @db.Uuid</w:t>
      </w:r>
    </w:p>
    <w:p w14:paraId="28B7B8B9" w14:textId="77777777" w:rsidR="00881DC5" w:rsidRDefault="009D4656">
      <w:pPr>
        <w:spacing w:before="0" w:after="0" w:line="240" w:lineRule="auto"/>
        <w:jc w:val="left"/>
      </w:pPr>
      <w:r>
        <w:rPr>
          <w:rFonts w:ascii="Courier New" w:hAnsi="Courier New"/>
          <w:sz w:val="17"/>
        </w:rPr>
        <w:t xml:space="preserve">  tipo TipoAmbiente</w:t>
      </w:r>
    </w:p>
    <w:p w14:paraId="2B3663A1" w14:textId="77777777" w:rsidR="00881DC5" w:rsidRDefault="009D4656">
      <w:pPr>
        <w:spacing w:before="0" w:after="0" w:line="240" w:lineRule="auto"/>
        <w:jc w:val="left"/>
      </w:pPr>
      <w:r>
        <w:rPr>
          <w:rFonts w:ascii="Courier New" w:hAnsi="Courier New"/>
          <w:sz w:val="17"/>
        </w:rPr>
        <w:t xml:space="preserve">  categoria CategoriaSwot</w:t>
      </w:r>
    </w:p>
    <w:p w14:paraId="6098E9D5" w14:textId="77777777" w:rsidR="00881DC5" w:rsidRDefault="009D4656">
      <w:pPr>
        <w:spacing w:before="0" w:after="0" w:line="240" w:lineRule="auto"/>
        <w:jc w:val="left"/>
      </w:pPr>
      <w:r>
        <w:rPr>
          <w:rFonts w:ascii="Courier New" w:hAnsi="Courier New"/>
          <w:sz w:val="17"/>
        </w:rPr>
        <w:t xml:space="preserve">  descricao String @db.Text</w:t>
      </w:r>
    </w:p>
    <w:p w14:paraId="654F821E" w14:textId="77777777" w:rsidR="00881DC5" w:rsidRDefault="009D4656">
      <w:pPr>
        <w:spacing w:before="0" w:after="0" w:line="240" w:lineRule="auto"/>
        <w:jc w:val="left"/>
      </w:pPr>
      <w:r>
        <w:rPr>
          <w:rFonts w:ascii="Courier New" w:hAnsi="Courier New"/>
          <w:sz w:val="17"/>
        </w:rPr>
        <w:t xml:space="preserve">  impacto NivelImpacto?</w:t>
      </w:r>
    </w:p>
    <w:p w14:paraId="363FAEC3" w14:textId="77777777" w:rsidR="00881DC5" w:rsidRDefault="009D4656">
      <w:pPr>
        <w:spacing w:before="0" w:after="0" w:line="240" w:lineRule="auto"/>
        <w:jc w:val="left"/>
      </w:pPr>
      <w:r>
        <w:rPr>
          <w:rFonts w:ascii="Courier New" w:hAnsi="Courier New"/>
          <w:sz w:val="17"/>
        </w:rPr>
        <w:t xml:space="preserve">  organizacao Organizacao @relation(fields: [organizacaoId], references: [id], onDelete: Cascade)</w:t>
      </w:r>
    </w:p>
    <w:p w14:paraId="44203DF7" w14:textId="77777777" w:rsidR="00881DC5" w:rsidRDefault="009D4656">
      <w:pPr>
        <w:spacing w:before="0" w:after="0" w:line="240" w:lineRule="auto"/>
        <w:jc w:val="left"/>
      </w:pPr>
      <w:r>
        <w:rPr>
          <w:rFonts w:ascii="Courier New" w:hAnsi="Courier New"/>
          <w:sz w:val="17"/>
        </w:rPr>
        <w:t xml:space="preserve">  @@index([organizacaoId])</w:t>
      </w:r>
    </w:p>
    <w:p w14:paraId="23F5FF61" w14:textId="77777777" w:rsidR="00881DC5" w:rsidRDefault="009D4656">
      <w:pPr>
        <w:spacing w:before="0" w:after="0" w:line="240" w:lineRule="auto"/>
        <w:jc w:val="left"/>
      </w:pPr>
      <w:r>
        <w:rPr>
          <w:rFonts w:ascii="Courier New" w:hAnsi="Courier New"/>
          <w:sz w:val="17"/>
        </w:rPr>
        <w:t xml:space="preserve">  @@map("analise_ambiente")</w:t>
      </w:r>
    </w:p>
    <w:p w14:paraId="2F52ED21" w14:textId="77777777" w:rsidR="00881DC5" w:rsidRDefault="009D4656">
      <w:pPr>
        <w:spacing w:before="0" w:after="0" w:line="240" w:lineRule="auto"/>
        <w:jc w:val="left"/>
      </w:pPr>
      <w:r>
        <w:rPr>
          <w:rFonts w:ascii="Courier New" w:hAnsi="Courier New"/>
          <w:sz w:val="17"/>
        </w:rPr>
        <w:t>}</w:t>
      </w:r>
    </w:p>
    <w:p w14:paraId="1B5FCA01" w14:textId="77777777" w:rsidR="00881DC5" w:rsidRDefault="009D4656">
      <w:pPr>
        <w:spacing w:before="0" w:after="0" w:line="240" w:lineRule="auto"/>
        <w:jc w:val="left"/>
      </w:pPr>
      <w:r>
        <w:rPr>
          <w:rFonts w:ascii="Courier New" w:hAnsi="Courier New"/>
          <w:sz w:val="17"/>
        </w:rPr>
        <w:t xml:space="preserve"> </w:t>
      </w:r>
    </w:p>
    <w:p w14:paraId="44D558FC" w14:textId="77777777" w:rsidR="00881DC5" w:rsidRDefault="009D4656">
      <w:pPr>
        <w:spacing w:before="0" w:after="0" w:line="240" w:lineRule="auto"/>
        <w:jc w:val="left"/>
      </w:pPr>
      <w:r>
        <w:rPr>
          <w:rFonts w:ascii="Courier New" w:hAnsi="Courier New"/>
          <w:sz w:val="17"/>
        </w:rPr>
        <w:t>model EstrategiaServico {</w:t>
      </w:r>
    </w:p>
    <w:p w14:paraId="47C3A678" w14:textId="77777777" w:rsidR="00881DC5" w:rsidRDefault="009D4656">
      <w:pPr>
        <w:spacing w:before="0" w:after="0" w:line="240" w:lineRule="auto"/>
        <w:jc w:val="left"/>
      </w:pPr>
      <w:r>
        <w:rPr>
          <w:rFonts w:ascii="Courier New" w:hAnsi="Courier New"/>
          <w:sz w:val="17"/>
        </w:rPr>
        <w:t xml:space="preserve">  id String @id @default(uuid()) @db.Uuid</w:t>
      </w:r>
    </w:p>
    <w:p w14:paraId="37D62B27" w14:textId="77777777" w:rsidR="00881DC5" w:rsidRDefault="009D4656">
      <w:pPr>
        <w:spacing w:before="0" w:after="0" w:line="240" w:lineRule="auto"/>
        <w:jc w:val="left"/>
      </w:pPr>
      <w:r>
        <w:rPr>
          <w:rFonts w:ascii="Courier New" w:hAnsi="Courier New"/>
          <w:sz w:val="17"/>
        </w:rPr>
        <w:t xml:space="preserve">  organizacaoId String @map("organizacao_id") @db.Uuid</w:t>
      </w:r>
    </w:p>
    <w:p w14:paraId="2E423DAD" w14:textId="77777777" w:rsidR="00881DC5" w:rsidRDefault="009D4656">
      <w:pPr>
        <w:spacing w:before="0" w:after="0" w:line="240" w:lineRule="auto"/>
        <w:jc w:val="left"/>
      </w:pPr>
      <w:r>
        <w:rPr>
          <w:rFonts w:ascii="Courier New" w:hAnsi="Courier New"/>
          <w:sz w:val="17"/>
        </w:rPr>
        <w:t xml:space="preserve">  perspectiva String? @db.Text</w:t>
      </w:r>
    </w:p>
    <w:p w14:paraId="3E44ECC4" w14:textId="77777777" w:rsidR="00881DC5" w:rsidRDefault="009D4656">
      <w:pPr>
        <w:spacing w:before="0" w:after="0" w:line="240" w:lineRule="auto"/>
        <w:jc w:val="left"/>
      </w:pPr>
      <w:r>
        <w:rPr>
          <w:rFonts w:ascii="Courier New" w:hAnsi="Courier New"/>
          <w:sz w:val="17"/>
        </w:rPr>
        <w:t xml:space="preserve">  posicao String? @db.Text</w:t>
      </w:r>
    </w:p>
    <w:p w14:paraId="753BE9A6" w14:textId="77777777" w:rsidR="00881DC5" w:rsidRDefault="009D4656">
      <w:pPr>
        <w:spacing w:before="0" w:after="0" w:line="240" w:lineRule="auto"/>
        <w:jc w:val="left"/>
      </w:pPr>
      <w:r>
        <w:rPr>
          <w:rFonts w:ascii="Courier New" w:hAnsi="Courier New"/>
          <w:sz w:val="17"/>
        </w:rPr>
        <w:t xml:space="preserve">  plano String? @db.Text</w:t>
      </w:r>
    </w:p>
    <w:p w14:paraId="167F8C54" w14:textId="77777777" w:rsidR="00881DC5" w:rsidRDefault="009D4656">
      <w:pPr>
        <w:spacing w:before="0" w:after="0" w:line="240" w:lineRule="auto"/>
        <w:jc w:val="left"/>
      </w:pPr>
      <w:r>
        <w:rPr>
          <w:rFonts w:ascii="Courier New" w:hAnsi="Courier New"/>
          <w:sz w:val="17"/>
        </w:rPr>
        <w:t xml:space="preserve">  padrao String? @db.Text</w:t>
      </w:r>
    </w:p>
    <w:p w14:paraId="36373248" w14:textId="77777777" w:rsidR="00881DC5" w:rsidRDefault="009D4656">
      <w:pPr>
        <w:spacing w:before="0" w:after="0" w:line="240" w:lineRule="auto"/>
        <w:jc w:val="left"/>
      </w:pPr>
      <w:r>
        <w:rPr>
          <w:rFonts w:ascii="Courier New" w:hAnsi="Courier New"/>
          <w:sz w:val="17"/>
        </w:rPr>
        <w:t xml:space="preserve">  versao Int @default(1)</w:t>
      </w:r>
    </w:p>
    <w:p w14:paraId="7E90BDBB" w14:textId="77777777" w:rsidR="00881DC5" w:rsidRDefault="009D4656">
      <w:pPr>
        <w:spacing w:before="0" w:after="0" w:line="240" w:lineRule="auto"/>
        <w:jc w:val="left"/>
      </w:pPr>
      <w:r>
        <w:rPr>
          <w:rFonts w:ascii="Courier New" w:hAnsi="Courier New"/>
          <w:sz w:val="17"/>
        </w:rPr>
        <w:t xml:space="preserve">  atualizadaEm DateTime @default(now()) @map("atualizada_em")</w:t>
      </w:r>
    </w:p>
    <w:p w14:paraId="11CBBD60" w14:textId="77777777" w:rsidR="00881DC5" w:rsidRDefault="009D4656">
      <w:pPr>
        <w:spacing w:before="0" w:after="0" w:line="240" w:lineRule="auto"/>
        <w:jc w:val="left"/>
      </w:pPr>
      <w:r>
        <w:rPr>
          <w:rFonts w:ascii="Courier New" w:hAnsi="Courier New"/>
          <w:sz w:val="17"/>
        </w:rPr>
        <w:t xml:space="preserve">  organizacao Organizacao @relation(fields: [organizacaoId], references: [id], onDelete: Cascade)</w:t>
      </w:r>
    </w:p>
    <w:p w14:paraId="502CCAE4" w14:textId="77777777" w:rsidR="00881DC5" w:rsidRDefault="009D4656">
      <w:pPr>
        <w:spacing w:before="0" w:after="0" w:line="240" w:lineRule="auto"/>
        <w:jc w:val="left"/>
      </w:pPr>
      <w:r>
        <w:rPr>
          <w:rFonts w:ascii="Courier New" w:hAnsi="Courier New"/>
          <w:sz w:val="17"/>
        </w:rPr>
        <w:t xml:space="preserve">  @@unique([organizacaoId, versao])</w:t>
      </w:r>
    </w:p>
    <w:p w14:paraId="61705D73" w14:textId="77777777" w:rsidR="00881DC5" w:rsidRDefault="009D4656">
      <w:pPr>
        <w:spacing w:before="0" w:after="0" w:line="240" w:lineRule="auto"/>
        <w:jc w:val="left"/>
      </w:pPr>
      <w:r>
        <w:rPr>
          <w:rFonts w:ascii="Courier New" w:hAnsi="Courier New"/>
          <w:sz w:val="17"/>
        </w:rPr>
        <w:t xml:space="preserve">  @@map("estrategia_servico")</w:t>
      </w:r>
    </w:p>
    <w:p w14:paraId="2EBDEFB4" w14:textId="77777777" w:rsidR="00881DC5" w:rsidRDefault="009D4656">
      <w:pPr>
        <w:spacing w:before="0" w:after="0" w:line="240" w:lineRule="auto"/>
        <w:jc w:val="left"/>
      </w:pPr>
      <w:r>
        <w:rPr>
          <w:rFonts w:ascii="Courier New" w:hAnsi="Courier New"/>
          <w:sz w:val="17"/>
        </w:rPr>
        <w:t>}</w:t>
      </w:r>
    </w:p>
    <w:p w14:paraId="47A18795" w14:textId="77777777" w:rsidR="00881DC5" w:rsidRDefault="009D4656">
      <w:pPr>
        <w:spacing w:before="0" w:after="0" w:line="240" w:lineRule="auto"/>
        <w:jc w:val="left"/>
      </w:pPr>
      <w:r>
        <w:rPr>
          <w:rFonts w:ascii="Courier New" w:hAnsi="Courier New"/>
          <w:sz w:val="17"/>
        </w:rPr>
        <w:t xml:space="preserve"> </w:t>
      </w:r>
    </w:p>
    <w:p w14:paraId="1ADB4C01" w14:textId="77777777" w:rsidR="00881DC5" w:rsidRDefault="009D4656">
      <w:pPr>
        <w:spacing w:before="0" w:after="0" w:line="240" w:lineRule="auto"/>
        <w:jc w:val="left"/>
      </w:pPr>
      <w:r>
        <w:rPr>
          <w:rFonts w:ascii="Courier New" w:hAnsi="Courier New"/>
          <w:sz w:val="17"/>
        </w:rPr>
        <w:t>model ObjetivoEstrategico {</w:t>
      </w:r>
    </w:p>
    <w:p w14:paraId="69FF72EA" w14:textId="77777777" w:rsidR="00881DC5" w:rsidRDefault="009D4656">
      <w:pPr>
        <w:spacing w:before="0" w:after="0" w:line="240" w:lineRule="auto"/>
        <w:jc w:val="left"/>
      </w:pPr>
      <w:r>
        <w:rPr>
          <w:rFonts w:ascii="Courier New" w:hAnsi="Courier New"/>
          <w:sz w:val="17"/>
        </w:rPr>
        <w:t xml:space="preserve">  id String @id @default(uuid()) @db.Uuid</w:t>
      </w:r>
    </w:p>
    <w:p w14:paraId="07E86FD3" w14:textId="77777777" w:rsidR="00881DC5" w:rsidRDefault="009D4656">
      <w:pPr>
        <w:spacing w:before="0" w:after="0" w:line="240" w:lineRule="auto"/>
        <w:jc w:val="left"/>
      </w:pPr>
      <w:r>
        <w:rPr>
          <w:rFonts w:ascii="Courier New" w:hAnsi="Courier New"/>
          <w:sz w:val="17"/>
        </w:rPr>
        <w:t xml:space="preserve">  organizacaoId String @map("organizacao_id") @db.Uuid</w:t>
      </w:r>
    </w:p>
    <w:p w14:paraId="7B16ABF1" w14:textId="77777777" w:rsidR="00881DC5" w:rsidRDefault="009D4656">
      <w:pPr>
        <w:spacing w:before="0" w:after="0" w:line="240" w:lineRule="auto"/>
        <w:jc w:val="left"/>
      </w:pPr>
      <w:r>
        <w:rPr>
          <w:rFonts w:ascii="Courier New" w:hAnsi="Courier New"/>
          <w:sz w:val="17"/>
        </w:rPr>
        <w:t xml:space="preserve">  codigo String @db.VarChar(20)</w:t>
      </w:r>
    </w:p>
    <w:p w14:paraId="2FCF48E5" w14:textId="77777777" w:rsidR="00881DC5" w:rsidRDefault="009D4656">
      <w:pPr>
        <w:spacing w:before="0" w:after="0" w:line="240" w:lineRule="auto"/>
        <w:jc w:val="left"/>
      </w:pPr>
      <w:r>
        <w:rPr>
          <w:rFonts w:ascii="Courier New" w:hAnsi="Courier New"/>
          <w:sz w:val="17"/>
        </w:rPr>
        <w:t xml:space="preserve">  descricao String @db.Text</w:t>
      </w:r>
    </w:p>
    <w:p w14:paraId="3E2C34E9" w14:textId="77777777" w:rsidR="00881DC5" w:rsidRDefault="009D4656">
      <w:pPr>
        <w:spacing w:before="0" w:after="0" w:line="240" w:lineRule="auto"/>
        <w:jc w:val="left"/>
      </w:pPr>
      <w:r>
        <w:rPr>
          <w:rFonts w:ascii="Courier New" w:hAnsi="Courier New"/>
          <w:sz w:val="17"/>
        </w:rPr>
        <w:t xml:space="preserve">  prazo DateTime? @db.Date</w:t>
      </w:r>
    </w:p>
    <w:p w14:paraId="40F69F91" w14:textId="77777777" w:rsidR="00881DC5" w:rsidRDefault="009D4656">
      <w:pPr>
        <w:spacing w:before="0" w:after="0" w:line="240" w:lineRule="auto"/>
        <w:jc w:val="left"/>
      </w:pPr>
      <w:r>
        <w:rPr>
          <w:rFonts w:ascii="Courier New" w:hAnsi="Courier New"/>
          <w:sz w:val="17"/>
        </w:rPr>
        <w:t xml:space="preserve">  status StatusObjetivo @default(ATIVO)</w:t>
      </w:r>
    </w:p>
    <w:p w14:paraId="50545E1C" w14:textId="77777777" w:rsidR="00881DC5" w:rsidRDefault="009D4656">
      <w:pPr>
        <w:spacing w:before="0" w:after="0" w:line="240" w:lineRule="auto"/>
        <w:jc w:val="left"/>
      </w:pPr>
      <w:r>
        <w:rPr>
          <w:rFonts w:ascii="Courier New" w:hAnsi="Courier New"/>
          <w:sz w:val="17"/>
        </w:rPr>
        <w:t xml:space="preserve">  organizacao Organizacao @relation(fields: [organizacaoId], references: [id], onDelete: Cascade)</w:t>
      </w:r>
    </w:p>
    <w:p w14:paraId="4FAB293E" w14:textId="77777777" w:rsidR="00881DC5" w:rsidRDefault="009D4656">
      <w:pPr>
        <w:spacing w:before="0" w:after="0" w:line="240" w:lineRule="auto"/>
        <w:jc w:val="left"/>
      </w:pPr>
      <w:r>
        <w:rPr>
          <w:rFonts w:ascii="Courier New" w:hAnsi="Courier New"/>
          <w:sz w:val="17"/>
        </w:rPr>
        <w:t xml:space="preserve">  vinculos VinculoEstrategico[]</w:t>
      </w:r>
    </w:p>
    <w:p w14:paraId="745A1DE4" w14:textId="77777777" w:rsidR="00881DC5" w:rsidRDefault="009D4656">
      <w:pPr>
        <w:spacing w:before="0" w:after="0" w:line="240" w:lineRule="auto"/>
        <w:jc w:val="left"/>
      </w:pPr>
      <w:r>
        <w:rPr>
          <w:rFonts w:ascii="Courier New" w:hAnsi="Courier New"/>
          <w:sz w:val="17"/>
        </w:rPr>
        <w:t xml:space="preserve">  indicadores Indicador[]</w:t>
      </w:r>
    </w:p>
    <w:p w14:paraId="4039A306" w14:textId="77777777" w:rsidR="00881DC5" w:rsidRDefault="009D4656">
      <w:pPr>
        <w:spacing w:before="0" w:after="0" w:line="240" w:lineRule="auto"/>
        <w:jc w:val="left"/>
      </w:pPr>
      <w:r>
        <w:rPr>
          <w:rFonts w:ascii="Courier New" w:hAnsi="Courier New"/>
          <w:sz w:val="17"/>
        </w:rPr>
        <w:t xml:space="preserve">  @@unique([organizacaoId, codigo])</w:t>
      </w:r>
    </w:p>
    <w:p w14:paraId="7E2FE5EE" w14:textId="77777777" w:rsidR="00881DC5" w:rsidRDefault="009D4656">
      <w:pPr>
        <w:spacing w:before="0" w:after="0" w:line="240" w:lineRule="auto"/>
        <w:jc w:val="left"/>
      </w:pPr>
      <w:r>
        <w:rPr>
          <w:rFonts w:ascii="Courier New" w:hAnsi="Courier New"/>
          <w:sz w:val="17"/>
        </w:rPr>
        <w:t xml:space="preserve">  @@index([organizacaoId])</w:t>
      </w:r>
    </w:p>
    <w:p w14:paraId="0E94E9FA" w14:textId="77777777" w:rsidR="00881DC5" w:rsidRDefault="009D4656">
      <w:pPr>
        <w:spacing w:before="0" w:after="0" w:line="240" w:lineRule="auto"/>
        <w:jc w:val="left"/>
      </w:pPr>
      <w:r>
        <w:rPr>
          <w:rFonts w:ascii="Courier New" w:hAnsi="Courier New"/>
          <w:sz w:val="17"/>
        </w:rPr>
        <w:t xml:space="preserve">  @@map("objetivo_estrategico")</w:t>
      </w:r>
    </w:p>
    <w:p w14:paraId="01E0E1E2" w14:textId="77777777" w:rsidR="00881DC5" w:rsidRDefault="009D4656">
      <w:pPr>
        <w:spacing w:before="0" w:after="0" w:line="240" w:lineRule="auto"/>
        <w:jc w:val="left"/>
      </w:pPr>
      <w:r>
        <w:rPr>
          <w:rFonts w:ascii="Courier New" w:hAnsi="Courier New"/>
          <w:sz w:val="17"/>
        </w:rPr>
        <w:t>}</w:t>
      </w:r>
    </w:p>
    <w:p w14:paraId="2B464836" w14:textId="77777777" w:rsidR="00881DC5" w:rsidRDefault="009D4656">
      <w:pPr>
        <w:spacing w:before="0" w:after="0" w:line="240" w:lineRule="auto"/>
        <w:jc w:val="left"/>
      </w:pPr>
      <w:r>
        <w:rPr>
          <w:rFonts w:ascii="Courier New" w:hAnsi="Courier New"/>
          <w:sz w:val="17"/>
        </w:rPr>
        <w:t xml:space="preserve"> </w:t>
      </w:r>
    </w:p>
    <w:p w14:paraId="424D006F" w14:textId="77777777" w:rsidR="00881DC5" w:rsidRDefault="009D4656">
      <w:pPr>
        <w:spacing w:before="0" w:after="0" w:line="240" w:lineRule="auto"/>
        <w:jc w:val="left"/>
      </w:pPr>
      <w:r>
        <w:rPr>
          <w:rFonts w:ascii="Courier New" w:hAnsi="Courier New"/>
          <w:sz w:val="17"/>
        </w:rPr>
        <w:t>model Servico {</w:t>
      </w:r>
    </w:p>
    <w:p w14:paraId="1F167160" w14:textId="77777777" w:rsidR="00881DC5" w:rsidRDefault="009D4656">
      <w:pPr>
        <w:spacing w:before="0" w:after="0" w:line="240" w:lineRule="auto"/>
        <w:jc w:val="left"/>
      </w:pPr>
      <w:r>
        <w:rPr>
          <w:rFonts w:ascii="Courier New" w:hAnsi="Courier New"/>
          <w:sz w:val="17"/>
        </w:rPr>
        <w:t xml:space="preserve">  id String @id @default(uuid()) @db.Uuid</w:t>
      </w:r>
    </w:p>
    <w:p w14:paraId="3B083B8E" w14:textId="77777777" w:rsidR="00881DC5" w:rsidRDefault="009D4656">
      <w:pPr>
        <w:spacing w:before="0" w:after="0" w:line="240" w:lineRule="auto"/>
        <w:jc w:val="left"/>
      </w:pPr>
      <w:r>
        <w:rPr>
          <w:rFonts w:ascii="Courier New" w:hAnsi="Courier New"/>
          <w:sz w:val="17"/>
        </w:rPr>
        <w:t xml:space="preserve">  organizacaoId String @map("organizacao_id") @db.Uuid</w:t>
      </w:r>
    </w:p>
    <w:p w14:paraId="45E17B98" w14:textId="77777777" w:rsidR="00881DC5" w:rsidRDefault="009D4656">
      <w:pPr>
        <w:spacing w:before="0" w:after="0" w:line="240" w:lineRule="auto"/>
        <w:jc w:val="left"/>
      </w:pPr>
      <w:r>
        <w:rPr>
          <w:rFonts w:ascii="Courier New" w:hAnsi="Courier New"/>
          <w:sz w:val="17"/>
        </w:rPr>
        <w:t xml:space="preserve">  nome String @db.VarChar(120)</w:t>
      </w:r>
    </w:p>
    <w:p w14:paraId="764F5B38" w14:textId="77777777" w:rsidR="00881DC5" w:rsidRDefault="009D4656">
      <w:pPr>
        <w:spacing w:before="0" w:after="0" w:line="240" w:lineRule="auto"/>
        <w:jc w:val="left"/>
      </w:pPr>
      <w:r>
        <w:rPr>
          <w:rFonts w:ascii="Courier New" w:hAnsi="Courier New"/>
          <w:sz w:val="17"/>
        </w:rPr>
        <w:t xml:space="preserve">  descricao String? @db.Text</w:t>
      </w:r>
    </w:p>
    <w:p w14:paraId="5D6B6DDA" w14:textId="77777777" w:rsidR="00881DC5" w:rsidRDefault="009D4656">
      <w:pPr>
        <w:spacing w:before="0" w:after="0" w:line="240" w:lineRule="auto"/>
        <w:jc w:val="left"/>
      </w:pPr>
      <w:r>
        <w:rPr>
          <w:rFonts w:ascii="Courier New" w:hAnsi="Courier New"/>
          <w:sz w:val="17"/>
        </w:rPr>
        <w:t xml:space="preserve">  publicoAlvo String? @map("publico_alvo") @db.VarChar(120)</w:t>
      </w:r>
    </w:p>
    <w:p w14:paraId="7D621D6E" w14:textId="77777777" w:rsidR="00881DC5" w:rsidRDefault="009D4656">
      <w:pPr>
        <w:spacing w:before="0" w:after="0" w:line="240" w:lineRule="auto"/>
        <w:jc w:val="left"/>
      </w:pPr>
      <w:r>
        <w:rPr>
          <w:rFonts w:ascii="Courier New" w:hAnsi="Courier New"/>
          <w:sz w:val="17"/>
        </w:rPr>
        <w:t xml:space="preserve">  status StatusServico @default(PROPOSTO)</w:t>
      </w:r>
    </w:p>
    <w:p w14:paraId="381011FA" w14:textId="77777777" w:rsidR="00881DC5" w:rsidRDefault="009D4656">
      <w:pPr>
        <w:spacing w:before="0" w:after="0" w:line="240" w:lineRule="auto"/>
        <w:jc w:val="left"/>
      </w:pPr>
      <w:r>
        <w:rPr>
          <w:rFonts w:ascii="Courier New" w:hAnsi="Courier New"/>
          <w:sz w:val="17"/>
        </w:rPr>
        <w:t xml:space="preserve">  criadoEm DateTime @default(now()) @map("criado_em")</w:t>
      </w:r>
    </w:p>
    <w:p w14:paraId="5B8E77F7" w14:textId="77777777" w:rsidR="00881DC5" w:rsidRDefault="009D4656">
      <w:pPr>
        <w:spacing w:before="0" w:after="0" w:line="240" w:lineRule="auto"/>
        <w:jc w:val="left"/>
      </w:pPr>
      <w:r>
        <w:rPr>
          <w:rFonts w:ascii="Courier New" w:hAnsi="Courier New"/>
          <w:sz w:val="17"/>
        </w:rPr>
        <w:t xml:space="preserve">  organizacao Organizacao @relation(fields: [organizacaoId], references: [id], onDelete: Cascade)</w:t>
      </w:r>
    </w:p>
    <w:p w14:paraId="039D17E6" w14:textId="77777777" w:rsidR="00881DC5" w:rsidRDefault="009D4656">
      <w:pPr>
        <w:spacing w:before="0" w:after="0" w:line="240" w:lineRule="auto"/>
        <w:jc w:val="left"/>
      </w:pPr>
      <w:r>
        <w:rPr>
          <w:rFonts w:ascii="Courier New" w:hAnsi="Courier New"/>
          <w:sz w:val="17"/>
        </w:rPr>
        <w:t xml:space="preserve">  custos CustoServico[]</w:t>
      </w:r>
    </w:p>
    <w:p w14:paraId="3CAA8BE0" w14:textId="77777777" w:rsidR="00881DC5" w:rsidRDefault="009D4656">
      <w:pPr>
        <w:spacing w:before="0" w:after="0" w:line="240" w:lineRule="auto"/>
        <w:jc w:val="left"/>
      </w:pPr>
      <w:r>
        <w:rPr>
          <w:rFonts w:ascii="Courier New" w:hAnsi="Courier New"/>
          <w:sz w:val="17"/>
        </w:rPr>
        <w:t xml:space="preserve">  demandas DemandaCapacidade[]</w:t>
      </w:r>
    </w:p>
    <w:p w14:paraId="75C4E87D" w14:textId="77777777" w:rsidR="00881DC5" w:rsidRDefault="009D4656">
      <w:pPr>
        <w:spacing w:before="0" w:after="0" w:line="240" w:lineRule="auto"/>
        <w:jc w:val="left"/>
      </w:pPr>
      <w:r>
        <w:rPr>
          <w:rFonts w:ascii="Courier New" w:hAnsi="Courier New"/>
          <w:sz w:val="17"/>
        </w:rPr>
        <w:t xml:space="preserve">  vinculos VinculoEstrategico[]</w:t>
      </w:r>
    </w:p>
    <w:p w14:paraId="1E17F4A1" w14:textId="77777777" w:rsidR="00881DC5" w:rsidRDefault="009D4656">
      <w:pPr>
        <w:spacing w:before="0" w:after="0" w:line="240" w:lineRule="auto"/>
        <w:jc w:val="left"/>
      </w:pPr>
      <w:r>
        <w:rPr>
          <w:rFonts w:ascii="Courier New" w:hAnsi="Courier New"/>
          <w:sz w:val="17"/>
        </w:rPr>
        <w:t xml:space="preserve">  indicadores Indicador[]</w:t>
      </w:r>
    </w:p>
    <w:p w14:paraId="181089A6" w14:textId="77777777" w:rsidR="00881DC5" w:rsidRDefault="009D4656">
      <w:pPr>
        <w:spacing w:before="0" w:after="0" w:line="240" w:lineRule="auto"/>
        <w:jc w:val="left"/>
      </w:pPr>
      <w:r>
        <w:rPr>
          <w:rFonts w:ascii="Courier New" w:hAnsi="Courier New"/>
          <w:sz w:val="17"/>
        </w:rPr>
        <w:t xml:space="preserve">  registros RegistroOperacional[]</w:t>
      </w:r>
    </w:p>
    <w:p w14:paraId="4D7D71E2" w14:textId="77777777" w:rsidR="00881DC5" w:rsidRDefault="009D4656">
      <w:pPr>
        <w:spacing w:before="0" w:after="0" w:line="240" w:lineRule="auto"/>
        <w:jc w:val="left"/>
      </w:pPr>
      <w:r>
        <w:rPr>
          <w:rFonts w:ascii="Courier New" w:hAnsi="Courier New"/>
          <w:sz w:val="17"/>
        </w:rPr>
        <w:t xml:space="preserve">  @@index([organizacaoId])</w:t>
      </w:r>
    </w:p>
    <w:p w14:paraId="6086B701" w14:textId="77777777" w:rsidR="00881DC5" w:rsidRDefault="009D4656">
      <w:pPr>
        <w:spacing w:before="0" w:after="0" w:line="240" w:lineRule="auto"/>
        <w:jc w:val="left"/>
      </w:pPr>
      <w:r>
        <w:rPr>
          <w:rFonts w:ascii="Courier New" w:hAnsi="Courier New"/>
          <w:sz w:val="17"/>
        </w:rPr>
        <w:t xml:space="preserve">  @@map("servico")</w:t>
      </w:r>
    </w:p>
    <w:p w14:paraId="2B277B47" w14:textId="77777777" w:rsidR="00881DC5" w:rsidRDefault="009D4656">
      <w:pPr>
        <w:spacing w:before="0" w:after="0" w:line="240" w:lineRule="auto"/>
        <w:jc w:val="left"/>
      </w:pPr>
      <w:r>
        <w:rPr>
          <w:rFonts w:ascii="Courier New" w:hAnsi="Courier New"/>
          <w:sz w:val="17"/>
        </w:rPr>
        <w:t>}</w:t>
      </w:r>
    </w:p>
    <w:p w14:paraId="24B12B6F" w14:textId="77777777" w:rsidR="00881DC5" w:rsidRDefault="009D4656">
      <w:pPr>
        <w:spacing w:before="0" w:after="0" w:line="240" w:lineRule="auto"/>
        <w:jc w:val="left"/>
      </w:pPr>
      <w:r>
        <w:rPr>
          <w:rFonts w:ascii="Courier New" w:hAnsi="Courier New"/>
          <w:sz w:val="17"/>
        </w:rPr>
        <w:t xml:space="preserve"> </w:t>
      </w:r>
    </w:p>
    <w:p w14:paraId="3BDC1698" w14:textId="77777777" w:rsidR="00881DC5" w:rsidRDefault="009D4656">
      <w:pPr>
        <w:spacing w:before="0" w:after="0" w:line="240" w:lineRule="auto"/>
        <w:jc w:val="left"/>
      </w:pPr>
      <w:r>
        <w:rPr>
          <w:rFonts w:ascii="Courier New" w:hAnsi="Courier New"/>
          <w:sz w:val="17"/>
        </w:rPr>
        <w:t>model CustoServico {</w:t>
      </w:r>
    </w:p>
    <w:p w14:paraId="055B93D3" w14:textId="77777777" w:rsidR="00881DC5" w:rsidRDefault="009D4656">
      <w:pPr>
        <w:spacing w:before="0" w:after="0" w:line="240" w:lineRule="auto"/>
        <w:jc w:val="left"/>
      </w:pPr>
      <w:r>
        <w:rPr>
          <w:rFonts w:ascii="Courier New" w:hAnsi="Courier New"/>
          <w:sz w:val="17"/>
        </w:rPr>
        <w:t xml:space="preserve">  id String @id @default(uuid()) @db.Uuid</w:t>
      </w:r>
    </w:p>
    <w:p w14:paraId="2542A786" w14:textId="77777777" w:rsidR="00881DC5" w:rsidRDefault="009D4656">
      <w:pPr>
        <w:spacing w:before="0" w:after="0" w:line="240" w:lineRule="auto"/>
        <w:jc w:val="left"/>
      </w:pPr>
      <w:r>
        <w:rPr>
          <w:rFonts w:ascii="Courier New" w:hAnsi="Courier New"/>
          <w:sz w:val="17"/>
        </w:rPr>
        <w:t xml:space="preserve">  servicoId String @map("servico_id") @db.Uuid</w:t>
      </w:r>
    </w:p>
    <w:p w14:paraId="0921770E" w14:textId="77777777" w:rsidR="00881DC5" w:rsidRDefault="009D4656">
      <w:pPr>
        <w:spacing w:before="0" w:after="0" w:line="240" w:lineRule="auto"/>
        <w:jc w:val="left"/>
      </w:pPr>
      <w:r>
        <w:rPr>
          <w:rFonts w:ascii="Courier New" w:hAnsi="Courier New"/>
          <w:sz w:val="17"/>
        </w:rPr>
        <w:t xml:space="preserve">  tipo TipoCusto</w:t>
      </w:r>
    </w:p>
    <w:p w14:paraId="63E1107A" w14:textId="77777777" w:rsidR="00881DC5" w:rsidRDefault="009D4656">
      <w:pPr>
        <w:spacing w:before="0" w:after="0" w:line="240" w:lineRule="auto"/>
        <w:jc w:val="left"/>
      </w:pPr>
      <w:r>
        <w:rPr>
          <w:rFonts w:ascii="Courier New" w:hAnsi="Courier New"/>
          <w:sz w:val="17"/>
        </w:rPr>
        <w:t xml:space="preserve">  valorPrevisto Decimal @map("valor_previsto") @db.Decimal(12, 2)</w:t>
      </w:r>
    </w:p>
    <w:p w14:paraId="4C420198" w14:textId="77777777" w:rsidR="00881DC5" w:rsidRDefault="009D4656">
      <w:pPr>
        <w:spacing w:before="0" w:after="0" w:line="240" w:lineRule="auto"/>
        <w:jc w:val="left"/>
      </w:pPr>
      <w:r>
        <w:rPr>
          <w:rFonts w:ascii="Courier New" w:hAnsi="Courier New"/>
          <w:sz w:val="17"/>
        </w:rPr>
        <w:t xml:space="preserve">  valorRealizado Decimal? @map("valor_realizado") @db.Decimal(12, 2)</w:t>
      </w:r>
    </w:p>
    <w:p w14:paraId="1B4405EE" w14:textId="77777777" w:rsidR="00881DC5" w:rsidRDefault="009D4656">
      <w:pPr>
        <w:spacing w:before="0" w:after="0" w:line="240" w:lineRule="auto"/>
        <w:jc w:val="left"/>
      </w:pPr>
      <w:r>
        <w:rPr>
          <w:rFonts w:ascii="Courier New" w:hAnsi="Courier New"/>
          <w:sz w:val="17"/>
        </w:rPr>
        <w:t xml:space="preserve">  periodo String @db.VarChar(10)</w:t>
      </w:r>
    </w:p>
    <w:p w14:paraId="1BA4298B" w14:textId="77777777" w:rsidR="00881DC5" w:rsidRDefault="009D4656">
      <w:pPr>
        <w:spacing w:before="0" w:after="0" w:line="240" w:lineRule="auto"/>
        <w:jc w:val="left"/>
      </w:pPr>
      <w:r>
        <w:rPr>
          <w:rFonts w:ascii="Courier New" w:hAnsi="Courier New"/>
          <w:sz w:val="17"/>
        </w:rPr>
        <w:t xml:space="preserve">  servico Servico @relation(fields: [servicoId], references: [id], onDelete: Cascade)</w:t>
      </w:r>
    </w:p>
    <w:p w14:paraId="03DA882D" w14:textId="77777777" w:rsidR="00881DC5" w:rsidRDefault="009D4656">
      <w:pPr>
        <w:spacing w:before="0" w:after="0" w:line="240" w:lineRule="auto"/>
        <w:jc w:val="left"/>
      </w:pPr>
      <w:r>
        <w:rPr>
          <w:rFonts w:ascii="Courier New" w:hAnsi="Courier New"/>
          <w:sz w:val="17"/>
        </w:rPr>
        <w:t xml:space="preserve">  @@index([servicoId])</w:t>
      </w:r>
    </w:p>
    <w:p w14:paraId="71A6CF2E" w14:textId="77777777" w:rsidR="00881DC5" w:rsidRDefault="009D4656">
      <w:pPr>
        <w:spacing w:before="0" w:after="0" w:line="240" w:lineRule="auto"/>
        <w:jc w:val="left"/>
      </w:pPr>
      <w:r>
        <w:rPr>
          <w:rFonts w:ascii="Courier New" w:hAnsi="Courier New"/>
          <w:sz w:val="17"/>
        </w:rPr>
        <w:t xml:space="preserve">  @@map("custo_servico")</w:t>
      </w:r>
    </w:p>
    <w:p w14:paraId="276717B1" w14:textId="77777777" w:rsidR="00881DC5" w:rsidRDefault="009D4656">
      <w:pPr>
        <w:spacing w:before="0" w:after="0" w:line="240" w:lineRule="auto"/>
        <w:jc w:val="left"/>
      </w:pPr>
      <w:r>
        <w:rPr>
          <w:rFonts w:ascii="Courier New" w:hAnsi="Courier New"/>
          <w:sz w:val="17"/>
        </w:rPr>
        <w:t>}</w:t>
      </w:r>
    </w:p>
    <w:p w14:paraId="39049E12" w14:textId="77777777" w:rsidR="00881DC5" w:rsidRDefault="009D4656">
      <w:pPr>
        <w:spacing w:before="0" w:after="0" w:line="240" w:lineRule="auto"/>
        <w:jc w:val="left"/>
      </w:pPr>
      <w:r>
        <w:rPr>
          <w:rFonts w:ascii="Courier New" w:hAnsi="Courier New"/>
          <w:sz w:val="17"/>
        </w:rPr>
        <w:t xml:space="preserve"> </w:t>
      </w:r>
    </w:p>
    <w:p w14:paraId="0130D7EF" w14:textId="77777777" w:rsidR="00881DC5" w:rsidRDefault="009D4656">
      <w:pPr>
        <w:spacing w:before="0" w:after="0" w:line="240" w:lineRule="auto"/>
        <w:jc w:val="left"/>
      </w:pPr>
      <w:r>
        <w:rPr>
          <w:rFonts w:ascii="Courier New" w:hAnsi="Courier New"/>
          <w:sz w:val="17"/>
        </w:rPr>
        <w:t>model DemandaCapacidade {</w:t>
      </w:r>
    </w:p>
    <w:p w14:paraId="49D89290" w14:textId="77777777" w:rsidR="00881DC5" w:rsidRDefault="009D4656">
      <w:pPr>
        <w:spacing w:before="0" w:after="0" w:line="240" w:lineRule="auto"/>
        <w:jc w:val="left"/>
      </w:pPr>
      <w:r>
        <w:rPr>
          <w:rFonts w:ascii="Courier New" w:hAnsi="Courier New"/>
          <w:sz w:val="17"/>
        </w:rPr>
        <w:t xml:space="preserve">  id String @id @default(uuid()) @db.Uuid</w:t>
      </w:r>
    </w:p>
    <w:p w14:paraId="147B74A2" w14:textId="77777777" w:rsidR="00881DC5" w:rsidRDefault="009D4656">
      <w:pPr>
        <w:spacing w:before="0" w:after="0" w:line="240" w:lineRule="auto"/>
        <w:jc w:val="left"/>
      </w:pPr>
      <w:r>
        <w:rPr>
          <w:rFonts w:ascii="Courier New" w:hAnsi="Courier New"/>
          <w:sz w:val="17"/>
        </w:rPr>
        <w:t xml:space="preserve">  servicoId String @map("servico_id") @db.Uuid</w:t>
      </w:r>
    </w:p>
    <w:p w14:paraId="5F363361" w14:textId="77777777" w:rsidR="00881DC5" w:rsidRDefault="009D4656">
      <w:pPr>
        <w:spacing w:before="0" w:after="0" w:line="240" w:lineRule="auto"/>
        <w:jc w:val="left"/>
      </w:pPr>
      <w:r>
        <w:rPr>
          <w:rFonts w:ascii="Courier New" w:hAnsi="Courier New"/>
          <w:sz w:val="17"/>
        </w:rPr>
        <w:t xml:space="preserve">  periodo String @db.VarChar(10)</w:t>
      </w:r>
    </w:p>
    <w:p w14:paraId="3D5E09D9" w14:textId="77777777" w:rsidR="00881DC5" w:rsidRDefault="009D4656">
      <w:pPr>
        <w:spacing w:before="0" w:after="0" w:line="240" w:lineRule="auto"/>
        <w:jc w:val="left"/>
      </w:pPr>
      <w:r>
        <w:rPr>
          <w:rFonts w:ascii="Courier New" w:hAnsi="Courier New"/>
          <w:sz w:val="17"/>
        </w:rPr>
        <w:t xml:space="preserve">  demandaPrevista Int @map("demanda_prevista")</w:t>
      </w:r>
    </w:p>
    <w:p w14:paraId="5BAC9C1A" w14:textId="77777777" w:rsidR="00881DC5" w:rsidRDefault="009D4656">
      <w:pPr>
        <w:spacing w:before="0" w:after="0" w:line="240" w:lineRule="auto"/>
        <w:jc w:val="left"/>
      </w:pPr>
      <w:r>
        <w:rPr>
          <w:rFonts w:ascii="Courier New" w:hAnsi="Courier New"/>
          <w:sz w:val="17"/>
        </w:rPr>
        <w:t xml:space="preserve">  capacidadeInstalada Int @map("capacidade_instalada")</w:t>
      </w:r>
    </w:p>
    <w:p w14:paraId="07ED7C39" w14:textId="77777777" w:rsidR="00881DC5" w:rsidRDefault="009D4656">
      <w:pPr>
        <w:spacing w:before="0" w:after="0" w:line="240" w:lineRule="auto"/>
        <w:jc w:val="left"/>
      </w:pPr>
      <w:r>
        <w:rPr>
          <w:rFonts w:ascii="Courier New" w:hAnsi="Courier New"/>
          <w:sz w:val="17"/>
        </w:rPr>
        <w:t xml:space="preserve">  unidade String @db.VarChar(30)</w:t>
      </w:r>
    </w:p>
    <w:p w14:paraId="3CC343F7" w14:textId="77777777" w:rsidR="00881DC5" w:rsidRDefault="009D4656">
      <w:pPr>
        <w:spacing w:before="0" w:after="0" w:line="240" w:lineRule="auto"/>
        <w:jc w:val="left"/>
      </w:pPr>
      <w:r>
        <w:rPr>
          <w:rFonts w:ascii="Courier New" w:hAnsi="Courier New"/>
          <w:sz w:val="17"/>
        </w:rPr>
        <w:t xml:space="preserve">  servico Servico @relation(fields: [servicoId], references: [id], onDelete: Cascade)</w:t>
      </w:r>
    </w:p>
    <w:p w14:paraId="2A13297B" w14:textId="77777777" w:rsidR="00881DC5" w:rsidRDefault="009D4656">
      <w:pPr>
        <w:spacing w:before="0" w:after="0" w:line="240" w:lineRule="auto"/>
        <w:jc w:val="left"/>
      </w:pPr>
      <w:r>
        <w:rPr>
          <w:rFonts w:ascii="Courier New" w:hAnsi="Courier New"/>
          <w:sz w:val="17"/>
        </w:rPr>
        <w:t xml:space="preserve">  @@index([servicoId])</w:t>
      </w:r>
    </w:p>
    <w:p w14:paraId="3C2B29DA" w14:textId="77777777" w:rsidR="00881DC5" w:rsidRDefault="009D4656">
      <w:pPr>
        <w:spacing w:before="0" w:after="0" w:line="240" w:lineRule="auto"/>
        <w:jc w:val="left"/>
      </w:pPr>
      <w:r>
        <w:rPr>
          <w:rFonts w:ascii="Courier New" w:hAnsi="Courier New"/>
          <w:sz w:val="17"/>
        </w:rPr>
        <w:t xml:space="preserve">  @@map("demanda_capacidade")</w:t>
      </w:r>
    </w:p>
    <w:p w14:paraId="5EF165B0" w14:textId="77777777" w:rsidR="00881DC5" w:rsidRDefault="009D4656">
      <w:pPr>
        <w:spacing w:before="0" w:after="0" w:line="240" w:lineRule="auto"/>
        <w:jc w:val="left"/>
      </w:pPr>
      <w:r>
        <w:rPr>
          <w:rFonts w:ascii="Courier New" w:hAnsi="Courier New"/>
          <w:sz w:val="17"/>
        </w:rPr>
        <w:t>}</w:t>
      </w:r>
    </w:p>
    <w:p w14:paraId="6DD6F471" w14:textId="77777777" w:rsidR="00881DC5" w:rsidRDefault="009D4656">
      <w:pPr>
        <w:spacing w:before="0" w:after="0" w:line="240" w:lineRule="auto"/>
        <w:jc w:val="left"/>
      </w:pPr>
      <w:r>
        <w:rPr>
          <w:rFonts w:ascii="Courier New" w:hAnsi="Courier New"/>
          <w:sz w:val="17"/>
        </w:rPr>
        <w:t xml:space="preserve"> </w:t>
      </w:r>
    </w:p>
    <w:p w14:paraId="6A6C7548" w14:textId="77777777" w:rsidR="00881DC5" w:rsidRDefault="009D4656">
      <w:pPr>
        <w:spacing w:before="0" w:after="0" w:line="240" w:lineRule="auto"/>
        <w:jc w:val="left"/>
      </w:pPr>
      <w:r>
        <w:rPr>
          <w:rFonts w:ascii="Courier New" w:hAnsi="Courier New"/>
          <w:sz w:val="17"/>
        </w:rPr>
        <w:t>model VinculoEstrategico {</w:t>
      </w:r>
    </w:p>
    <w:p w14:paraId="5DDC2A17" w14:textId="77777777" w:rsidR="00881DC5" w:rsidRDefault="009D4656">
      <w:pPr>
        <w:spacing w:before="0" w:after="0" w:line="240" w:lineRule="auto"/>
        <w:jc w:val="left"/>
      </w:pPr>
      <w:r>
        <w:rPr>
          <w:rFonts w:ascii="Courier New" w:hAnsi="Courier New"/>
          <w:sz w:val="17"/>
        </w:rPr>
        <w:t xml:space="preserve">  id String @id @default(uuid()) @db.Uuid</w:t>
      </w:r>
    </w:p>
    <w:p w14:paraId="62479383" w14:textId="77777777" w:rsidR="00881DC5" w:rsidRDefault="009D4656">
      <w:pPr>
        <w:spacing w:before="0" w:after="0" w:line="240" w:lineRule="auto"/>
        <w:jc w:val="left"/>
      </w:pPr>
      <w:r>
        <w:rPr>
          <w:rFonts w:ascii="Courier New" w:hAnsi="Courier New"/>
          <w:sz w:val="17"/>
        </w:rPr>
        <w:t xml:space="preserve">  servicoId String @map("servico_id") @db.Uuid</w:t>
      </w:r>
    </w:p>
    <w:p w14:paraId="6EF2FCA7" w14:textId="77777777" w:rsidR="00881DC5" w:rsidRDefault="009D4656">
      <w:pPr>
        <w:spacing w:before="0" w:after="0" w:line="240" w:lineRule="auto"/>
        <w:jc w:val="left"/>
      </w:pPr>
      <w:r>
        <w:rPr>
          <w:rFonts w:ascii="Courier New" w:hAnsi="Courier New"/>
          <w:sz w:val="17"/>
        </w:rPr>
        <w:t xml:space="preserve">  objetivoId String @map("objetivo_id") @db.Uuid</w:t>
      </w:r>
    </w:p>
    <w:p w14:paraId="7AD37A5E" w14:textId="77777777" w:rsidR="00881DC5" w:rsidRDefault="009D4656">
      <w:pPr>
        <w:spacing w:before="0" w:after="0" w:line="240" w:lineRule="auto"/>
        <w:jc w:val="left"/>
      </w:pPr>
      <w:r>
        <w:rPr>
          <w:rFonts w:ascii="Courier New" w:hAnsi="Courier New"/>
          <w:sz w:val="17"/>
        </w:rPr>
        <w:t xml:space="preserve">  justificativaValor String @map("justificativa_valor") @db.Text</w:t>
      </w:r>
    </w:p>
    <w:p w14:paraId="1E0A50FA" w14:textId="77777777" w:rsidR="00881DC5" w:rsidRDefault="009D4656">
      <w:pPr>
        <w:spacing w:before="0" w:after="0" w:line="240" w:lineRule="auto"/>
        <w:jc w:val="left"/>
      </w:pPr>
      <w:r>
        <w:rPr>
          <w:rFonts w:ascii="Courier New" w:hAnsi="Courier New"/>
          <w:sz w:val="17"/>
        </w:rPr>
        <w:t xml:space="preserve">  contribuicao Decimal @db.Decimal(5, 2)</w:t>
      </w:r>
    </w:p>
    <w:p w14:paraId="0CD13ECC" w14:textId="77777777" w:rsidR="00881DC5" w:rsidRDefault="009D4656">
      <w:pPr>
        <w:spacing w:before="0" w:after="0" w:line="240" w:lineRule="auto"/>
        <w:jc w:val="left"/>
      </w:pPr>
      <w:r>
        <w:rPr>
          <w:rFonts w:ascii="Courier New" w:hAnsi="Courier New"/>
          <w:sz w:val="17"/>
        </w:rPr>
        <w:t xml:space="preserve">  servico Servico @relation(fields: [servicoId], references: [id], onDelete: Cascade)</w:t>
      </w:r>
    </w:p>
    <w:p w14:paraId="5262BF85" w14:textId="77777777" w:rsidR="00881DC5" w:rsidRDefault="009D4656">
      <w:pPr>
        <w:spacing w:before="0" w:after="0" w:line="240" w:lineRule="auto"/>
        <w:jc w:val="left"/>
      </w:pPr>
      <w:r>
        <w:rPr>
          <w:rFonts w:ascii="Courier New" w:hAnsi="Courier New"/>
          <w:sz w:val="17"/>
        </w:rPr>
        <w:t xml:space="preserve">  objetivo ObjetivoEstrategico @relation(fields: [objetivoId], references: [id], onDelete: Cascade)</w:t>
      </w:r>
    </w:p>
    <w:p w14:paraId="315A3FFD" w14:textId="77777777" w:rsidR="00881DC5" w:rsidRDefault="009D4656">
      <w:pPr>
        <w:spacing w:before="0" w:after="0" w:line="240" w:lineRule="auto"/>
        <w:jc w:val="left"/>
      </w:pPr>
      <w:r>
        <w:rPr>
          <w:rFonts w:ascii="Courier New" w:hAnsi="Courier New"/>
          <w:sz w:val="17"/>
        </w:rPr>
        <w:t xml:space="preserve">  @@unique([servicoId, objetivoId])</w:t>
      </w:r>
    </w:p>
    <w:p w14:paraId="6E558B3F" w14:textId="77777777" w:rsidR="00881DC5" w:rsidRDefault="009D4656">
      <w:pPr>
        <w:spacing w:before="0" w:after="0" w:line="240" w:lineRule="auto"/>
        <w:jc w:val="left"/>
      </w:pPr>
      <w:r>
        <w:rPr>
          <w:rFonts w:ascii="Courier New" w:hAnsi="Courier New"/>
          <w:sz w:val="17"/>
        </w:rPr>
        <w:t xml:space="preserve">  @@index([objetivoId])</w:t>
      </w:r>
    </w:p>
    <w:p w14:paraId="62CBF4E2" w14:textId="77777777" w:rsidR="00881DC5" w:rsidRDefault="009D4656">
      <w:pPr>
        <w:spacing w:before="0" w:after="0" w:line="240" w:lineRule="auto"/>
        <w:jc w:val="left"/>
      </w:pPr>
      <w:r>
        <w:rPr>
          <w:rFonts w:ascii="Courier New" w:hAnsi="Courier New"/>
          <w:sz w:val="17"/>
        </w:rPr>
        <w:t xml:space="preserve">  @@map("vinculo_estrategico")</w:t>
      </w:r>
    </w:p>
    <w:p w14:paraId="457E6BD3" w14:textId="77777777" w:rsidR="00881DC5" w:rsidRDefault="009D4656">
      <w:pPr>
        <w:spacing w:before="0" w:after="0" w:line="240" w:lineRule="auto"/>
        <w:jc w:val="left"/>
      </w:pPr>
      <w:r>
        <w:rPr>
          <w:rFonts w:ascii="Courier New" w:hAnsi="Courier New"/>
          <w:sz w:val="17"/>
        </w:rPr>
        <w:t>}</w:t>
      </w:r>
    </w:p>
    <w:p w14:paraId="1DFB62CF" w14:textId="77777777" w:rsidR="00881DC5" w:rsidRDefault="009D4656">
      <w:pPr>
        <w:spacing w:before="0" w:after="0" w:line="240" w:lineRule="auto"/>
        <w:jc w:val="left"/>
      </w:pPr>
      <w:r>
        <w:rPr>
          <w:rFonts w:ascii="Courier New" w:hAnsi="Courier New"/>
          <w:sz w:val="17"/>
        </w:rPr>
        <w:t xml:space="preserve"> </w:t>
      </w:r>
    </w:p>
    <w:p w14:paraId="500A5AEB" w14:textId="77777777" w:rsidR="00881DC5" w:rsidRDefault="009D4656">
      <w:pPr>
        <w:spacing w:before="0" w:after="0" w:line="240" w:lineRule="auto"/>
        <w:jc w:val="left"/>
      </w:pPr>
      <w:r>
        <w:rPr>
          <w:rFonts w:ascii="Courier New" w:hAnsi="Courier New"/>
          <w:sz w:val="17"/>
        </w:rPr>
        <w:t>model Indicador {</w:t>
      </w:r>
    </w:p>
    <w:p w14:paraId="384EBA4B" w14:textId="77777777" w:rsidR="00881DC5" w:rsidRDefault="009D4656">
      <w:pPr>
        <w:spacing w:before="0" w:after="0" w:line="240" w:lineRule="auto"/>
        <w:jc w:val="left"/>
      </w:pPr>
      <w:r>
        <w:rPr>
          <w:rFonts w:ascii="Courier New" w:hAnsi="Courier New"/>
          <w:sz w:val="17"/>
        </w:rPr>
        <w:t xml:space="preserve">  id String @id @default(uuid()) @db.Uuid</w:t>
      </w:r>
    </w:p>
    <w:p w14:paraId="3F4DAFAE" w14:textId="77777777" w:rsidR="00881DC5" w:rsidRDefault="009D4656">
      <w:pPr>
        <w:spacing w:before="0" w:after="0" w:line="240" w:lineRule="auto"/>
        <w:jc w:val="left"/>
      </w:pPr>
      <w:r>
        <w:rPr>
          <w:rFonts w:ascii="Courier New" w:hAnsi="Courier New"/>
          <w:sz w:val="17"/>
        </w:rPr>
        <w:t xml:space="preserve">  servicoId String @map("servico_id") @db.Uuid</w:t>
      </w:r>
    </w:p>
    <w:p w14:paraId="22597749" w14:textId="77777777" w:rsidR="00881DC5" w:rsidRDefault="009D4656">
      <w:pPr>
        <w:spacing w:before="0" w:after="0" w:line="240" w:lineRule="auto"/>
        <w:jc w:val="left"/>
      </w:pPr>
      <w:r>
        <w:rPr>
          <w:rFonts w:ascii="Courier New" w:hAnsi="Courier New"/>
          <w:sz w:val="17"/>
        </w:rPr>
        <w:t xml:space="preserve">  objetivoId String? @map("objetivo_id") @db.Uuid</w:t>
      </w:r>
    </w:p>
    <w:p w14:paraId="5D41F386" w14:textId="77777777" w:rsidR="00881DC5" w:rsidRDefault="009D4656">
      <w:pPr>
        <w:spacing w:before="0" w:after="0" w:line="240" w:lineRule="auto"/>
        <w:jc w:val="left"/>
      </w:pPr>
      <w:r>
        <w:rPr>
          <w:rFonts w:ascii="Courier New" w:hAnsi="Courier New"/>
          <w:sz w:val="17"/>
        </w:rPr>
        <w:t xml:space="preserve">  nome String @db.VarChar(120)</w:t>
      </w:r>
    </w:p>
    <w:p w14:paraId="46284AE0" w14:textId="77777777" w:rsidR="00881DC5" w:rsidRDefault="009D4656">
      <w:pPr>
        <w:spacing w:before="0" w:after="0" w:line="240" w:lineRule="auto"/>
        <w:jc w:val="left"/>
      </w:pPr>
      <w:r>
        <w:rPr>
          <w:rFonts w:ascii="Courier New" w:hAnsi="Courier New"/>
          <w:sz w:val="17"/>
        </w:rPr>
        <w:t xml:space="preserve">  tipo TipoIndicador</w:t>
      </w:r>
    </w:p>
    <w:p w14:paraId="12CD3C22" w14:textId="77777777" w:rsidR="00881DC5" w:rsidRDefault="009D4656">
      <w:pPr>
        <w:spacing w:before="0" w:after="0" w:line="240" w:lineRule="auto"/>
        <w:jc w:val="left"/>
      </w:pPr>
      <w:r>
        <w:rPr>
          <w:rFonts w:ascii="Courier New" w:hAnsi="Courier New"/>
          <w:sz w:val="17"/>
        </w:rPr>
        <w:t xml:space="preserve">  unidade String @db.VarChar(20)</w:t>
      </w:r>
    </w:p>
    <w:p w14:paraId="6688A623" w14:textId="77777777" w:rsidR="00881DC5" w:rsidRDefault="009D4656">
      <w:pPr>
        <w:spacing w:before="0" w:after="0" w:line="240" w:lineRule="auto"/>
        <w:jc w:val="left"/>
      </w:pPr>
      <w:r>
        <w:rPr>
          <w:rFonts w:ascii="Courier New" w:hAnsi="Courier New"/>
          <w:sz w:val="17"/>
        </w:rPr>
        <w:t xml:space="preserve">  meta Decimal @db.Decimal(12, 2)</w:t>
      </w:r>
    </w:p>
    <w:p w14:paraId="235A78FD" w14:textId="77777777" w:rsidR="00881DC5" w:rsidRDefault="009D4656">
      <w:pPr>
        <w:spacing w:before="0" w:after="0" w:line="240" w:lineRule="auto"/>
        <w:jc w:val="left"/>
      </w:pPr>
      <w:r>
        <w:rPr>
          <w:rFonts w:ascii="Courier New" w:hAnsi="Courier New"/>
          <w:sz w:val="17"/>
        </w:rPr>
        <w:t xml:space="preserve">  sentido SentidoMeta</w:t>
      </w:r>
    </w:p>
    <w:p w14:paraId="60E04771" w14:textId="77777777" w:rsidR="00881DC5" w:rsidRDefault="009D4656">
      <w:pPr>
        <w:spacing w:before="0" w:after="0" w:line="240" w:lineRule="auto"/>
        <w:jc w:val="left"/>
      </w:pPr>
      <w:r>
        <w:rPr>
          <w:rFonts w:ascii="Courier New" w:hAnsi="Courier New"/>
          <w:sz w:val="17"/>
        </w:rPr>
        <w:t xml:space="preserve">  servico Servico @relation(fields: [servicoId], references: [id], onDelete: Cascade)</w:t>
      </w:r>
    </w:p>
    <w:p w14:paraId="1721A979" w14:textId="77777777" w:rsidR="00881DC5" w:rsidRDefault="009D4656">
      <w:pPr>
        <w:spacing w:before="0" w:after="0" w:line="240" w:lineRule="auto"/>
        <w:jc w:val="left"/>
      </w:pPr>
      <w:r>
        <w:rPr>
          <w:rFonts w:ascii="Courier New" w:hAnsi="Courier New"/>
          <w:sz w:val="17"/>
        </w:rPr>
        <w:t xml:space="preserve">  objetivo ObjetivoEstrategico? @relation(fields: [objetivoId], references: [id], onDelete: SetNull)</w:t>
      </w:r>
    </w:p>
    <w:p w14:paraId="016F3E42" w14:textId="77777777" w:rsidR="00881DC5" w:rsidRDefault="009D4656">
      <w:pPr>
        <w:spacing w:before="0" w:after="0" w:line="240" w:lineRule="auto"/>
        <w:jc w:val="left"/>
      </w:pPr>
      <w:r>
        <w:rPr>
          <w:rFonts w:ascii="Courier New" w:hAnsi="Courier New"/>
          <w:sz w:val="17"/>
        </w:rPr>
        <w:t xml:space="preserve">  medicoes Medicao[]</w:t>
      </w:r>
    </w:p>
    <w:p w14:paraId="23B41F67" w14:textId="77777777" w:rsidR="00881DC5" w:rsidRDefault="009D4656">
      <w:pPr>
        <w:spacing w:before="0" w:after="0" w:line="240" w:lineRule="auto"/>
        <w:jc w:val="left"/>
      </w:pPr>
      <w:r>
        <w:rPr>
          <w:rFonts w:ascii="Courier New" w:hAnsi="Courier New"/>
          <w:sz w:val="17"/>
        </w:rPr>
        <w:t xml:space="preserve">  @@index([servicoId])</w:t>
      </w:r>
    </w:p>
    <w:p w14:paraId="50257973" w14:textId="77777777" w:rsidR="00881DC5" w:rsidRDefault="009D4656">
      <w:pPr>
        <w:spacing w:before="0" w:after="0" w:line="240" w:lineRule="auto"/>
        <w:jc w:val="left"/>
      </w:pPr>
      <w:r>
        <w:rPr>
          <w:rFonts w:ascii="Courier New" w:hAnsi="Courier New"/>
          <w:sz w:val="17"/>
        </w:rPr>
        <w:t xml:space="preserve">  @@index([objetivoId])</w:t>
      </w:r>
    </w:p>
    <w:p w14:paraId="48B11D9C" w14:textId="77777777" w:rsidR="00881DC5" w:rsidRDefault="009D4656">
      <w:pPr>
        <w:spacing w:before="0" w:after="0" w:line="240" w:lineRule="auto"/>
        <w:jc w:val="left"/>
      </w:pPr>
      <w:r>
        <w:rPr>
          <w:rFonts w:ascii="Courier New" w:hAnsi="Courier New"/>
          <w:sz w:val="17"/>
        </w:rPr>
        <w:t xml:space="preserve">  @@map("indicador")</w:t>
      </w:r>
    </w:p>
    <w:p w14:paraId="4DC9D053" w14:textId="77777777" w:rsidR="00881DC5" w:rsidRDefault="009D4656">
      <w:pPr>
        <w:spacing w:before="0" w:after="0" w:line="240" w:lineRule="auto"/>
        <w:jc w:val="left"/>
      </w:pPr>
      <w:r>
        <w:rPr>
          <w:rFonts w:ascii="Courier New" w:hAnsi="Courier New"/>
          <w:sz w:val="17"/>
        </w:rPr>
        <w:t>}</w:t>
      </w:r>
    </w:p>
    <w:p w14:paraId="5249D425" w14:textId="77777777" w:rsidR="00881DC5" w:rsidRDefault="009D4656">
      <w:pPr>
        <w:spacing w:before="0" w:after="0" w:line="240" w:lineRule="auto"/>
        <w:jc w:val="left"/>
      </w:pPr>
      <w:r>
        <w:rPr>
          <w:rFonts w:ascii="Courier New" w:hAnsi="Courier New"/>
          <w:sz w:val="17"/>
        </w:rPr>
        <w:t xml:space="preserve"> </w:t>
      </w:r>
    </w:p>
    <w:p w14:paraId="755C8108" w14:textId="77777777" w:rsidR="00881DC5" w:rsidRDefault="009D4656">
      <w:pPr>
        <w:spacing w:before="0" w:after="0" w:line="240" w:lineRule="auto"/>
        <w:jc w:val="left"/>
      </w:pPr>
      <w:r>
        <w:rPr>
          <w:rFonts w:ascii="Courier New" w:hAnsi="Courier New"/>
          <w:sz w:val="17"/>
        </w:rPr>
        <w:t>model Medicao {</w:t>
      </w:r>
    </w:p>
    <w:p w14:paraId="78CEF7D4" w14:textId="77777777" w:rsidR="00881DC5" w:rsidRDefault="009D4656">
      <w:pPr>
        <w:spacing w:before="0" w:after="0" w:line="240" w:lineRule="auto"/>
        <w:jc w:val="left"/>
      </w:pPr>
      <w:r>
        <w:rPr>
          <w:rFonts w:ascii="Courier New" w:hAnsi="Courier New"/>
          <w:sz w:val="17"/>
        </w:rPr>
        <w:t xml:space="preserve">  id String @id @default(uuid()) @db.Uuid</w:t>
      </w:r>
    </w:p>
    <w:p w14:paraId="37067DD2" w14:textId="77777777" w:rsidR="00881DC5" w:rsidRDefault="009D4656">
      <w:pPr>
        <w:spacing w:before="0" w:after="0" w:line="240" w:lineRule="auto"/>
        <w:jc w:val="left"/>
      </w:pPr>
      <w:r>
        <w:rPr>
          <w:rFonts w:ascii="Courier New" w:hAnsi="Courier New"/>
          <w:sz w:val="17"/>
        </w:rPr>
        <w:t xml:space="preserve">  indicadorId String @map("indicador_id") @db.Uuid</w:t>
      </w:r>
    </w:p>
    <w:p w14:paraId="0F15BA3B" w14:textId="77777777" w:rsidR="00881DC5" w:rsidRDefault="009D4656">
      <w:pPr>
        <w:spacing w:before="0" w:after="0" w:line="240" w:lineRule="auto"/>
        <w:jc w:val="left"/>
      </w:pPr>
      <w:r>
        <w:rPr>
          <w:rFonts w:ascii="Courier New" w:hAnsi="Courier New"/>
          <w:sz w:val="17"/>
        </w:rPr>
        <w:t xml:space="preserve">  periodoRef DateTime @map("periodo_ref") @db.Date</w:t>
      </w:r>
    </w:p>
    <w:p w14:paraId="4F963436" w14:textId="77777777" w:rsidR="00881DC5" w:rsidRDefault="009D4656">
      <w:pPr>
        <w:spacing w:before="0" w:after="0" w:line="240" w:lineRule="auto"/>
        <w:jc w:val="left"/>
      </w:pPr>
      <w:r>
        <w:rPr>
          <w:rFonts w:ascii="Courier New" w:hAnsi="Courier New"/>
          <w:sz w:val="17"/>
        </w:rPr>
        <w:t xml:space="preserve">  valor Decimal @db.Decimal(12, 2)</w:t>
      </w:r>
    </w:p>
    <w:p w14:paraId="505DE018" w14:textId="77777777" w:rsidR="00881DC5" w:rsidRDefault="009D4656">
      <w:pPr>
        <w:spacing w:before="0" w:after="0" w:line="240" w:lineRule="auto"/>
        <w:jc w:val="left"/>
      </w:pPr>
      <w:r>
        <w:rPr>
          <w:rFonts w:ascii="Courier New" w:hAnsi="Courier New"/>
          <w:sz w:val="17"/>
        </w:rPr>
        <w:t xml:space="preserve">  origem OrigemMedicao @default(SIMULADO)</w:t>
      </w:r>
    </w:p>
    <w:p w14:paraId="3C6AE8D0" w14:textId="77777777" w:rsidR="00881DC5" w:rsidRDefault="009D4656">
      <w:pPr>
        <w:spacing w:before="0" w:after="0" w:line="240" w:lineRule="auto"/>
        <w:jc w:val="left"/>
      </w:pPr>
      <w:r>
        <w:rPr>
          <w:rFonts w:ascii="Courier New" w:hAnsi="Courier New"/>
          <w:sz w:val="17"/>
        </w:rPr>
        <w:t xml:space="preserve">  indicador Indicador @relation(fields: [indicadorId], references: [id], onDelete: Cascade)</w:t>
      </w:r>
    </w:p>
    <w:p w14:paraId="6C724335" w14:textId="77777777" w:rsidR="00881DC5" w:rsidRDefault="009D4656">
      <w:pPr>
        <w:spacing w:before="0" w:after="0" w:line="240" w:lineRule="auto"/>
        <w:jc w:val="left"/>
      </w:pPr>
      <w:r>
        <w:rPr>
          <w:rFonts w:ascii="Courier New" w:hAnsi="Courier New"/>
          <w:sz w:val="17"/>
        </w:rPr>
        <w:t xml:space="preserve">  @@unique([indicadorId, periodoRef])</w:t>
      </w:r>
    </w:p>
    <w:p w14:paraId="76894BAD" w14:textId="77777777" w:rsidR="00881DC5" w:rsidRDefault="009D4656">
      <w:pPr>
        <w:spacing w:before="0" w:after="0" w:line="240" w:lineRule="auto"/>
        <w:jc w:val="left"/>
      </w:pPr>
      <w:r>
        <w:rPr>
          <w:rFonts w:ascii="Courier New" w:hAnsi="Courier New"/>
          <w:sz w:val="17"/>
        </w:rPr>
        <w:t xml:space="preserve">  @@index([indicadorId, periodoRef])</w:t>
      </w:r>
    </w:p>
    <w:p w14:paraId="0C291CC5" w14:textId="77777777" w:rsidR="00881DC5" w:rsidRDefault="009D4656">
      <w:pPr>
        <w:spacing w:before="0" w:after="0" w:line="240" w:lineRule="auto"/>
        <w:jc w:val="left"/>
      </w:pPr>
      <w:r>
        <w:rPr>
          <w:rFonts w:ascii="Courier New" w:hAnsi="Courier New"/>
          <w:sz w:val="17"/>
        </w:rPr>
        <w:t xml:space="preserve">  @@map("medicao")</w:t>
      </w:r>
    </w:p>
    <w:p w14:paraId="20415ADB" w14:textId="77777777" w:rsidR="00881DC5" w:rsidRDefault="009D4656">
      <w:pPr>
        <w:spacing w:before="0" w:after="0" w:line="240" w:lineRule="auto"/>
        <w:jc w:val="left"/>
      </w:pPr>
      <w:r>
        <w:rPr>
          <w:rFonts w:ascii="Courier New" w:hAnsi="Courier New"/>
          <w:sz w:val="17"/>
        </w:rPr>
        <w:t>}</w:t>
      </w:r>
    </w:p>
    <w:p w14:paraId="06473A43" w14:textId="77777777" w:rsidR="00881DC5" w:rsidRDefault="009D4656">
      <w:pPr>
        <w:spacing w:before="0" w:after="0" w:line="240" w:lineRule="auto"/>
        <w:jc w:val="left"/>
      </w:pPr>
      <w:r>
        <w:rPr>
          <w:rFonts w:ascii="Courier New" w:hAnsi="Courier New"/>
          <w:sz w:val="17"/>
        </w:rPr>
        <w:t xml:space="preserve"> </w:t>
      </w:r>
    </w:p>
    <w:p w14:paraId="7592C061" w14:textId="77777777" w:rsidR="00881DC5" w:rsidRDefault="009D4656">
      <w:pPr>
        <w:spacing w:before="0" w:after="0" w:line="240" w:lineRule="auto"/>
        <w:jc w:val="left"/>
      </w:pPr>
      <w:r>
        <w:rPr>
          <w:rFonts w:ascii="Courier New" w:hAnsi="Courier New"/>
          <w:sz w:val="17"/>
        </w:rPr>
        <w:t>model CenarioSimulacao {</w:t>
      </w:r>
    </w:p>
    <w:p w14:paraId="19EB313E" w14:textId="77777777" w:rsidR="00881DC5" w:rsidRDefault="009D4656">
      <w:pPr>
        <w:spacing w:before="0" w:after="0" w:line="240" w:lineRule="auto"/>
        <w:jc w:val="left"/>
      </w:pPr>
      <w:r>
        <w:rPr>
          <w:rFonts w:ascii="Courier New" w:hAnsi="Courier New"/>
          <w:sz w:val="17"/>
        </w:rPr>
        <w:t xml:space="preserve">  id String @id @default(uuid()) @db.Uuid</w:t>
      </w:r>
    </w:p>
    <w:p w14:paraId="6ECCCF7E" w14:textId="77777777" w:rsidR="00881DC5" w:rsidRDefault="009D4656">
      <w:pPr>
        <w:spacing w:before="0" w:after="0" w:line="240" w:lineRule="auto"/>
        <w:jc w:val="left"/>
      </w:pPr>
      <w:r>
        <w:rPr>
          <w:rFonts w:ascii="Courier New" w:hAnsi="Courier New"/>
          <w:sz w:val="17"/>
        </w:rPr>
        <w:t xml:space="preserve">  organizacaoId String @map("organizacao_id") @db.Uuid</w:t>
      </w:r>
    </w:p>
    <w:p w14:paraId="424108EA" w14:textId="77777777" w:rsidR="00881DC5" w:rsidRDefault="009D4656">
      <w:pPr>
        <w:spacing w:before="0" w:after="0" w:line="240" w:lineRule="auto"/>
        <w:jc w:val="left"/>
      </w:pPr>
      <w:r>
        <w:rPr>
          <w:rFonts w:ascii="Courier New" w:hAnsi="Courier New"/>
          <w:sz w:val="17"/>
        </w:rPr>
        <w:t xml:space="preserve">  semente Int</w:t>
      </w:r>
    </w:p>
    <w:p w14:paraId="53FFC176" w14:textId="77777777" w:rsidR="00881DC5" w:rsidRDefault="009D4656">
      <w:pPr>
        <w:spacing w:before="0" w:after="0" w:line="240" w:lineRule="auto"/>
        <w:jc w:val="left"/>
      </w:pPr>
      <w:r>
        <w:rPr>
          <w:rFonts w:ascii="Courier New" w:hAnsi="Courier New"/>
          <w:sz w:val="17"/>
        </w:rPr>
        <w:t xml:space="preserve">  periodoInicio DateTime @map("periodo_inicio") @db.Date</w:t>
      </w:r>
    </w:p>
    <w:p w14:paraId="15ADBE83" w14:textId="77777777" w:rsidR="00881DC5" w:rsidRDefault="009D4656">
      <w:pPr>
        <w:spacing w:before="0" w:after="0" w:line="240" w:lineRule="auto"/>
        <w:jc w:val="left"/>
      </w:pPr>
      <w:r>
        <w:rPr>
          <w:rFonts w:ascii="Courier New" w:hAnsi="Courier New"/>
          <w:sz w:val="17"/>
        </w:rPr>
        <w:t xml:space="preserve">  periodoFim DateTime @map("periodo_fim") @db.Date</w:t>
      </w:r>
    </w:p>
    <w:p w14:paraId="4572579E" w14:textId="77777777" w:rsidR="00881DC5" w:rsidRDefault="009D4656">
      <w:pPr>
        <w:spacing w:before="0" w:after="0" w:line="240" w:lineRule="auto"/>
        <w:jc w:val="left"/>
      </w:pPr>
      <w:r>
        <w:rPr>
          <w:rFonts w:ascii="Courier New" w:hAnsi="Courier New"/>
          <w:sz w:val="17"/>
        </w:rPr>
        <w:t xml:space="preserve">  volumeRegistros Int @map("volume_registros")</w:t>
      </w:r>
    </w:p>
    <w:p w14:paraId="4E9832CC" w14:textId="77777777" w:rsidR="00881DC5" w:rsidRDefault="009D4656">
      <w:pPr>
        <w:spacing w:before="0" w:after="0" w:line="240" w:lineRule="auto"/>
        <w:jc w:val="left"/>
      </w:pPr>
      <w:r>
        <w:rPr>
          <w:rFonts w:ascii="Courier New" w:hAnsi="Courier New"/>
          <w:sz w:val="17"/>
        </w:rPr>
        <w:t xml:space="preserve">  perfil PerfilCenario</w:t>
      </w:r>
    </w:p>
    <w:p w14:paraId="3FE19340" w14:textId="77777777" w:rsidR="00881DC5" w:rsidRDefault="009D4656">
      <w:pPr>
        <w:spacing w:before="0" w:after="0" w:line="240" w:lineRule="auto"/>
        <w:jc w:val="left"/>
      </w:pPr>
      <w:r>
        <w:rPr>
          <w:rFonts w:ascii="Courier New" w:hAnsi="Courier New"/>
          <w:sz w:val="17"/>
        </w:rPr>
        <w:t xml:space="preserve">  organizacao Organizacao @relation(fields: [organizacaoId], references: [id], onDelete: Cascade)</w:t>
      </w:r>
    </w:p>
    <w:p w14:paraId="4BDAE19B" w14:textId="77777777" w:rsidR="00881DC5" w:rsidRDefault="009D4656">
      <w:pPr>
        <w:spacing w:before="0" w:after="0" w:line="240" w:lineRule="auto"/>
        <w:jc w:val="left"/>
      </w:pPr>
      <w:r>
        <w:rPr>
          <w:rFonts w:ascii="Courier New" w:hAnsi="Courier New"/>
          <w:sz w:val="17"/>
        </w:rPr>
        <w:t xml:space="preserve">  registros RegistroOperacional[]</w:t>
      </w:r>
    </w:p>
    <w:p w14:paraId="270DCB9B" w14:textId="77777777" w:rsidR="00881DC5" w:rsidRDefault="009D4656">
      <w:pPr>
        <w:spacing w:before="0" w:after="0" w:line="240" w:lineRule="auto"/>
        <w:jc w:val="left"/>
      </w:pPr>
      <w:r>
        <w:rPr>
          <w:rFonts w:ascii="Courier New" w:hAnsi="Courier New"/>
          <w:sz w:val="17"/>
        </w:rPr>
        <w:t xml:space="preserve">  @@index([organizacaoId])</w:t>
      </w:r>
    </w:p>
    <w:p w14:paraId="5748BA0C" w14:textId="77777777" w:rsidR="00881DC5" w:rsidRDefault="009D4656">
      <w:pPr>
        <w:spacing w:before="0" w:after="0" w:line="240" w:lineRule="auto"/>
        <w:jc w:val="left"/>
      </w:pPr>
      <w:r>
        <w:rPr>
          <w:rFonts w:ascii="Courier New" w:hAnsi="Courier New"/>
          <w:sz w:val="17"/>
        </w:rPr>
        <w:t xml:space="preserve">  @@map("cenario_simulacao")</w:t>
      </w:r>
    </w:p>
    <w:p w14:paraId="1C1635CE" w14:textId="77777777" w:rsidR="00881DC5" w:rsidRDefault="009D4656">
      <w:pPr>
        <w:spacing w:before="0" w:after="0" w:line="240" w:lineRule="auto"/>
        <w:jc w:val="left"/>
      </w:pPr>
      <w:r>
        <w:rPr>
          <w:rFonts w:ascii="Courier New" w:hAnsi="Courier New"/>
          <w:sz w:val="17"/>
        </w:rPr>
        <w:t>}</w:t>
      </w:r>
    </w:p>
    <w:p w14:paraId="1B1AD257" w14:textId="77777777" w:rsidR="00881DC5" w:rsidRDefault="009D4656">
      <w:pPr>
        <w:spacing w:before="0" w:after="0" w:line="240" w:lineRule="auto"/>
        <w:jc w:val="left"/>
      </w:pPr>
      <w:r>
        <w:rPr>
          <w:rFonts w:ascii="Courier New" w:hAnsi="Courier New"/>
          <w:sz w:val="17"/>
        </w:rPr>
        <w:t xml:space="preserve"> </w:t>
      </w:r>
    </w:p>
    <w:p w14:paraId="6F04176A" w14:textId="77777777" w:rsidR="00881DC5" w:rsidRDefault="009D4656">
      <w:pPr>
        <w:spacing w:before="0" w:after="0" w:line="240" w:lineRule="auto"/>
        <w:jc w:val="left"/>
      </w:pPr>
      <w:r>
        <w:rPr>
          <w:rFonts w:ascii="Courier New" w:hAnsi="Courier New"/>
          <w:sz w:val="17"/>
        </w:rPr>
        <w:t>model RegistroOperacional {</w:t>
      </w:r>
    </w:p>
    <w:p w14:paraId="0B03261C" w14:textId="77777777" w:rsidR="00881DC5" w:rsidRDefault="009D4656">
      <w:pPr>
        <w:spacing w:before="0" w:after="0" w:line="240" w:lineRule="auto"/>
        <w:jc w:val="left"/>
      </w:pPr>
      <w:r>
        <w:rPr>
          <w:rFonts w:ascii="Courier New" w:hAnsi="Courier New"/>
          <w:sz w:val="17"/>
        </w:rPr>
        <w:t xml:space="preserve">  id String @id @default(uuid()) @db.Uuid</w:t>
      </w:r>
    </w:p>
    <w:p w14:paraId="12D9C988" w14:textId="77777777" w:rsidR="00881DC5" w:rsidRDefault="009D4656">
      <w:pPr>
        <w:spacing w:before="0" w:after="0" w:line="240" w:lineRule="auto"/>
        <w:jc w:val="left"/>
      </w:pPr>
      <w:r>
        <w:rPr>
          <w:rFonts w:ascii="Courier New" w:hAnsi="Courier New"/>
          <w:sz w:val="17"/>
        </w:rPr>
        <w:t xml:space="preserve">  servicoId String @map("servico_id") @db.Uuid</w:t>
      </w:r>
    </w:p>
    <w:p w14:paraId="48151337" w14:textId="77777777" w:rsidR="00881DC5" w:rsidRDefault="009D4656">
      <w:pPr>
        <w:spacing w:before="0" w:after="0" w:line="240" w:lineRule="auto"/>
        <w:jc w:val="left"/>
      </w:pPr>
      <w:r>
        <w:rPr>
          <w:rFonts w:ascii="Courier New" w:hAnsi="Courier New"/>
          <w:sz w:val="17"/>
        </w:rPr>
        <w:t xml:space="preserve">  cenarioId String @map("cenario_id") @db.Uuid</w:t>
      </w:r>
    </w:p>
    <w:p w14:paraId="6B8EF048" w14:textId="77777777" w:rsidR="00881DC5" w:rsidRDefault="009D4656">
      <w:pPr>
        <w:spacing w:before="0" w:after="0" w:line="240" w:lineRule="auto"/>
        <w:jc w:val="left"/>
      </w:pPr>
      <w:r>
        <w:rPr>
          <w:rFonts w:ascii="Courier New" w:hAnsi="Courier New"/>
          <w:sz w:val="17"/>
        </w:rPr>
        <w:t xml:space="preserve">  dataAbertura DateTime @map("data_abertura")</w:t>
      </w:r>
    </w:p>
    <w:p w14:paraId="65A4E90C" w14:textId="77777777" w:rsidR="00881DC5" w:rsidRDefault="009D4656">
      <w:pPr>
        <w:spacing w:before="0" w:after="0" w:line="240" w:lineRule="auto"/>
        <w:jc w:val="left"/>
      </w:pPr>
      <w:r>
        <w:rPr>
          <w:rFonts w:ascii="Courier New" w:hAnsi="Courier New"/>
          <w:sz w:val="17"/>
        </w:rPr>
        <w:t xml:space="preserve">  dataFechamento DateTime? @map("data_fechamento")</w:t>
      </w:r>
    </w:p>
    <w:p w14:paraId="028D6AF9" w14:textId="77777777" w:rsidR="00881DC5" w:rsidRDefault="009D4656">
      <w:pPr>
        <w:spacing w:before="0" w:after="0" w:line="240" w:lineRule="auto"/>
        <w:jc w:val="left"/>
      </w:pPr>
      <w:r>
        <w:rPr>
          <w:rFonts w:ascii="Courier New" w:hAnsi="Courier New"/>
          <w:sz w:val="17"/>
        </w:rPr>
        <w:t xml:space="preserve">  tempoAtendimentoMin Int? @map("tempo_atendimento_min")</w:t>
      </w:r>
    </w:p>
    <w:p w14:paraId="064D7E5E" w14:textId="77777777" w:rsidR="00881DC5" w:rsidRDefault="009D4656">
      <w:pPr>
        <w:spacing w:before="0" w:after="0" w:line="240" w:lineRule="auto"/>
        <w:jc w:val="left"/>
      </w:pPr>
      <w:r>
        <w:rPr>
          <w:rFonts w:ascii="Courier New" w:hAnsi="Courier New"/>
          <w:sz w:val="17"/>
        </w:rPr>
        <w:t xml:space="preserve">  slaCumprido Boolean @map("sla_cumprido")</w:t>
      </w:r>
    </w:p>
    <w:p w14:paraId="65F5A08F" w14:textId="77777777" w:rsidR="00881DC5" w:rsidRDefault="009D4656">
      <w:pPr>
        <w:spacing w:before="0" w:after="0" w:line="240" w:lineRule="auto"/>
        <w:jc w:val="left"/>
      </w:pPr>
      <w:r>
        <w:rPr>
          <w:rFonts w:ascii="Courier New" w:hAnsi="Courier New"/>
          <w:sz w:val="17"/>
        </w:rPr>
        <w:t xml:space="preserve">  notaSatisfacao Int? @map("nota_satisfacao")</w:t>
      </w:r>
    </w:p>
    <w:p w14:paraId="1B1D7891" w14:textId="77777777" w:rsidR="00881DC5" w:rsidRDefault="009D4656">
      <w:pPr>
        <w:spacing w:before="0" w:after="0" w:line="240" w:lineRule="auto"/>
        <w:jc w:val="left"/>
      </w:pPr>
      <w:r>
        <w:rPr>
          <w:rFonts w:ascii="Courier New" w:hAnsi="Courier New"/>
          <w:sz w:val="17"/>
        </w:rPr>
        <w:t xml:space="preserve">  servico Servico @relation(fields: [servicoId], references: [id], onDelete: Cascade)</w:t>
      </w:r>
    </w:p>
    <w:p w14:paraId="54A70913" w14:textId="77777777" w:rsidR="00881DC5" w:rsidRDefault="009D4656">
      <w:pPr>
        <w:spacing w:before="0" w:after="0" w:line="240" w:lineRule="auto"/>
        <w:jc w:val="left"/>
      </w:pPr>
      <w:r>
        <w:rPr>
          <w:rFonts w:ascii="Courier New" w:hAnsi="Courier New"/>
          <w:sz w:val="17"/>
        </w:rPr>
        <w:t xml:space="preserve">  cenario CenarioSimulacao @relation(fields: [cenarioId], references: [id], onDelete: Cascade)</w:t>
      </w:r>
    </w:p>
    <w:p w14:paraId="2713F2CC" w14:textId="77777777" w:rsidR="00881DC5" w:rsidRDefault="009D4656">
      <w:pPr>
        <w:spacing w:before="0" w:after="0" w:line="240" w:lineRule="auto"/>
        <w:jc w:val="left"/>
      </w:pPr>
      <w:r>
        <w:rPr>
          <w:rFonts w:ascii="Courier New" w:hAnsi="Courier New"/>
          <w:sz w:val="17"/>
        </w:rPr>
        <w:t xml:space="preserve">  @@index([servicoId, dataAbertura])</w:t>
      </w:r>
    </w:p>
    <w:p w14:paraId="43564E3B" w14:textId="77777777" w:rsidR="00881DC5" w:rsidRDefault="009D4656">
      <w:pPr>
        <w:spacing w:before="0" w:after="0" w:line="240" w:lineRule="auto"/>
        <w:jc w:val="left"/>
      </w:pPr>
      <w:r>
        <w:rPr>
          <w:rFonts w:ascii="Courier New" w:hAnsi="Courier New"/>
          <w:sz w:val="17"/>
        </w:rPr>
        <w:t xml:space="preserve">  @@index([cenarioId])</w:t>
      </w:r>
    </w:p>
    <w:p w14:paraId="61040A45" w14:textId="77777777" w:rsidR="00881DC5" w:rsidRDefault="009D4656">
      <w:pPr>
        <w:spacing w:before="0" w:after="0" w:line="240" w:lineRule="auto"/>
        <w:jc w:val="left"/>
      </w:pPr>
      <w:r>
        <w:rPr>
          <w:rFonts w:ascii="Courier New" w:hAnsi="Courier New"/>
          <w:sz w:val="17"/>
        </w:rPr>
        <w:t xml:space="preserve">  @@map("registro_operacional")</w:t>
      </w:r>
    </w:p>
    <w:p w14:paraId="730AD4ED" w14:textId="77777777" w:rsidR="00881DC5" w:rsidRDefault="009D4656">
      <w:pPr>
        <w:spacing w:before="0" w:after="0" w:line="240" w:lineRule="auto"/>
        <w:jc w:val="left"/>
      </w:pPr>
      <w:r>
        <w:rPr>
          <w:rFonts w:ascii="Courier New" w:hAnsi="Courier New"/>
          <w:sz w:val="17"/>
        </w:rPr>
        <w:t>}</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0"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66"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68"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67"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429"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07FFE" w14:textId="77777777" w:rsidR="009D4656" w:rsidRDefault="009D4656">
      <w:pPr>
        <w:spacing w:before="0" w:after="0" w:line="240" w:lineRule="auto"/>
      </w:pPr>
      <w:r>
        <w:separator/>
      </w:r>
    </w:p>
  </w:endnote>
  <w:endnote w:type="continuationSeparator" w:id="0">
    <w:p w14:paraId="4814BFEB" w14:textId="77777777" w:rsidR="009D4656" w:rsidRDefault="009D46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969D77-0F45-4D08-9367-D18DC165470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5F56C5F-928D-4E66-BD6C-E07985D4E7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8DF87" w14:textId="77777777" w:rsidR="009D4656" w:rsidRDefault="009D4656">
      <w:pPr>
        <w:spacing w:before="0" w:after="0" w:line="240" w:lineRule="auto"/>
      </w:pPr>
      <w:r>
        <w:separator/>
      </w:r>
    </w:p>
  </w:footnote>
  <w:footnote w:type="continuationSeparator" w:id="0">
    <w:p w14:paraId="5A038B3C" w14:textId="77777777" w:rsidR="009D4656" w:rsidRDefault="009D46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2C7FCF"/>
    <w:rsid w:val="003323A0"/>
    <w:rsid w:val="00476E10"/>
    <w:rsid w:val="00494FAC"/>
    <w:rsid w:val="00684182"/>
    <w:rsid w:val="00781917"/>
    <w:rsid w:val="00881DC5"/>
    <w:rsid w:val="008E186F"/>
    <w:rsid w:val="009D4656"/>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 w:type="paragraph" w:styleId="Sumrio1">
    <w:name w:val="toc 1"/>
    <w:basedOn w:val="Normal"/>
    <w:next w:val="Normal"/>
    <w:autoRedefine/>
    <w:uiPriority w:val="39"/>
    <w:unhideWhenUsed/>
    <w:rsid w:val="008E186F"/>
    <w:pPr>
      <w:spacing w:after="100"/>
    </w:pPr>
  </w:style>
  <w:style w:type="paragraph" w:styleId="Sumrio2">
    <w:name w:val="toc 2"/>
    <w:basedOn w:val="Normal"/>
    <w:next w:val="Normal"/>
    <w:autoRedefine/>
    <w:uiPriority w:val="39"/>
    <w:unhideWhenUsed/>
    <w:rsid w:val="008E186F"/>
    <w:pPr>
      <w:spacing w:after="100"/>
      <w:ind w:left="240"/>
    </w:pPr>
  </w:style>
  <w:style w:type="paragraph" w:styleId="Sumrio3">
    <w:name w:val="toc 3"/>
    <w:basedOn w:val="Normal"/>
    <w:next w:val="Normal"/>
    <w:autoRedefine/>
    <w:uiPriority w:val="39"/>
    <w:unhideWhenUsed/>
    <w:rsid w:val="008E186F"/>
    <w:pPr>
      <w:spacing w:after="100"/>
      <w:ind w:left="480"/>
    </w:pPr>
  </w:style>
  <w:style w:type="paragraph" w:styleId="Sumrio4">
    <w:name w:val="toc 4"/>
    <w:basedOn w:val="Normal"/>
    <w:next w:val="Normal"/>
    <w:autoRedefine/>
    <w:uiPriority w:val="39"/>
    <w:unhideWhenUsed/>
    <w:rsid w:val="008E186F"/>
    <w:pPr>
      <w:spacing w:after="100"/>
      <w:ind w:left="720"/>
    </w:pPr>
  </w:style>
  <w:style w:type="character" w:styleId="Hyperlink">
    <w:name w:val="Hyperlink"/>
    <w:basedOn w:val="Fontepargpadro"/>
    <w:uiPriority w:val="99"/>
    <w:unhideWhenUsed/>
    <w:rsid w:val="008E18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6</Pages>
  <Words>34945</Words>
  <Characters>188706</Characters>
  <Application>Microsoft Office Word</Application>
  <DocSecurity>0</DocSecurity>
  <Lines>1572</Lines>
  <Paragraphs>446</Paragraphs>
  <ScaleCrop>false</ScaleCrop>
  <Company/>
  <LinksUpToDate>false</LinksUpToDate>
  <CharactersWithSpaces>223205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 ferramenta educacional de ITSM para o ensino de gestao da estrategia de servicos de TI baseada na ITIL 4</dc:title>
  <dc:subject>Versao atualizada para o TCC3 conforme a Fase 1 do EduITSM</dc:subject>
  <cp:lastModifiedBy>Bernardo Sachet Braga</cp:lastModifiedBy>
  <cp:revision>7</cp:revision>
  <dcterms:created xsi:type="dcterms:W3CDTF">2026-08-20T10:57:00Z</dcterms:created>
  <dcterms:modified xsi:type="dcterms:W3CDTF">2026-09-08T21:29:00Z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